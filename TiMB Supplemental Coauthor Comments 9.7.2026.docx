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9BE4D" w14:textId="77777777" w:rsidR="005A6D18" w:rsidRPr="00CF6956" w:rsidRDefault="00000000">
      <w:pPr>
        <w:rPr>
          <w:rFonts w:ascii="Times New Roman" w:hAnsi="Times New Roman" w:cs="Times New Roman"/>
          <w:b/>
          <w:bCs/>
        </w:rPr>
      </w:pPr>
      <w:r w:rsidRPr="00CF6956">
        <w:rPr>
          <w:rFonts w:ascii="Times New Roman" w:hAnsi="Times New Roman" w:cs="Times New Roman"/>
          <w:b/>
          <w:bCs/>
        </w:rPr>
        <w:t>Supplemental Discussion</w:t>
      </w:r>
    </w:p>
    <w:p w14:paraId="54F66D2F" w14:textId="77777777" w:rsidR="005A6D18" w:rsidRPr="00CF6956" w:rsidRDefault="00000000">
      <w:pPr>
        <w:rPr>
          <w:rFonts w:ascii="Times New Roman" w:hAnsi="Times New Roman" w:cs="Times New Roman"/>
          <w:i/>
          <w:iCs/>
        </w:rPr>
      </w:pPr>
      <w:r w:rsidRPr="00CF6956">
        <w:rPr>
          <w:rFonts w:ascii="Times New Roman" w:hAnsi="Times New Roman" w:cs="Times New Roman"/>
          <w:i/>
          <w:iCs/>
        </w:rPr>
        <w:t>Issues with data and modelling approaches</w:t>
      </w:r>
    </w:p>
    <w:p w14:paraId="0CC77C6B" w14:textId="77777777" w:rsidR="005A6D18" w:rsidRPr="00CF6956" w:rsidRDefault="00000000" w:rsidP="00B057CE">
      <w:pPr>
        <w:ind w:firstLine="720"/>
        <w:rPr>
          <w:del w:id="6" w:author="Kristina Randrup" w:date="2026-08-21T20:21:00Z" w16du:dateUtc="2026-08-22T03:21:00Z"/>
          <w:rFonts w:ascii="Times New Roman" w:hAnsi="Times New Roman" w:cs="Times New Roman"/>
        </w:rPr>
      </w:pPr>
      <w:commentRangeStart w:id="7"/>
      <w:del w:id="8" w:author="Kristina Randrup" w:date="2026-08-21T20:22:00Z" w16du:dateUtc="2026-08-22T03:22:00Z">
        <w:r w:rsidRPr="00CF6956">
          <w:rPr>
            <w:rFonts w:ascii="Times New Roman" w:hAnsi="Times New Roman" w:cs="Times New Roman"/>
          </w:rPr>
          <w:delText xml:space="preserve">Time series data come with their own set of challenges. </w:delText>
        </w:r>
      </w:del>
      <w:commentRangeEnd w:id="7"/>
      <w:r w:rsidR="000E0CA6" w:rsidRPr="00CF6956">
        <w:rPr>
          <w:rStyle w:val="CommentReference"/>
          <w:rFonts w:ascii="Times New Roman" w:hAnsi="Times New Roman" w:cs="Times New Roman"/>
          <w:sz w:val="22"/>
          <w:szCs w:val="22"/>
        </w:rPr>
        <w:commentReference w:id="7"/>
      </w:r>
    </w:p>
    <w:p w14:paraId="42492E88" w14:textId="109ED92A" w:rsidR="000E0CA6" w:rsidRPr="000E0CA6" w:rsidRDefault="000E0CA6">
      <w:pPr>
        <w:pStyle w:val="ListParagraph"/>
        <w:numPr>
          <w:ilvl w:val="0"/>
          <w:numId w:val="1"/>
        </w:numPr>
        <w:rPr>
          <w:ins w:id="9" w:author="Zoe Rand" w:date="2026-08-25T10:40:00Z" w16du:dateUtc="2026-08-25T16:40:00Z"/>
          <w:rFonts w:ascii="Times New Roman" w:hAnsi="Times New Roman" w:cs="Times New Roman"/>
          <w:rPrChange w:id="10" w:author="Zoe Rand" w:date="2026-08-25T10:40:00Z" w16du:dateUtc="2026-08-25T16:40:00Z">
            <w:rPr>
              <w:ins w:id="11" w:author="Zoe Rand" w:date="2026-08-25T10:40:00Z" w16du:dateUtc="2026-08-25T16:40:00Z"/>
            </w:rPr>
          </w:rPrChange>
        </w:rPr>
        <w:pPrChange w:id="12" w:author="Zoe Rand" w:date="2026-08-25T10:40:00Z" w16du:dateUtc="2026-08-25T16:40:00Z">
          <w:pPr/>
        </w:pPrChange>
      </w:pPr>
      <w:commentRangeStart w:id="13"/>
      <w:ins w:id="14" w:author="Zoe Rand" w:date="2026-08-25T10:40:00Z" w16du:dateUtc="2026-08-25T16:40:00Z">
        <w:r>
          <w:rPr>
            <w:rFonts w:ascii="Times New Roman" w:hAnsi="Times New Roman" w:cs="Times New Roman"/>
          </w:rPr>
          <w:t>Inequitable distribution of data</w:t>
        </w:r>
      </w:ins>
      <w:commentRangeEnd w:id="13"/>
      <w:r w:rsidRPr="000E0CA6">
        <w:rPr>
          <w:rStyle w:val="CommentReference"/>
          <w:rFonts w:ascii="Times New Roman" w:hAnsi="Times New Roman" w:cs="Times New Roman"/>
          <w:sz w:val="22"/>
          <w:szCs w:val="22"/>
          <w:rPrChange w:id="15" w:author="Zoe Rand" w:date="2026-08-25T10:40:00Z" w16du:dateUtc="2026-08-25T16:40:00Z">
            <w:rPr>
              <w:rStyle w:val="CommentReference"/>
              <w:sz w:val="22"/>
              <w:szCs w:val="22"/>
            </w:rPr>
          </w:rPrChange>
        </w:rPr>
        <w:commentReference w:id="13"/>
      </w:r>
    </w:p>
    <w:p w14:paraId="00000004" w14:textId="77777777" w:rsidR="00F57F1F" w:rsidRDefault="00000000">
      <w:pPr>
        <w:rPr>
          <w:ins w:id="16" w:author="Monica Thom" w:date="2026-09-07T23:09:00Z" w16du:dateUtc="2026-09-08T03:09:00Z"/>
          <w:rFonts w:ascii="Times New Roman" w:eastAsia="Times New Roman" w:hAnsi="Times New Roman" w:cs="Times New Roman"/>
        </w:rPr>
      </w:pPr>
      <w:ins w:id="17" w:author="Monica Thom" w:date="2026-09-07T23:09:00Z" w16du:dateUtc="2026-09-08T03:09:00Z">
        <w:del w:id="18" w:author="Kristina Randrup" w:date="2026-08-21T20:22:00Z" w16du:dateUtc="2026-08-22T03:22:00Z">
          <w:r>
            <w:rPr>
              <w:rFonts w:ascii="Times New Roman" w:eastAsia="Times New Roman" w:hAnsi="Times New Roman" w:cs="Times New Roman"/>
            </w:rPr>
            <w:delText>Time series data are also</w:delText>
          </w:r>
        </w:del>
      </w:ins>
      <w:ins w:id="19" w:author="Kristina Randrup" w:date="2026-08-21T20:22:00Z" w16du:dateUtc="2026-08-22T03:22:00Z">
        <w:r w:rsidR="00413B5C">
          <w:rPr>
            <w:rFonts w:ascii="Times New Roman" w:hAnsi="Times New Roman" w:cs="Times New Roman"/>
          </w:rPr>
          <w:t>Time</w:t>
        </w:r>
      </w:ins>
      <w:ins w:id="20" w:author="Monica Thom" w:date="2026-09-07T23:09:00Z" w16du:dateUtc="2026-09-08T03:09:00Z">
        <w:r>
          <w:rPr>
            <w:rFonts w:ascii="Times New Roman" w:eastAsia="Times New Roman" w:hAnsi="Times New Roman" w:cs="Times New Roman"/>
          </w:rPr>
          <w:t xml:space="preserve"> biased toward regions with adequate monitoring efforts</w:t>
        </w:r>
        <w:r>
          <w:rPr>
            <w:rFonts w:ascii="Times New Roman" w:eastAsia="Times New Roman" w:hAnsi="Times New Roman" w:cs="Times New Roman"/>
            <w:vertAlign w:val="superscript"/>
          </w:rPr>
          <w:t>1</w:t>
        </w:r>
        <w:r>
          <w:rPr>
            <w:rFonts w:ascii="Times New Roman" w:eastAsia="Times New Roman" w:hAnsi="Times New Roman" w:cs="Times New Roman"/>
          </w:rPr>
          <w:t>. The distribution of assessed small pelagic fishes in the RAM Legacy stock assessment database highlights this inequity. Most countries in Central America and South America, eastern Africa, and Asia have less than 5% of their stocks assessed in the database, while the countries in these regions with more than 5% of their small pelagic stocks assessed have above 80% inclusion within the database</w:t>
        </w:r>
        <w:r>
          <w:rPr>
            <w:rFonts w:ascii="Times New Roman" w:eastAsia="Times New Roman" w:hAnsi="Times New Roman" w:cs="Times New Roman"/>
            <w:vertAlign w:val="superscript"/>
          </w:rPr>
          <w:t>1</w:t>
        </w:r>
        <w:r>
          <w:rPr>
            <w:rFonts w:ascii="Times New Roman" w:eastAsia="Times New Roman" w:hAnsi="Times New Roman" w:cs="Times New Roman"/>
          </w:rPr>
          <w:t>. Nearly every nation in North America, Europe, and western Africa have the majority of their small pelagic fishes assessed</w:t>
        </w:r>
        <w:r>
          <w:rPr>
            <w:rFonts w:ascii="Times New Roman" w:eastAsia="Times New Roman" w:hAnsi="Times New Roman" w:cs="Times New Roman"/>
            <w:vertAlign w:val="superscript"/>
          </w:rPr>
          <w:t>1</w:t>
        </w:r>
        <w:r>
          <w:rPr>
            <w:rFonts w:ascii="Times New Roman" w:eastAsia="Times New Roman" w:hAnsi="Times New Roman" w:cs="Times New Roman"/>
          </w:rPr>
          <w:t>. Low commercial importance and the lack of age and/or length data are the main reasons why many exploited stocks remain unassessed</w:t>
        </w:r>
        <w:r>
          <w:rPr>
            <w:rFonts w:ascii="Times New Roman" w:eastAsia="Times New Roman" w:hAnsi="Times New Roman" w:cs="Times New Roman"/>
            <w:vertAlign w:val="superscript"/>
          </w:rPr>
          <w:t>1–5</w:t>
        </w:r>
        <w:r>
          <w:rPr>
            <w:rFonts w:ascii="Times New Roman" w:eastAsia="Times New Roman" w:hAnsi="Times New Roman" w:cs="Times New Roman"/>
          </w:rPr>
          <w:t>. Data from fisheries-dependent sources lack the true underlying error distribution and sample variances, making it difficult to use data weighting methods to compare across datasets</w:t>
        </w:r>
        <w:r>
          <w:rPr>
            <w:rFonts w:ascii="Times New Roman" w:eastAsia="Times New Roman" w:hAnsi="Times New Roman" w:cs="Times New Roman"/>
            <w:vertAlign w:val="superscript"/>
          </w:rPr>
          <w:t>6</w:t>
        </w:r>
        <w:r>
          <w:rPr>
            <w:rFonts w:ascii="Times New Roman" w:eastAsia="Times New Roman" w:hAnsi="Times New Roman" w:cs="Times New Roman"/>
          </w:rPr>
          <w:t>.</w:t>
        </w:r>
      </w:ins>
    </w:p>
    <w:p w14:paraId="00000005" w14:textId="77777777" w:rsidR="00F57F1F" w:rsidRDefault="00000000">
      <w:pPr>
        <w:ind w:firstLine="720"/>
        <w:rPr>
          <w:ins w:id="21" w:author="Monica Thom" w:date="2026-09-07T23:09:00Z" w16du:dateUtc="2026-09-08T03:09:00Z"/>
          <w:rFonts w:ascii="Times New Roman" w:eastAsia="Times New Roman" w:hAnsi="Times New Roman" w:cs="Times New Roman"/>
        </w:rPr>
      </w:pPr>
      <w:ins w:id="22" w:author="Monica Thom" w:date="2026-09-07T23:09:00Z" w16du:dateUtc="2026-09-08T03:09:00Z">
        <w:r>
          <w:rPr>
            <w:rFonts w:ascii="Times New Roman" w:eastAsia="Times New Roman" w:hAnsi="Times New Roman" w:cs="Times New Roman"/>
          </w:rPr>
          <w:t>Since abundance at a large scale (i.e. global, this study) is equivalent to the mathematical weighted average abundance at smaller scales, the inequitable distribution of data limits the conclusions able to be made. Data on marine biodiversity are further biased by spatial patterns in species richness, with latitude</w:t>
        </w:r>
        <w:r>
          <w:rPr>
            <w:rFonts w:ascii="Times New Roman" w:eastAsia="Times New Roman" w:hAnsi="Times New Roman" w:cs="Times New Roman"/>
            <w:vertAlign w:val="superscript"/>
          </w:rPr>
          <w:t>7,8</w:t>
        </w:r>
        <w:r>
          <w:rPr>
            <w:rFonts w:ascii="Times New Roman" w:eastAsia="Times New Roman" w:hAnsi="Times New Roman" w:cs="Times New Roman"/>
          </w:rPr>
          <w:t>, longitude</w:t>
        </w:r>
        <w:r>
          <w:rPr>
            <w:rFonts w:ascii="Times New Roman" w:eastAsia="Times New Roman" w:hAnsi="Times New Roman" w:cs="Times New Roman"/>
            <w:vertAlign w:val="superscript"/>
          </w:rPr>
          <w:t>9</w:t>
        </w:r>
        <w:r>
          <w:rPr>
            <w:rFonts w:ascii="Times New Roman" w:eastAsia="Times New Roman" w:hAnsi="Times New Roman" w:cs="Times New Roman"/>
          </w:rPr>
          <w:t>, and depth</w:t>
        </w:r>
        <w:r>
          <w:rPr>
            <w:rFonts w:ascii="Times New Roman" w:eastAsia="Times New Roman" w:hAnsi="Times New Roman" w:cs="Times New Roman"/>
            <w:vertAlign w:val="superscript"/>
          </w:rPr>
          <w:t>10</w:t>
        </w:r>
        <w:r>
          <w:rPr>
            <w:rFonts w:ascii="Times New Roman" w:eastAsia="Times New Roman" w:hAnsi="Times New Roman" w:cs="Times New Roman"/>
          </w:rPr>
          <w:t xml:space="preserve"> showing gradients in diversity; however, there is contention as to whether these patterns are representative enough to be universally accepted and whether diversity is driven by these variables or if they are functions of other drivers</w:t>
        </w:r>
        <w:r>
          <w:rPr>
            <w:rFonts w:ascii="Times New Roman" w:eastAsia="Times New Roman" w:hAnsi="Times New Roman" w:cs="Times New Roman"/>
            <w:vertAlign w:val="superscript"/>
          </w:rPr>
          <w:t>11</w:t>
        </w:r>
        <w:r>
          <w:rPr>
            <w:rFonts w:ascii="Times New Roman" w:eastAsia="Times New Roman" w:hAnsi="Times New Roman" w:cs="Times New Roman"/>
          </w:rPr>
          <w:t>. Empirical reports of biodiversity show different trends based on the report type: reviews, global indicators, and meta-analyses generally highlight declines in biodiversity, while long-term databases show mixed trends in biodiversity</w:t>
        </w:r>
        <w:r>
          <w:rPr>
            <w:rFonts w:ascii="Times New Roman" w:eastAsia="Times New Roman" w:hAnsi="Times New Roman" w:cs="Times New Roman"/>
            <w:vertAlign w:val="superscript"/>
          </w:rPr>
          <w:t>12</w:t>
        </w:r>
        <w:r>
          <w:rPr>
            <w:rFonts w:ascii="Times New Roman" w:eastAsia="Times New Roman" w:hAnsi="Times New Roman" w:cs="Times New Roman"/>
          </w:rPr>
          <w:t>. Most metrics fail to differentiate between native and non-native taxa when calculating biodiversity, which can skew estimates to appear more positive than reality</w:t>
        </w:r>
        <w:r>
          <w:rPr>
            <w:rFonts w:ascii="Times New Roman" w:eastAsia="Times New Roman" w:hAnsi="Times New Roman" w:cs="Times New Roman"/>
            <w:vertAlign w:val="superscript"/>
          </w:rPr>
          <w:t>13</w:t>
        </w:r>
        <w:r>
          <w:rPr>
            <w:rFonts w:ascii="Times New Roman" w:eastAsia="Times New Roman" w:hAnsi="Times New Roman" w:cs="Times New Roman"/>
          </w:rPr>
          <w:t>.</w:t>
        </w:r>
      </w:ins>
    </w:p>
    <w:p w14:paraId="5BFCCE44" w14:textId="60144477" w:rsidR="005A6D18" w:rsidRPr="00CF6956" w:rsidRDefault="00000000">
      <w:pPr>
        <w:rPr>
          <w:del w:id="23" w:author="Monica Thom" w:date="2026-09-07T23:09:00Z" w16du:dateUtc="2026-09-08T03:09:00Z"/>
          <w:rFonts w:ascii="Times New Roman" w:hAnsi="Times New Roman" w:cs="Times New Roman"/>
        </w:rPr>
        <w:pPrChange w:id="24" w:author="Will Patrone" w:date="2026-09-07T23:10:00Z" w16du:dateUtc="2026-09-08T03:10:00Z">
          <w:pPr/>
        </w:pPrChange>
      </w:pPr>
      <w:commentRangeStart w:id="25"/>
      <w:del w:id="26" w:author="Monica Thom" w:date="2026-09-07T23:09:00Z" w16du:dateUtc="2026-09-08T03:09:00Z">
        <w:r w:rsidRPr="00CF6956">
          <w:rPr>
            <w:rFonts w:ascii="Times New Roman" w:hAnsi="Times New Roman" w:cs="Times New Roman"/>
          </w:rPr>
          <w:delText>Time</w:delText>
        </w:r>
      </w:del>
      <w:ins w:id="27" w:author="Kristina Randrup" w:date="2026-08-21T20:22:00Z" w16du:dateUtc="2026-08-22T03:22:00Z">
        <w:del w:id="28" w:author="Monica Thom" w:date="2026-09-07T23:09:00Z" w16du:dateUtc="2026-09-08T03:09:00Z">
          <w:r w:rsidRPr="00CF6956">
            <w:rPr>
              <w:rFonts w:ascii="Times New Roman" w:hAnsi="Times New Roman" w:cs="Times New Roman"/>
            </w:rPr>
            <w:delText xml:space="preserve"> series data are</w:delText>
          </w:r>
        </w:del>
      </w:ins>
      <w:del w:id="29" w:author="Monica Thom" w:date="2026-09-07T23:09:00Z" w16du:dateUtc="2026-09-08T03:09:00Z">
        <w:r w:rsidRPr="00CF6956">
          <w:rPr>
            <w:rFonts w:ascii="Times New Roman" w:hAnsi="Times New Roman" w:cs="Times New Roman"/>
          </w:rPr>
          <w:delText xml:space="preserve"> also biased toward regions with adequate monitoring efforts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{"citationID":"lmF1RbEd","properties":{"formattedCitation":"\\super 1\\nosupersub{}","plainCitation":"1","noteIndex":0},"citationItems":[{"id":1772,"uris":["http://zotero.org/groups/6001417/items/2RDKHE62"],"itemData":{"id":1772,"type":"article-journal","container-title":"Fish and Fisheries","ISSN":"1467-2960","issue":"6","journalAbbreviation":"Fish and Fisheries","page":"1313-1331","publisher":"Wiley Online Library","title":"Recent trends in abundance and fishing pressure of agency‐assessed small pelagic fish stocks","volume":"23","author":[{"family":"Hilborn","given":"Ray"},{"family":"Buratti","given":"Claudio C"},{"family":"Díaz Acuña","given":"Erich"},{"family":"Hively","given":"Daniel"},{"family":"Kolding","given":"Jeppe"},{"family":"Kurota","given":"Hiroyuki"},{"family":"Baker","given":"Nicole"},{"family":"Mace","given":"Pamela M"},{"family":"Moor","given":"Carryn L","non-dropping-particle":"de"},{"family":"Muko","given":"Soyoka"}],"issued":{"date-parts":[["2022"]]}}}],"schema":"https://github.com/citation-style-language/schema/raw/master/csl-citation.json"}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w:delText>
        </w:r>
      </w:del>
      <w:commentRangeEnd w:id="25"/>
      <w:r w:rsidR="003D5DAC" w:rsidRPr="00CF6956">
        <w:rPr>
          <w:rStyle w:val="CommentReference"/>
          <w:rFonts w:ascii="Times New Roman" w:hAnsi="Times New Roman" w:cs="Times New Roman"/>
          <w:sz w:val="22"/>
          <w:szCs w:val="22"/>
        </w:rPr>
        <w:commentReference w:id="25"/>
      </w:r>
      <w:del w:id="30" w:author="Monica Thom" w:date="2026-09-07T23:09:00Z" w16du:dateUtc="2026-09-08T03:09:00Z">
        <w:r w:rsidRPr="00CF6956">
          <w:rPr>
            <w:rFonts w:ascii="Times New Roman" w:hAnsi="Times New Roman" w:cs="Times New Roman"/>
          </w:rPr>
          <w:delText>The distribution of assessed small pelagic</w:delText>
        </w:r>
        <w:r w:rsidR="0025704F">
          <w:rPr>
            <w:rFonts w:ascii="Times New Roman" w:hAnsi="Times New Roman" w:cs="Times New Roman"/>
          </w:rPr>
          <w:delText xml:space="preserve"> fishes</w:delText>
        </w:r>
        <w:r w:rsidRPr="00CF6956">
          <w:rPr>
            <w:rFonts w:ascii="Times New Roman" w:hAnsi="Times New Roman" w:cs="Times New Roman"/>
          </w:rPr>
          <w:delText xml:space="preserve"> in the RAM Legacy stock assessment database highlights this inequity. Most countries in Central America and South America, eastern Africa, and Asia have less than 5% of their stocks assessed in the database</w:delText>
        </w:r>
      </w:del>
      <w:ins w:id="31" w:author="Kristina Randrup" w:date="2026-08-21T20:23:00Z" w16du:dateUtc="2026-08-22T03:23:00Z">
        <w:r w:rsidR="00413B5C">
          <w:rPr>
            <w:rFonts w:ascii="Times New Roman" w:hAnsi="Times New Roman" w:cs="Times New Roman"/>
          </w:rPr>
          <w:t>;</w:t>
        </w:r>
      </w:ins>
      <w:del w:id="32" w:author="Monica Thom" w:date="2026-09-07T23:09:00Z" w16du:dateUtc="2026-09-08T03:09:00Z">
        <w:r w:rsidRPr="00CF6956">
          <w:rPr>
            <w:rFonts w:ascii="Times New Roman" w:hAnsi="Times New Roman" w:cs="Times New Roman"/>
          </w:rPr>
          <w:delText xml:space="preserve">, while </w:delText>
        </w:r>
      </w:del>
      <w:ins w:id="33" w:author="Kristina Randrup" w:date="2026-08-21T20:23:00Z" w16du:dateUtc="2026-08-22T03:23:00Z">
        <w:r w:rsidR="00413B5C">
          <w:rPr>
            <w:rFonts w:ascii="Times New Roman" w:hAnsi="Times New Roman" w:cs="Times New Roman"/>
          </w:rPr>
          <w:t>in contrast,</w:t>
        </w:r>
        <w:r w:rsidR="00413B5C" w:rsidRPr="00CF6956">
          <w:rPr>
            <w:rFonts w:ascii="Times New Roman" w:hAnsi="Times New Roman" w:cs="Times New Roman"/>
          </w:rPr>
          <w:t xml:space="preserve"> </w:t>
        </w:r>
      </w:ins>
      <w:del w:id="34" w:author="Monica Thom" w:date="2026-09-07T23:09:00Z" w16du:dateUtc="2026-09-08T03:09:00Z">
        <w:r w:rsidRPr="00CF6956">
          <w:rPr>
            <w:rFonts w:ascii="Times New Roman" w:hAnsi="Times New Roman" w:cs="Times New Roman"/>
          </w:rPr>
          <w:delText>the countries in these regions</w:delText>
        </w:r>
      </w:del>
      <w:ins w:id="35" w:author="Kristina Randrup" w:date="2026-09-07T23:10:00Z" w16du:dateUtc="2026-09-08T03:10:00Z">
        <w:r w:rsidRPr="00CF6956">
          <w:rPr>
            <w:rFonts w:ascii="Times New Roman" w:hAnsi="Times New Roman" w:cs="Times New Roman"/>
          </w:rPr>
          <w:t xml:space="preserve"> </w:t>
        </w:r>
      </w:ins>
      <w:ins w:id="36" w:author="Kristina Randrup" w:date="2026-08-21T20:23:00Z" w16du:dateUtc="2026-08-22T03:23:00Z">
        <w:r w:rsidR="00413B5C">
          <w:rPr>
            <w:rFonts w:ascii="Times New Roman" w:hAnsi="Times New Roman" w:cs="Times New Roman"/>
          </w:rPr>
          <w:t>that do have</w:t>
        </w:r>
        <w:del w:id="37" w:author="Monica Thom" w:date="2026-09-07T23:09:00Z" w16du:dateUtc="2026-09-08T03:09:00Z">
          <w:r w:rsidRPr="00CF6956">
            <w:rPr>
              <w:rFonts w:ascii="Times New Roman" w:hAnsi="Times New Roman" w:cs="Times New Roman"/>
            </w:rPr>
            <w:delText xml:space="preserve"> </w:delText>
          </w:r>
        </w:del>
      </w:ins>
      <w:del w:id="38" w:author="Monica Thom" w:date="2026-09-07T23:09:00Z" w16du:dateUtc="2026-09-08T03:09:00Z">
        <w:r w:rsidRPr="00CF6956">
          <w:rPr>
            <w:rFonts w:ascii="Times New Roman" w:hAnsi="Times New Roman" w:cs="Times New Roman"/>
          </w:rPr>
          <w:delText>with more than 5% of their small pelagic stocks assessed have above 80% inclusion within the database</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{"citationID":"eEV5JZoE","properties":{"unsorted":false,"formattedCitation":"\\super 1\\nosupersub{}","plainCitation":"1","noteIndex":0},"citationItems":[{"id":1772,"uris":["http://zotero.org/groups/6001417/items/2RDKHE62"],"itemData":{"id":1772,"type":"article-journal","container-title":"Fish and Fisheries","ISSN":"1467-2960","issue":"6","journalAbbreviation":"Fish and Fisheries","page":"1313-1331","publisher":"Wiley Online Library","title":"Recent trends in abundance and fishing pressure of agency‐assessed small pelagic fish stocks","volume":"23","author":[{"family":"Hilborn","given":"Ray"},{"family":"Buratti","given":"Claudio C"},{"family":"Díaz Acuña","given":"Erich"},{"family":"Hively","given":"Daniel"},{"family":"Kolding","given":"Jeppe"},{"family":"Kurota","given":"Hiroyuki"},{"family":"Baker","given":"Nicole"},{"family":"Mace","given":"Pamela M"},{"family":"Moor","given":"Carryn L","non-dropping-particle":"de"},{"family":"Muko","given":"Soyoka"}],"issued":{"date-parts":[["2022"]]}}}],"schema":"https://github.com/citation-style-language/schema/raw/master/csl-citation.json"}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w:delText>
        </w:r>
        <w:r w:rsidR="0055361D" w:rsidRPr="00CF6956">
          <w:rPr>
            <w:rFonts w:ascii="Times New Roman" w:hAnsi="Times New Roman" w:cs="Times New Roman"/>
          </w:rPr>
          <w:fldChar w:fldCharType="end"/>
        </w:r>
        <w:r w:rsidRPr="00CF6956">
          <w:rPr>
            <w:rFonts w:ascii="Times New Roman" w:hAnsi="Times New Roman" w:cs="Times New Roman"/>
          </w:rPr>
          <w:delText>. Nearly every nation in North America, Europe, and western Africa have the majority of their small pelagic</w:delText>
        </w:r>
        <w:r w:rsidR="00B057CE">
          <w:rPr>
            <w:rFonts w:ascii="Times New Roman" w:hAnsi="Times New Roman" w:cs="Times New Roman"/>
          </w:rPr>
          <w:delText xml:space="preserve"> fishes</w:delText>
        </w:r>
        <w:r w:rsidRPr="00CF6956">
          <w:rPr>
            <w:rFonts w:ascii="Times New Roman" w:hAnsi="Times New Roman" w:cs="Times New Roman"/>
          </w:rPr>
          <w:delText xml:space="preserve"> assessed</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{"citationID":"V9dt0QE3","properties":{"unsorted":false,"formattedCitation":"\\super 1\\nosupersub{}","plainCitation":"1","noteIndex":0},"citationItems":[{"id":1772,"uris":["http://zotero.org/groups/6001417/items/2RDKHE62"],"itemData":{"id":1772,"type":"article-journal","container-title":"Fish and Fisheries","ISSN":"1467-2960","issue":"6","journalAbbreviation":"Fish and Fisheries","page":"1313-1331","publisher":"Wiley Online Library","title":"Recent trends in abundance and fishing pressure of agency‐assessed small pelagic fish stocks","volume":"23","author":[{"family":"Hilborn","given":"Ray"},{"family":"Buratti","given":"Claudio C"},{"family":"Díaz Acuña","given":"Erich"},{"family":"Hively","given":"Daniel"},{"family":"Kolding","given":"Jeppe"},{"family":"Kurota","given":"Hiroyuki"},{"family":"Baker","given":"Nicole"},{"family":"Mace","given":"Pamela M"},{"family":"Moor","given":"Carryn L","non-dropping-particle":"de"},{"family":"Muko","given":"Soyoka"}],"issued":{"date-parts":[["2022"]]}}}],"schema":"https://github.com/citation-style-language/schema/raw/master/csl-citation.json"}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w:delText>
        </w:r>
      </w:del>
      <w:ins w:id="39" w:author="Kristina Randrup" w:date="2026-08-21T20:24:00Z" w16du:dateUtc="2026-08-22T03:24:00Z">
        <w:r w:rsidR="00A658A2">
          <w:rPr>
            <w:rFonts w:ascii="Times New Roman" w:hAnsi="Times New Roman" w:cs="Times New Roman"/>
          </w:rPr>
          <w:t>Many stocks reamin unassessed due to low commercial important or the lack of age o</w:t>
        </w:r>
      </w:ins>
      <w:ins w:id="40" w:author="Kristina Randrup" w:date="2026-08-21T20:25:00Z" w16du:dateUtc="2026-08-22T03:25:00Z">
        <w:r w:rsidR="00A658A2">
          <w:rPr>
            <w:rFonts w:ascii="Times New Roman" w:hAnsi="Times New Roman" w:cs="Times New Roman"/>
          </w:rPr>
          <w:t>r length</w:t>
        </w:r>
      </w:ins>
      <w:del w:id="41" w:author="Monica Thom" w:date="2026-09-07T23:09:00Z" w16du:dateUtc="2026-09-08T03:09:00Z">
        <w:r w:rsidRPr="00CF6956">
          <w:rPr>
            <w:rFonts w:ascii="Times New Roman" w:hAnsi="Times New Roman" w:cs="Times New Roman"/>
          </w:rPr>
          <w:delText>Low commercial importance and the lack of age and/or length data are the main reasons why many exploited stocks remain unassessed</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{"citationID":"6A3bGH5l","properties":{"unsorted":false,"formattedCitation":"\\super 1\\uc0\\u8211{}5\\nosupersub{}","plainCitation":"1–5","noteIndex":0},"citationItems":[{"id":1772,"uris":["http://zotero.org/groups/6001417/items/2RDKHE62"],"itemData":{"id":1772,"type":"article-journal","container-title":"Fish and Fisheries","ISSN":"1467-2960","issue":"6","journalAbbreviation":"Fish and Fisheries","page":"1313-1331","publisher":"Wiley Online Library","title":"Recent trends in abundance and fishing pressure of agency‐assessed small pelagic fish stocks","volume":"23","author":[{"family":"Hilborn","given":"Ray"},{"family":"Buratti","given":"Claudio C"},{"family":"Díaz Acuña","given":"Erich"},{"family":"Hively","given":"Daniel"},{"family":"Kolding","given":"Jeppe"},{"family":"Kurota","given":"Hiroyuki"},{"family":"Baker","given":"Nicole"},{"family":"Mace","given":"Pamela M"},{"family":"Moor","given":"Carryn L","non-dropping-particle":"de"},{"family":"Muko","given":"Soyoka"}],"issued":{"date-parts":[["2022"]]}}},{"id":2909,"uris":["http://zotero.org/groups/6001417/items/5HGRATTA"],"itemData":{"id":2909,"type":"article-journal","container-title":"Frontiers in Marine Science","ISSN":"2296-7745","journalAbbreviation":"Frontiers in Marine Science","page":"612831","publisher":"Frontiers Media SA","title":"Substantial gaps in the current fisheries data landscape","volume":"7","author":[{"family":"Blasco","given":"Gordon D"},{"family":"Ferraro","given":"Danielle M"},{"family":"Cottrell","given":"Richard S"},{"family":"Halpern","given":"Benjamin S"},{"family":"Froehlich","given":"Halley E"}],"issued":{"date-parts":[["2020"]]}}},{"id":2910,"uris":["http://zotero.org/groups/6001417/items/9KPNHFLG"],"itemData":{"id":2910,"type":"article-journal","container-title":"Science","ISSN":"0036-8075","issue":"6106","journalAbbreviation":"Science","page":"517-520","publisher":"American Association for the Advancement of Science","title":"Status and solutions for the world’s unassessed fisheries","volume":"338","author":[{"family":"Costello","given":"Christopher"},{"family":"Ovando","given":"Daniel"},{"family":"Hilborn","given":"Ray"},{"family":"Gaines","given":"Steven D"},{"family":"Deschenes","given":"Olivier"},{"family":"Lester","given":"Sarah E"}],"issued":{"date-parts":[["2012"]]}}},{"id":2911,"uris":["http://zotero.org/groups/6001417/items/BNBR5J5D"],"itemData":{"id":2911,"type":"article-journal","container-title":"Science","ISSN":"0036-8075","issue":"6130","journalAbbreviation":"Science","page":"347-349","publisher":"American Association for the Advancement of Science","title":"Resilience and recovery of overexploited marine populations","volume":"340","author":[{"family":"Neubauer","given":"Philipp"},{"family":"Jensen","given":"Olaf P"},{"family":"Hutchings","given":"Jeffrey A"},{"family":"Baum","given":"Julia K"}],"issued":{"date-parts":[["2013"]]}}},{"id":257,"uris":["http://zotero.org/groups/6001417/items/W7UV56SG","http://zotero.org/groups/6001417/items/V4GZNHE3"],"itemData":{"id":257,"type":"article-journal","abstract":"Marine fish stocks are an important part of the world food system and are particularly important for many of the poorest people of the world. Most existing analyses suggest overfishing is increasing, and there is widespread concern that fish stocks are decreasing throughout most of the world. We assembled trends in abundance and harvest rate of stocks that are scientifically assessed, constituting half of the reported global marine fish catch. For these stocks, on average, abundance is increasing and is at proposed target levels. Compared with regions that are intensively managed, regions with less-developed fisheries management have, on average, 3-fold greater harvest rates and half the abundance as assessed stocks. Available evidence suggests that the regions without assessments of abundance have little fisheries management, and stocks are in poor shape. Increased application of area-appropriate fisheries science recommendations and management tools are still needed for sustaining fisheries in places where they are lacking.","container-title":"Proceedings of the National Academy of Sciences","DOI":"10.1073/pnas.1909726116","ISSN":"0027-8424, 1091-6490","issue":"4","journalAbbreviation":"Proc. Natl. Acad. Sci. U.S.A.","language":"en","page":"2218-2224","source":"DOI.org (Crossref)","title":"Effective fisheries management instrumental in improving fish stock status","volume":"117","author":[{"family":"Hilborn","given":"Ray"},{"family":"Amoroso","given":"Ricardo Oscar"},{"family":"Anderson","given":"Christopher M."},{"family":"Baum","given":"Julia K."},{"family":"Branch","given":"Trevor A."},{"family":"Costello","given":"Christopher"},{"family":"De Moor","given":"Carryn L."},{"family":"Faraj","given":"Abdelmalek"},{"family":"Hively","given":"Daniel"},{"family":"Jensen","given":"Olaf P."},{"family":"Kurota","given":"Hiroyuki"},{"family":"Little","given":"L. Richard"},{"family":"Mace","given":"Pamela"},{"family":"McClanahan","given":"Tim"},{"family":"Melnychuk","given":"Michael C."},{"family":"Minto","given":"Cóilín"},{"family":"Osio","given":"Giacomo Chato"},{"family":"Parma","given":"Ana M."},{"family":"Pons","given":"Maite"},{"family":"Segurado","given":"Susana"},{"family":"Szuwalski","given":"Cody S."},{"family":"Wilson","given":"Jono R."},{"family":"Ye","given":"Yimin"}],"issued":{"date-parts":[["2020",1,28]]}}}],"schema":"https://github.com/citation-style-language/schema/raw/master/csl-citation.json"}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1–5</w:delText>
        </w:r>
        <w:r w:rsidR="0055361D" w:rsidRPr="00CF6956">
          <w:rPr>
            <w:rFonts w:ascii="Times New Roman" w:hAnsi="Times New Roman" w:cs="Times New Roman"/>
          </w:rPr>
          <w:fldChar w:fldCharType="end"/>
        </w:r>
        <w:r w:rsidRPr="00CF6956">
          <w:rPr>
            <w:rFonts w:ascii="Times New Roman" w:hAnsi="Times New Roman" w:cs="Times New Roman"/>
          </w:rPr>
          <w:delText>. Data from fisheries-dependent sources lack the true underlying error distribution and sample variances, making</w:delText>
        </w:r>
      </w:del>
      <w:del w:id="42" w:author="Kristina Randrup" w:date="2026-08-21T20:25:00Z" w16du:dateUtc="2026-08-22T03:25:00Z">
        <w:r w:rsidRPr="00CF6956" w:rsidDel="00A658A2">
          <w:rPr>
            <w:rFonts w:ascii="Times New Roman" w:hAnsi="Times New Roman" w:cs="Times New Roman"/>
          </w:rPr>
          <w:delText xml:space="preserve"> </w:delText>
        </w:r>
      </w:del>
      <w:ins w:id="43" w:author="Kristina Randrup" w:date="2026-08-21T20:25:00Z" w16du:dateUtc="2026-08-22T03:25:00Z">
        <w:r w:rsidR="00A658A2">
          <w:rPr>
            <w:rFonts w:ascii="Times New Roman" w:hAnsi="Times New Roman" w:cs="Times New Roman"/>
          </w:rPr>
          <w:t>which makes</w:t>
        </w:r>
        <w:del w:id="44" w:author="Monica Thom" w:date="2026-09-07T23:09:00Z" w16du:dateUtc="2026-09-08T03:09:00Z">
          <w:r w:rsidRPr="00CF6956">
            <w:rPr>
              <w:rFonts w:ascii="Times New Roman" w:hAnsi="Times New Roman" w:cs="Times New Roman"/>
            </w:rPr>
            <w:delText xml:space="preserve"> </w:delText>
          </w:r>
        </w:del>
      </w:ins>
      <w:del w:id="45" w:author="Monica Thom" w:date="2026-09-07T23:09:00Z" w16du:dateUtc="2026-09-08T03:09:00Z">
        <w:r w:rsidRPr="00CF6956">
          <w:rPr>
            <w:rFonts w:ascii="Times New Roman" w:hAnsi="Times New Roman" w:cs="Times New Roman"/>
          </w:rPr>
          <w:delText>it difficult to use data weighting methods to compare across datasets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{"citationID":"vq4Q6glL","properties":{"unsorted":false,"formattedCitation":"\\super 6\\nosupersub{}","plainCitation":"6","noteIndex":0},"citationItems":[{"id":2944,"uris":["http://zotero.org/groups/6001417/items/BASQAPTT"],"itemData":{"id":2944,"type":"article-journal","container-title":"Fisheries Research","ISSN":"0165-7836","issue":"2-3","journalAbbreviation":"Fisheries Research","page":"311-319","publisher":"Elsevier","title":"Review and evaluation of likelihood functions for composition data in stock-assessment models: Estimating the effective sample size","volume":"109","author":[{"family":"Maunder","given":"Mark N"}],"issued":{"date-parts":[["2011"]]}}}],"schema":"https://github.com/citation-style-language/schema/raw/master/csl-citation.json"}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6</w:delText>
        </w:r>
        <w:r w:rsidR="0055361D" w:rsidRPr="00CF6956">
          <w:rPr>
            <w:rFonts w:ascii="Times New Roman" w:hAnsi="Times New Roman" w:cs="Times New Roman"/>
          </w:rPr>
          <w:fldChar w:fldCharType="end"/>
        </w:r>
        <w:r w:rsidRPr="00CF6956">
          <w:rPr>
            <w:rFonts w:ascii="Times New Roman" w:hAnsi="Times New Roman" w:cs="Times New Roman"/>
          </w:rPr>
          <w:delText>.</w:delText>
        </w:r>
      </w:del>
    </w:p>
    <w:p w14:paraId="6E593D1D" w14:textId="6AA51C6B" w:rsidR="005A6D18" w:rsidRPr="00CF6956" w:rsidRDefault="00000000" w:rsidP="00B057CE">
      <w:pPr>
        <w:ind w:firstLine="720"/>
        <w:rPr>
          <w:ins w:id="46" w:author="Zoe Rand" w:date="2026-08-25T10:45:00Z" w16du:dateUtc="2026-08-25T16:45:00Z"/>
          <w:del w:id="47" w:author="Monica Thom" w:date="2026-09-07T23:09:00Z" w16du:dateUtc="2026-09-08T03:09:00Z"/>
          <w:rFonts w:ascii="Times New Roman" w:hAnsi="Times New Roman" w:cs="Times New Roman"/>
        </w:rPr>
      </w:pPr>
      <w:del w:id="48" w:author="Monica Thom" w:date="2026-09-07T23:09:00Z" w16du:dateUtc="2026-09-08T03:09:00Z">
        <w:r w:rsidRPr="00CF6956">
          <w:rPr>
            <w:rFonts w:ascii="Times New Roman" w:hAnsi="Times New Roman" w:cs="Times New Roman"/>
          </w:rPr>
          <w:delText>Since</w:delText>
        </w:r>
      </w:del>
      <w:del w:id="49" w:author="Kristina Randrup" w:date="2026-08-21T20:26:00Z" w16du:dateUtc="2026-08-22T03:26:00Z">
        <w:r w:rsidRPr="00CF6956" w:rsidDel="000E26D8">
          <w:rPr>
            <w:rFonts w:ascii="Times New Roman" w:hAnsi="Times New Roman" w:cs="Times New Roman"/>
          </w:rPr>
          <w:delText xml:space="preserve"> </w:delText>
        </w:r>
      </w:del>
      <w:ins w:id="50" w:author="Kristina Randrup" w:date="2026-08-21T20:26:00Z" w16du:dateUtc="2026-08-22T03:26:00Z">
        <w:r w:rsidR="000E26D8">
          <w:rPr>
            <w:rFonts w:ascii="Times New Roman" w:hAnsi="Times New Roman" w:cs="Times New Roman"/>
          </w:rPr>
          <w:t>Because</w:t>
        </w:r>
        <w:del w:id="51" w:author="Monica Thom" w:date="2026-09-07T23:09:00Z" w16du:dateUtc="2026-09-08T03:09:00Z">
          <w:r w:rsidRPr="00CF6956">
            <w:rPr>
              <w:rFonts w:ascii="Times New Roman" w:hAnsi="Times New Roman" w:cs="Times New Roman"/>
            </w:rPr>
            <w:delText xml:space="preserve"> </w:delText>
          </w:r>
        </w:del>
      </w:ins>
      <w:del w:id="52" w:author="Monica Thom" w:date="2026-09-07T23:09:00Z" w16du:dateUtc="2026-09-08T03:09:00Z">
        <w:r w:rsidRPr="00CF6956">
          <w:rPr>
            <w:rFonts w:ascii="Times New Roman" w:hAnsi="Times New Roman" w:cs="Times New Roman"/>
          </w:rPr>
          <w:delText>abundance at a large scale (i.</w:delText>
        </w:r>
        <w:commentRangeStart w:id="53"/>
        <w:commentRangeStart w:id="54"/>
        <w:r w:rsidRPr="00CF6956">
          <w:rPr>
            <w:rFonts w:ascii="Times New Roman" w:hAnsi="Times New Roman" w:cs="Times New Roman"/>
          </w:rPr>
          <w:delText xml:space="preserve">e. </w:delText>
        </w:r>
        <w:commentRangeEnd w:id="53"/>
        <w:r w:rsidR="00A66A8B" w:rsidRPr="00CF6956">
          <w:rPr>
            <w:rStyle w:val="CommentReference"/>
            <w:rFonts w:ascii="Times New Roman" w:hAnsi="Times New Roman" w:cs="Times New Roman"/>
            <w:sz w:val="22"/>
            <w:szCs w:val="22"/>
          </w:rPr>
          <w:commentReference w:id="53"/>
        </w:r>
        <w:commentRangeEnd w:id="54"/>
        <w:r w:rsidR="00A66A8B" w:rsidRPr="00CF6956">
          <w:rPr>
            <w:rStyle w:val="CommentReference"/>
            <w:rFonts w:ascii="Times New Roman" w:hAnsi="Times New Roman" w:cs="Times New Roman"/>
            <w:sz w:val="22"/>
            <w:szCs w:val="22"/>
          </w:rPr>
          <w:commentReference w:id="54"/>
        </w:r>
        <w:r w:rsidRPr="00CF6956">
          <w:rPr>
            <w:rFonts w:ascii="Times New Roman" w:hAnsi="Times New Roman" w:cs="Times New Roman"/>
          </w:rPr>
          <w:delText>global, this study) is equivalent to the mathematical weighted average abundance at smaller scales, the inequitable distribution of data limits the conclusions able to be made. Data on marine biodiversity are further biased by spatial patterns in species richness, with latitude</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{"citationID":"Doekk39C","properties":{"formattedCitation":"\\super 7,8\\nosupersub{}","plainCitation":"7,8","noteIndex":0},"citationItems":[{"id":1661,"uris":["http://zotero.org/groups/6001417/items/XJVWEA4W"],"itemData":{"id":1661,"type":"article-journal","container-title":"Nature","ISSN":"0028-0836","issue":"6447","journalAbbreviation":"Nature","page":"636-639","publisher":"Nature Publishing Group UK London","title":"Global-scale latitudinal patterns of species diversity in the deep-sea benthos","volume":"365","author":[{"family":"Rex","given":"Michael A"},{"family":"Stuart","given":"Carol T"},{"family":"Hessler","given":"Robert R"},{"family":"Allen","given":"John A"},{"family":"Sanders","given":"Howard L"},{"family":"Wilson","given":"George DF"}],"issued":{"date-parts":[["1993"]]}}},{"id":1662,"uris":["http://zotero.org/groups/6001417/items/TIWHYXNX"],"itemData":{"id":1662,"type":"article-journal","container-title":"Marine Ecology Progress Series","ISSN":"0171-8630","journalAbbreviation":"Marine Ecology Progress Series","page":"251-267","title":"Strength, slope and variability of marine latitudinal gradients","volume":"273","author":[{"family":"Hillebrand","given":"Helmut"}],"issued":{"date-parts":[["2004"]]}}}],"schema":"https://github.com/citation-style-language/schema/raw/master/csl-citation.json"}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7,8</w:delText>
        </w:r>
        <w:r w:rsidR="0055361D" w:rsidRPr="00CF6956">
          <w:rPr>
            <w:rFonts w:ascii="Times New Roman" w:hAnsi="Times New Roman" w:cs="Times New Roman"/>
          </w:rPr>
          <w:fldChar w:fldCharType="end"/>
        </w:r>
        <w:r w:rsidRPr="00CF6956">
          <w:rPr>
            <w:rFonts w:ascii="Times New Roman" w:hAnsi="Times New Roman" w:cs="Times New Roman"/>
          </w:rPr>
          <w:delText>, longitude</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{"citationID":"doj6JrSq","properties":{"formattedCitation":"\\super 9\\nosupersub{}","plainCitation":"9","noteIndex":0},"citationItems":[{"id":1663,"uris":["http://zotero.org/groups/6001417/items/NXZ5CD6A"],"itemData":{"id":1663,"type":"chapter","container-title":"The Blue Compendium: From Knowledge to Action for a Sustainable Ocean Economy","page":"333-392","publisher":"Springer","title":"Critical habitats and biodiversity: inventory, thresholds and governance","author":[{"family":"Rogers","given":"Alex D"},{"family":"Aburto-Oropeza","given":"Octavio"},{"family":"Appeltans","given":"Ward"},{"family":"Assis","given":"Jorge"},{"family":"Ballance","given":"Lisa T"},{"family":"Cury","given":"Philippe"},{"family":"Duarte","given":"Carlos"},{"family":"Favoretto","given":"Fabio"},{"family":"Kumagai","given":"Joy"},{"family":"Lovelock","given":"Catherine"}],"issued":{"date-parts":[["2023"]]}}}],"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9</w:delText>
        </w:r>
        <w:r w:rsidR="0055361D" w:rsidRPr="00CF6956">
          <w:rPr>
            <w:rFonts w:ascii="Times New Roman" w:hAnsi="Times New Roman" w:cs="Times New Roman"/>
          </w:rPr>
          <w:fldChar w:fldCharType="end"/>
        </w:r>
        <w:r w:rsidRPr="00CF6956">
          <w:rPr>
            <w:rFonts w:ascii="Times New Roman" w:hAnsi="Times New Roman" w:cs="Times New Roman"/>
          </w:rPr>
          <w:delText>, and depth</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{"citationID":"P9kNeFgx","properties":{"formattedCitation":"\\super 10\\nosupersub{}","plainCitation":"10","noteIndex":0},"citationItems":[{"id":1664,"uris":["http://zotero.org/groups/6001417/items/E5KAR5WE"],"itemData":{"id":1664,"type":"article-journal","container-title":"Annual Review of Environment and Resources","ISSN":"1543-5938","journalAbbreviation":"Annual Review of Environment and Resources","page":"1-38","publisher":"Annual Reviews","title":"Environmental change in the deep ocean","volume":"40","author":[{"family":"Rogers","given":"Alex David"}],"issued":{"date-parts":[["2015"]]}}}],"schema":"https://github.com/citation-style-language/schema/raw/master/csl-citation.json"}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10</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showing gradients in diversity</w:delText>
        </w:r>
      </w:del>
      <w:ins w:id="55" w:author="Kristina Randrup" w:date="2026-08-21T20:26:00Z" w16du:dateUtc="2026-08-22T03:26:00Z">
        <w:r w:rsidR="000E26D8">
          <w:rPr>
            <w:rFonts w:ascii="Times New Roman" w:hAnsi="Times New Roman" w:cs="Times New Roman"/>
          </w:rPr>
          <w:t>. H</w:t>
        </w:r>
      </w:ins>
      <w:del w:id="56" w:author="Monica Thom" w:date="2026-09-07T23:09:00Z" w16du:dateUtc="2026-09-08T03:09:00Z">
        <w:r w:rsidRPr="00CF6956">
          <w:rPr>
            <w:rFonts w:ascii="Times New Roman" w:hAnsi="Times New Roman" w:cs="Times New Roman"/>
          </w:rPr>
          <w:delText>; however, there is contention as to whether these patterns are representative enough to be universally accepted and whether diversity is driven by these variables or if they are functions of other drivers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{"citationID":"fFNKLdER","properties":{"formattedCitation":"\\super 11\\nosupersub{}","plainCitation":"11","noteIndex":0},"citationItems":[{"id":1665,"uris":["http://zotero.org/groups/6001417/items/Z6L23U47"],"itemData":{"id":1665,"type":"article-journal","container-title":"Marine Ecology","ISSN":"0173-9565","journalAbbreviation":"Marine Ecology","page":"e12814","publisher":"Wiley Online Library","title":"Understanding marine biodiversity patterns and drivers: The fall of Icarus","author":[{"family":"Danovaro","given":"Roberto"}],"issued":{"date-parts":[["2024"]]}}}],"schema":"https://github.com/citation-style-language/schema/raw/master/csl-citation.json"}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11</w:delText>
        </w:r>
        <w:r w:rsidR="0055361D" w:rsidRPr="00CF6956">
          <w:rPr>
            <w:rFonts w:ascii="Times New Roman" w:hAnsi="Times New Roman" w:cs="Times New Roman"/>
          </w:rPr>
          <w:fldChar w:fldCharType="end"/>
        </w:r>
        <w:r w:rsidRPr="00CF6956">
          <w:rPr>
            <w:rFonts w:ascii="Times New Roman" w:hAnsi="Times New Roman" w:cs="Times New Roman"/>
          </w:rPr>
          <w:delText>. Empirical reports of biodiversity show different trends based on the report type</w:delText>
        </w:r>
      </w:del>
      <w:ins w:id="57" w:author="Kristina Randrup" w:date="2026-08-21T20:26:00Z" w16du:dateUtc="2026-08-22T03:26:00Z">
        <w:r w:rsidR="000E26D8">
          <w:rPr>
            <w:rFonts w:ascii="Times New Roman" w:hAnsi="Times New Roman" w:cs="Times New Roman"/>
          </w:rPr>
          <w:t>;</w:t>
        </w:r>
      </w:ins>
      <w:del w:id="58" w:author="Monica Thom" w:date="2026-09-07T23:09:00Z" w16du:dateUtc="2026-09-08T03:09:00Z">
        <w:r w:rsidRPr="00CF6956">
          <w:rPr>
            <w:rFonts w:ascii="Times New Roman" w:hAnsi="Times New Roman" w:cs="Times New Roman"/>
          </w:rPr>
          <w:delText>: reviews, global indicators, and meta-analyses generally highlight declines in biodiversity, while</w:delText>
        </w:r>
      </w:del>
      <w:del w:id="59" w:author="Kristina Randrup" w:date="2026-08-21T20:27:00Z" w16du:dateUtc="2026-08-22T03:27:00Z">
        <w:r w:rsidRPr="00CF6956" w:rsidDel="000E26D8">
          <w:rPr>
            <w:rFonts w:ascii="Times New Roman" w:hAnsi="Times New Roman" w:cs="Times New Roman"/>
          </w:rPr>
          <w:delText xml:space="preserve"> </w:delText>
        </w:r>
      </w:del>
      <w:ins w:id="60" w:author="Kristina Randrup" w:date="2026-08-21T20:27:00Z" w16du:dateUtc="2026-08-22T03:27:00Z">
        <w:r w:rsidR="000E26D8">
          <w:rPr>
            <w:rFonts w:ascii="Times New Roman" w:hAnsi="Times New Roman" w:cs="Times New Roman"/>
          </w:rPr>
          <w:t>whereas</w:t>
        </w:r>
        <w:del w:id="61" w:author="Monica Thom" w:date="2026-09-07T23:09:00Z" w16du:dateUtc="2026-09-08T03:09:00Z">
          <w:r w:rsidRPr="00CF6956">
            <w:rPr>
              <w:rFonts w:ascii="Times New Roman" w:hAnsi="Times New Roman" w:cs="Times New Roman"/>
            </w:rPr>
            <w:delText xml:space="preserve"> </w:delText>
          </w:r>
        </w:del>
      </w:ins>
      <w:del w:id="62" w:author="Monica Thom" w:date="2026-09-07T23:09:00Z" w16du:dateUtc="2026-09-08T03:09:00Z">
        <w:r w:rsidRPr="00CF6956">
          <w:rPr>
            <w:rFonts w:ascii="Times New Roman" w:hAnsi="Times New Roman" w:cs="Times New Roman"/>
          </w:rPr>
          <w:delText>long-term databases show mixed trends in biodiversity</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{"citationID":"UQqAog9e","properties":{"formattedCitation":"\\super 12\\nosupersub{}","plainCitation":"12","noteIndex":0},"citationItems":[{"id":1722,"uris":["http://zotero.org/groups/6001417/items/NIQTDD5Z"],"itemData":{"id":1722,"type":"article-journal","container-title":"Oikos","ISSN":"0030-1299","issue":"6","journalAbbreviation":"Oikos","page":"e10732","publisher":"Wiley Online Library","title":"Sources of confusion in global biodiversity trends","volume":"2024","author":[{"family":"Boënnec","given":"Maëlys"},{"family":"Dakos","given":"Vasilis"},{"family":"Devictor","given":"Vincent"}],"issued":{"date-parts":[["2024"]]}}}],"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12</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w:delText>
        </w:r>
        <w:r w:rsidRPr="00CF6956">
          <w:rPr>
            <w:rFonts w:ascii="Times New Roman" w:hAnsi="Times New Roman" w:cs="Times New Roman"/>
          </w:rPr>
          <w:lastRenderedPageBreak/>
          <w:delText>Most metrics fail to differentiate between native and non-native taxa when calculating biodiversity, which can skew estimates to appear more positive than reality</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{"citationID":"ncZ6E0LM","properties":{"formattedCitation":"\\super 13\\nosupersub{}","plainCitation":"13","noteIndex":0},"citationItems":[{"id":236,"uris":["http://zotero.org/groups/6001417/items/S4QCFD5Q"],"itemData":{"id":236,"type":"article-journal","abstract":"Estimating biodiversity change across the planet in the context of widespread human modification is a critical challenge. Here, we review how biodiversity has changed in recent decades across scales and taxonomic groups, focusing on four diversity metrics: species richness, temporal turnover, spatial beta-diversity and abundance. At local scales, change across all metrics includes many examples of both increases and declines and tends to be centred around zero, but with higher prevalence of declining trends in beta-diversity (increasing similarity in composition across space or biotic homogenization) and abundance. The exception to this pattern is temporal turnover, with changes in species composition through time observed in most local assemblages. Less is known about change at regional scales, although several studies suggest that increases in richness are more prevalent than declines. Change at the global scale is the hardest to estimate accurately, but most studies suggest extinction rates are probably outpacing speciation rates, although both are elevated. Recognizing this variability is essential to accurately portray how biodiversity change is unfolding, and highlights how much remains unknown about the magnitude and direction of multiple biodiversity metrics at different scales. Reducing these blind spots is essential to allow appropriate management actions to be deployed.\n            This article is part of the theme issue ‘Detecting and attributing the causes of biodiversity change: needs, gaps and solutions’.","container-title":"Philosophical Transactions of the Royal Society B: Biological Sciences","DOI":"10.1098/rstb.2022.0199","ISSN":"0962-8436, 1471-2970","issue":"1881","journalAbbreviation":"Phil. Trans. R. Soc. B","language":"en","page":"20220199","source":"DOI.org (Crossref)","title":"Looking back on biodiversity change: lessons for the road ahead","title-short":"Looking back on biodiversity change","volume":"378","author":[{"family":"Dornelas","given":"Maria"},{"family":"Chase","given":"Jonathan M."},{"family":"Gotelli","given":"Nicholas J"},{"family":"Magurran","given":"Anne E"},{"family":"McGill","given":"Brian J"},{"family":"Antão","given":"Laura H."},{"family":"Blowes","given":"Shane A."},{"family":"Daskalova","given":"Gergana N."},{"family":"Leung","given":"Brian"},{"family":"Martins","given":"Inês S."},{"family":"Moyes","given":"Faye"},{"family":"Myers-Smith","given":"Isla H."},{"family":"Thomas","given":"Chris D"},{"family":"Vellend","given":"Mark"}],"issued":{"date-parts":[["2023",7,17]]}}}],"schema":"https://github.com/citation-style-language/schema/raw/master/csl-citation.json"}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13</w:delText>
        </w:r>
        <w:r w:rsidR="0055361D" w:rsidRPr="00CF6956">
          <w:rPr>
            <w:rFonts w:ascii="Times New Roman" w:hAnsi="Times New Roman" w:cs="Times New Roman"/>
          </w:rPr>
          <w:fldChar w:fldCharType="end"/>
        </w:r>
        <w:r w:rsidRPr="00CF6956">
          <w:rPr>
            <w:rFonts w:ascii="Times New Roman" w:hAnsi="Times New Roman" w:cs="Times New Roman"/>
          </w:rPr>
          <w:delText>.</w:delText>
        </w:r>
      </w:del>
    </w:p>
    <w:p w14:paraId="3857C320" w14:textId="07E6C8A7" w:rsidR="000E0CA6" w:rsidRDefault="0063343B" w:rsidP="0063343B">
      <w:pPr>
        <w:pStyle w:val="ListParagraph"/>
        <w:numPr>
          <w:ilvl w:val="0"/>
          <w:numId w:val="1"/>
        </w:numPr>
        <w:rPr>
          <w:ins w:id="63" w:author="Zoe Rand" w:date="2026-08-25T10:53:00Z" w16du:dateUtc="2026-08-25T16:53:00Z"/>
          <w:rFonts w:ascii="Times New Roman" w:hAnsi="Times New Roman" w:cs="Times New Roman"/>
        </w:rPr>
      </w:pPr>
      <w:commentRangeStart w:id="64"/>
      <w:ins w:id="65" w:author="Zoe Rand" w:date="2026-08-25T10:52:00Z" w16du:dateUtc="2026-08-25T16:52:00Z">
        <w:r>
          <w:rPr>
            <w:rFonts w:ascii="Times New Roman" w:hAnsi="Times New Roman" w:cs="Times New Roman"/>
          </w:rPr>
          <w:t>Combining different survey metho</w:t>
        </w:r>
      </w:ins>
      <w:ins w:id="66" w:author="Zoe Rand" w:date="2026-08-25T10:53:00Z" w16du:dateUtc="2026-08-25T16:53:00Z">
        <w:r>
          <w:rPr>
            <w:rFonts w:ascii="Times New Roman" w:hAnsi="Times New Roman" w:cs="Times New Roman"/>
          </w:rPr>
          <w:t>dologies</w:t>
        </w:r>
      </w:ins>
      <w:commentRangeEnd w:id="64"/>
      <w:r w:rsidR="00A73038">
        <w:rPr>
          <w:rStyle w:val="CommentReference"/>
          <w:rFonts w:ascii="Times New Roman" w:hAnsi="Times New Roman" w:cs="Times New Roman"/>
          <w:sz w:val="22"/>
          <w:szCs w:val="22"/>
        </w:rPr>
        <w:commentReference w:id="64"/>
      </w:r>
    </w:p>
    <w:p w14:paraId="4E8CC3ED" w14:textId="5BD31F60" w:rsidR="0063343B" w:rsidRDefault="0063343B" w:rsidP="0063343B">
      <w:pPr>
        <w:pStyle w:val="ListParagraph"/>
        <w:rPr>
          <w:ins w:id="67" w:author="Zoe Rand" w:date="2026-08-25T10:58:00Z" w16du:dateUtc="2026-08-25T16:58:00Z"/>
          <w:rFonts w:ascii="Times New Roman" w:hAnsi="Times New Roman" w:cs="Times New Roman"/>
        </w:rPr>
      </w:pPr>
      <w:ins w:id="68" w:author="Zoe Rand" w:date="2026-08-25T10:57:00Z" w16du:dateUtc="2026-08-25T16:57:00Z">
        <w:r>
          <w:rPr>
            <w:rFonts w:ascii="Times New Roman" w:hAnsi="Times New Roman" w:cs="Times New Roman"/>
          </w:rPr>
          <w:t xml:space="preserve">Many survey methods for assessing animal abundance come with assumptions that may lead to biases in the point estimates. For instance, </w:t>
        </w:r>
      </w:ins>
      <w:ins w:id="69" w:author="Zoe Rand" w:date="2026-08-25T10:53:00Z" w16du:dateUtc="2026-08-25T16:53:00Z">
        <w:r>
          <w:rPr>
            <w:rFonts w:ascii="Times New Roman" w:hAnsi="Times New Roman" w:cs="Times New Roman"/>
          </w:rPr>
          <w:t xml:space="preserve">abundance estimates for cetaceans are </w:t>
        </w:r>
      </w:ins>
      <w:ins w:id="70" w:author="Zoe Rand" w:date="2026-08-25T11:01:00Z" w16du:dateUtc="2026-08-25T17:01:00Z">
        <w:r w:rsidR="00A73038">
          <w:rPr>
            <w:rFonts w:ascii="Times New Roman" w:hAnsi="Times New Roman" w:cs="Times New Roman"/>
          </w:rPr>
          <w:t xml:space="preserve">often </w:t>
        </w:r>
      </w:ins>
      <w:ins w:id="71" w:author="Zoe Rand" w:date="2026-08-25T10:53:00Z" w16du:dateUtc="2026-08-25T16:53:00Z">
        <w:r>
          <w:rPr>
            <w:rFonts w:ascii="Times New Roman" w:hAnsi="Times New Roman" w:cs="Times New Roman"/>
          </w:rPr>
          <w:t xml:space="preserve">negatively biased because they make </w:t>
        </w:r>
      </w:ins>
      <w:ins w:id="72" w:author="Zoe Rand" w:date="2026-08-25T10:54:00Z" w16du:dateUtc="2026-08-25T16:54:00Z">
        <w:r>
          <w:rPr>
            <w:rFonts w:ascii="Times New Roman" w:hAnsi="Times New Roman" w:cs="Times New Roman"/>
          </w:rPr>
          <w:t>simplifying assumptions about animal behavior. For instance, line-transect surveys can produce a negative bias by assuming that the probability of seeing an animal on the trackl</w:t>
        </w:r>
      </w:ins>
      <w:ins w:id="73" w:author="Zoe Rand" w:date="2026-08-25T11:07:00Z" w16du:dateUtc="2026-08-25T17:07:00Z">
        <w:r w:rsidR="00A73038">
          <w:rPr>
            <w:rFonts w:ascii="Times New Roman" w:hAnsi="Times New Roman" w:cs="Times New Roman"/>
          </w:rPr>
          <w:t xml:space="preserve"> </w:t>
        </w:r>
      </w:ins>
      <w:ins w:id="74" w:author="Zoe Rand" w:date="2026-08-25T10:54:00Z" w16du:dateUtc="2026-08-25T16:54:00Z">
        <w:r>
          <w:rPr>
            <w:rFonts w:ascii="Times New Roman" w:hAnsi="Times New Roman" w:cs="Times New Roman"/>
          </w:rPr>
          <w:t>ine is 100%</w:t>
        </w:r>
      </w:ins>
      <w:ins w:id="75" w:author="Zoe Rand" w:date="2026-08-25T10:55:00Z" w16du:dateUtc="2026-08-25T16:55:00Z">
        <w:r>
          <w:rPr>
            <w:rFonts w:ascii="Times New Roman" w:hAnsi="Times New Roman" w:cs="Times New Roman"/>
          </w:rPr>
          <w:t xml:space="preserve"> (g(0) = 1</w:t>
        </w:r>
      </w:ins>
      <w:ins w:id="76" w:author="Zoe Rand" w:date="2026-08-25T11:09:00Z" w16du:dateUtc="2026-08-25T17:09:00Z">
        <w:r w:rsidR="00A1577E">
          <w:rPr>
            <w:rFonts w:ascii="Times New Roman" w:hAnsi="Times New Roman" w:cs="Times New Roman"/>
          </w:rPr>
          <w:t xml:space="preserve">; </w:t>
        </w:r>
        <w:commentRangeStart w:id="77"/>
        <w:r w:rsidR="00A1577E">
          <w:rPr>
            <w:rFonts w:ascii="Times New Roman" w:hAnsi="Times New Roman" w:cs="Times New Roman"/>
          </w:rPr>
          <w:t>Buckland</w:t>
        </w:r>
      </w:ins>
      <w:moveToRangeStart w:id="78" w:author="Zoe Rand" w:date="2026-09-07T23:10:00Z" w:name="move239715017"/>
      <w:moveTo w:id="79" w:author="Zoe Rand" w:date="2026-09-07T23:10:00Z" w16du:dateUtc="2026-09-08T03:10:00Z">
        <w:r w:rsidR="00000000">
          <w:rPr>
            <w:rFonts w:ascii="Times New Roman" w:hAnsi="Times New Roman"/>
            <w:rPrChange w:id="80" w:author="Zoe Rand" w:date="2026-09-07T23:10:00Z" w16du:dateUtc="2026-09-08T03:10:00Z">
              <w:rPr>
                <w:color w:val="000000"/>
              </w:rPr>
            </w:rPrChange>
          </w:rPr>
          <w:t xml:space="preserve"> </w:t>
        </w:r>
        <w:r w:rsidR="00000000">
          <w:rPr>
            <w:rFonts w:ascii="Times New Roman" w:hAnsi="Times New Roman"/>
            <w:i/>
            <w:rPrChange w:id="81" w:author="Zoe Rand" w:date="2026-09-07T23:10:00Z" w16du:dateUtc="2026-09-08T03:10:00Z">
              <w:rPr>
                <w:i/>
                <w:iCs/>
                <w:color w:val="000000"/>
              </w:rPr>
            </w:rPrChange>
          </w:rPr>
          <w:t>et al.</w:t>
        </w:r>
        <w:r w:rsidR="00000000">
          <w:rPr>
            <w:rFonts w:ascii="Times New Roman" w:hAnsi="Times New Roman"/>
            <w:rPrChange w:id="82" w:author="Zoe Rand" w:date="2026-09-07T23:10:00Z" w16du:dateUtc="2026-09-08T03:10:00Z">
              <w:rPr>
                <w:color w:val="000000"/>
              </w:rPr>
            </w:rPrChange>
          </w:rPr>
          <w:t xml:space="preserve"> </w:t>
        </w:r>
      </w:moveTo>
      <w:moveToRangeEnd w:id="78"/>
      <w:ins w:id="83" w:author="Zoe Rand" w:date="2026-08-25T11:09:00Z" w16du:dateUtc="2026-08-25T17:09:00Z">
        <w:r w:rsidR="00A1577E">
          <w:rPr>
            <w:rFonts w:ascii="Times New Roman" w:hAnsi="Times New Roman" w:cs="Times New Roman"/>
          </w:rPr>
          <w:t>2001</w:t>
        </w:r>
      </w:ins>
      <w:commentRangeEnd w:id="77"/>
      <w:r w:rsidR="00A1577E">
        <w:rPr>
          <w:rStyle w:val="CommentReference"/>
          <w:rFonts w:ascii="Times New Roman" w:hAnsi="Times New Roman" w:cs="Times New Roman"/>
          <w:sz w:val="22"/>
          <w:szCs w:val="22"/>
        </w:rPr>
        <w:commentReference w:id="77"/>
      </w:r>
      <w:ins w:id="84" w:author="Zoe Rand" w:date="2026-08-25T11:09:00Z" w16du:dateUtc="2026-08-25T17:09:00Z">
        <w:r w:rsidR="00A1577E">
          <w:rPr>
            <w:rFonts w:ascii="Times New Roman" w:hAnsi="Times New Roman" w:cs="Times New Roman"/>
          </w:rPr>
          <w:t>)</w:t>
        </w:r>
      </w:ins>
      <w:ins w:id="85" w:author="Zoe Rand" w:date="2026-08-25T10:54:00Z" w16du:dateUtc="2026-08-25T16:54:00Z">
        <w:r>
          <w:rPr>
            <w:rFonts w:ascii="Times New Roman" w:hAnsi="Times New Roman" w:cs="Times New Roman"/>
          </w:rPr>
          <w:t>, which even for large animals with highly visible blows is likely an overestimate</w:t>
        </w:r>
      </w:ins>
      <w:ins w:id="86" w:author="Zoe Rand" w:date="2026-08-25T10:55:00Z" w16du:dateUtc="2026-08-25T16:55:00Z">
        <w:r>
          <w:rPr>
            <w:rFonts w:ascii="Times New Roman" w:hAnsi="Times New Roman" w:cs="Times New Roman"/>
          </w:rPr>
          <w:t xml:space="preserve"> because cetaceans exist in a 3-D environment and could be below the surface. </w:t>
        </w:r>
      </w:ins>
      <w:ins w:id="87" w:author="Zoe Rand" w:date="2026-08-25T11:02:00Z" w16du:dateUtc="2026-08-25T17:02:00Z">
        <w:r w:rsidR="00A73038">
          <w:rPr>
            <w:rFonts w:ascii="Times New Roman" w:hAnsi="Times New Roman" w:cs="Times New Roman"/>
          </w:rPr>
          <w:t>In addition</w:t>
        </w:r>
      </w:ins>
      <w:ins w:id="88" w:author="Zoe Rand" w:date="2026-08-25T10:55:00Z" w16du:dateUtc="2026-08-25T16:55:00Z">
        <w:r>
          <w:rPr>
            <w:rFonts w:ascii="Times New Roman" w:hAnsi="Times New Roman" w:cs="Times New Roman"/>
          </w:rPr>
          <w:t>, mark-recapture estimates</w:t>
        </w:r>
      </w:ins>
      <w:ins w:id="89" w:author="Zoe Rand" w:date="2026-08-25T10:56:00Z" w16du:dateUtc="2026-08-25T16:56:00Z">
        <w:r>
          <w:rPr>
            <w:rFonts w:ascii="Times New Roman" w:hAnsi="Times New Roman" w:cs="Times New Roman"/>
          </w:rPr>
          <w:t xml:space="preserve"> often assume that all individuals</w:t>
        </w:r>
      </w:ins>
      <w:ins w:id="90" w:author="Zoe Rand" w:date="2026-08-25T11:02:00Z" w16du:dateUtc="2026-08-25T17:02:00Z">
        <w:r w:rsidR="00A73038">
          <w:rPr>
            <w:rFonts w:ascii="Times New Roman" w:hAnsi="Times New Roman" w:cs="Times New Roman"/>
          </w:rPr>
          <w:t xml:space="preserve"> in the study </w:t>
        </w:r>
      </w:ins>
      <w:ins w:id="91" w:author="Zoe Rand" w:date="2026-08-25T11:10:00Z" w16du:dateUtc="2026-08-25T17:10:00Z">
        <w:r w:rsidR="00A1577E">
          <w:rPr>
            <w:rFonts w:ascii="Times New Roman" w:hAnsi="Times New Roman" w:cs="Times New Roman"/>
          </w:rPr>
          <w:t>area are</w:t>
        </w:r>
      </w:ins>
      <w:ins w:id="92" w:author="Zoe Rand" w:date="2026-08-25T10:56:00Z" w16du:dateUtc="2026-08-25T16:56:00Z">
        <w:r>
          <w:rPr>
            <w:rFonts w:ascii="Times New Roman" w:hAnsi="Times New Roman" w:cs="Times New Roman"/>
          </w:rPr>
          <w:t xml:space="preserve"> </w:t>
        </w:r>
      </w:ins>
      <w:ins w:id="93" w:author="Zoe Rand" w:date="2026-08-25T11:02:00Z" w16du:dateUtc="2026-08-25T17:02:00Z">
        <w:r w:rsidR="00A73038">
          <w:rPr>
            <w:rFonts w:ascii="Times New Roman" w:hAnsi="Times New Roman" w:cs="Times New Roman"/>
          </w:rPr>
          <w:t xml:space="preserve">equally </w:t>
        </w:r>
      </w:ins>
      <w:ins w:id="94" w:author="Zoe Rand" w:date="2026-08-25T10:56:00Z" w16du:dateUtc="2026-08-25T16:56:00Z">
        <w:r>
          <w:rPr>
            <w:rFonts w:ascii="Times New Roman" w:hAnsi="Times New Roman" w:cs="Times New Roman"/>
          </w:rPr>
          <w:t>available to be captured, however, especially when survey areas do not cover the entire range of the population, this can lead to negative biases when there are some animals that are more resident to the study area than others</w:t>
        </w:r>
      </w:ins>
      <w:ins w:id="95" w:author="Zoe Rand" w:date="2026-08-25T11:13:00Z" w16du:dateUtc="2026-08-25T17:13:00Z">
        <w:r w:rsidR="00A1577E">
          <w:rPr>
            <w:rFonts w:ascii="Times New Roman" w:hAnsi="Times New Roman" w:cs="Times New Roman"/>
          </w:rPr>
          <w:t xml:space="preserve"> </w:t>
        </w:r>
        <w:commentRangeStart w:id="96"/>
        <w:r w:rsidR="00A1577E">
          <w:rPr>
            <w:rFonts w:ascii="Times New Roman" w:hAnsi="Times New Roman" w:cs="Times New Roman"/>
          </w:rPr>
          <w:t>(Pollock 2000)</w:t>
        </w:r>
      </w:ins>
      <w:ins w:id="97" w:author="Zoe Rand" w:date="2026-08-25T10:56:00Z" w16du:dateUtc="2026-08-25T16:56:00Z">
        <w:r>
          <w:rPr>
            <w:rFonts w:ascii="Times New Roman" w:hAnsi="Times New Roman" w:cs="Times New Roman"/>
          </w:rPr>
          <w:t xml:space="preserve">. </w:t>
        </w:r>
      </w:ins>
      <w:commentRangeEnd w:id="96"/>
      <w:r w:rsidR="00A1577E">
        <w:rPr>
          <w:rStyle w:val="CommentReference"/>
          <w:rFonts w:ascii="Times New Roman" w:hAnsi="Times New Roman" w:cs="Times New Roman"/>
          <w:sz w:val="22"/>
          <w:szCs w:val="22"/>
        </w:rPr>
        <w:commentReference w:id="96"/>
      </w:r>
      <w:ins w:id="98" w:author="Zoe Rand" w:date="2026-08-25T11:14:00Z" w16du:dateUtc="2026-08-25T17:14:00Z">
        <w:r w:rsidR="00A1577E">
          <w:rPr>
            <w:rFonts w:ascii="Times New Roman" w:hAnsi="Times New Roman" w:cs="Times New Roman"/>
          </w:rPr>
          <w:t>This can be a problem for wide-ranging cetaceans when study areas can be much smaller than the full</w:t>
        </w:r>
      </w:ins>
      <w:ins w:id="99" w:author="Zoe Rand" w:date="2026-08-25T11:15:00Z" w16du:dateUtc="2026-08-25T17:15:00Z">
        <w:r w:rsidR="00A1577E">
          <w:rPr>
            <w:rFonts w:ascii="Times New Roman" w:hAnsi="Times New Roman" w:cs="Times New Roman"/>
          </w:rPr>
          <w:t xml:space="preserve"> range of the species (e.g., </w:t>
        </w:r>
        <w:commentRangeStart w:id="100"/>
        <w:r w:rsidR="00A1577E">
          <w:rPr>
            <w:rFonts w:ascii="Times New Roman" w:hAnsi="Times New Roman" w:cs="Times New Roman"/>
          </w:rPr>
          <w:t>Olson et al 2025).</w:t>
        </w:r>
      </w:ins>
      <w:commentRangeEnd w:id="100"/>
      <w:r w:rsidR="00A1577E">
        <w:rPr>
          <w:rStyle w:val="CommentReference"/>
          <w:rFonts w:ascii="Times New Roman" w:hAnsi="Times New Roman" w:cs="Times New Roman"/>
          <w:sz w:val="22"/>
          <w:szCs w:val="22"/>
        </w:rPr>
        <w:commentReference w:id="100"/>
      </w:r>
      <w:ins w:id="101" w:author="Zoe Rand" w:date="2026-08-25T10:57:00Z" w16du:dateUtc="2026-08-25T16:57:00Z">
        <w:r>
          <w:rPr>
            <w:rFonts w:ascii="Times New Roman" w:hAnsi="Times New Roman" w:cs="Times New Roman"/>
          </w:rPr>
          <w:t>However, the extent of these negative biases are difficult to quantify</w:t>
        </w:r>
        <w:r w:rsidR="00A73038">
          <w:rPr>
            <w:rFonts w:ascii="Times New Roman" w:hAnsi="Times New Roman" w:cs="Times New Roman"/>
          </w:rPr>
          <w:t>. By combining estimates across survey methodolog</w:t>
        </w:r>
      </w:ins>
      <w:ins w:id="102" w:author="Zoe Rand" w:date="2026-08-25T10:58:00Z" w16du:dateUtc="2026-08-25T16:58:00Z">
        <w:r w:rsidR="00A73038">
          <w:rPr>
            <w:rFonts w:ascii="Times New Roman" w:hAnsi="Times New Roman" w:cs="Times New Roman"/>
          </w:rPr>
          <w:t>ies these biases may lead to the detection of trends where there are none. For instance, if line transect surveys are used in early years, and then mark recapture estimates are used</w:t>
        </w:r>
      </w:ins>
      <w:ins w:id="103" w:author="Zoe Rand" w:date="2026-08-25T11:16:00Z" w16du:dateUtc="2026-08-25T17:16:00Z">
        <w:r w:rsidR="00A1577E">
          <w:rPr>
            <w:rFonts w:ascii="Times New Roman" w:hAnsi="Times New Roman" w:cs="Times New Roman"/>
          </w:rPr>
          <w:t xml:space="preserve"> in later years</w:t>
        </w:r>
      </w:ins>
      <w:ins w:id="104" w:author="Zoe Rand" w:date="2026-08-25T10:59:00Z" w16du:dateUtc="2026-08-25T16:59:00Z">
        <w:r w:rsidR="00A73038">
          <w:rPr>
            <w:rFonts w:ascii="Times New Roman" w:hAnsi="Times New Roman" w:cs="Times New Roman"/>
          </w:rPr>
          <w:t xml:space="preserve"> and the mark recapture </w:t>
        </w:r>
      </w:ins>
      <w:ins w:id="105" w:author="Zoe Rand" w:date="2026-08-25T11:02:00Z" w16du:dateUtc="2026-08-25T17:02:00Z">
        <w:r w:rsidR="00A73038">
          <w:rPr>
            <w:rFonts w:ascii="Times New Roman" w:hAnsi="Times New Roman" w:cs="Times New Roman"/>
          </w:rPr>
          <w:t>estimates</w:t>
        </w:r>
      </w:ins>
      <w:ins w:id="106" w:author="Zoe Rand" w:date="2026-08-25T10:59:00Z" w16du:dateUtc="2026-08-25T16:59:00Z">
        <w:r w:rsidR="00A73038">
          <w:rPr>
            <w:rFonts w:ascii="Times New Roman" w:hAnsi="Times New Roman" w:cs="Times New Roman"/>
          </w:rPr>
          <w:t xml:space="preserve"> are more negatively biased than the line-transect surveys, this could lead to the detection of a negative trend</w:t>
        </w:r>
      </w:ins>
      <w:ins w:id="107" w:author="Zoe Rand" w:date="2026-08-25T11:16:00Z" w16du:dateUtc="2026-08-25T17:16:00Z">
        <w:r w:rsidR="00A1577E">
          <w:rPr>
            <w:rFonts w:ascii="Times New Roman" w:hAnsi="Times New Roman" w:cs="Times New Roman"/>
          </w:rPr>
          <w:t xml:space="preserve"> even if the population itself had remained stable</w:t>
        </w:r>
      </w:ins>
      <w:ins w:id="108" w:author="Zoe Rand" w:date="2026-08-25T10:59:00Z" w16du:dateUtc="2026-08-25T16:59:00Z">
        <w:r w:rsidR="00A73038">
          <w:rPr>
            <w:rFonts w:ascii="Times New Roman" w:hAnsi="Times New Roman" w:cs="Times New Roman"/>
          </w:rPr>
          <w:t xml:space="preserve">. Some of this was accounted for in the model by allowing for differences in observation error between </w:t>
        </w:r>
      </w:ins>
      <w:ins w:id="109" w:author="Zoe Rand" w:date="2026-08-25T11:01:00Z" w16du:dateUtc="2026-08-25T17:01:00Z">
        <w:r w:rsidR="00A73038">
          <w:rPr>
            <w:rFonts w:ascii="Times New Roman" w:hAnsi="Times New Roman" w:cs="Times New Roman"/>
          </w:rPr>
          <w:t xml:space="preserve">time series, but this would not fully account for potentially biased point estimates. </w:t>
        </w:r>
      </w:ins>
      <w:ins w:id="110" w:author="Zoe Rand" w:date="2026-08-25T11:04:00Z" w16du:dateUtc="2026-08-25T17:04:00Z">
        <w:r w:rsidR="00A73038">
          <w:rPr>
            <w:rFonts w:ascii="Times New Roman" w:hAnsi="Times New Roman" w:cs="Times New Roman"/>
          </w:rPr>
          <w:t xml:space="preserve">Since there are many survey methodologies within a single taxonomic group in our study, these effects are likely to be minimal, but </w:t>
        </w:r>
        <w:commentRangeStart w:id="111"/>
        <w:r w:rsidR="00A73038">
          <w:rPr>
            <w:rFonts w:ascii="Times New Roman" w:hAnsi="Times New Roman" w:cs="Times New Roman"/>
          </w:rPr>
          <w:t xml:space="preserve">they </w:t>
        </w:r>
      </w:ins>
      <w:ins w:id="112" w:author="Zoe Rand" w:date="2026-08-25T11:17:00Z" w16du:dateUtc="2026-08-25T17:17:00Z">
        <w:r w:rsidR="00A1577E">
          <w:rPr>
            <w:rFonts w:ascii="Times New Roman" w:hAnsi="Times New Roman" w:cs="Times New Roman"/>
          </w:rPr>
          <w:t>would likely</w:t>
        </w:r>
      </w:ins>
      <w:ins w:id="113" w:author="Zoe Rand" w:date="2026-08-25T11:04:00Z" w16du:dateUtc="2026-08-25T17:04:00Z">
        <w:r w:rsidR="00A73038">
          <w:rPr>
            <w:rFonts w:ascii="Times New Roman" w:hAnsi="Times New Roman" w:cs="Times New Roman"/>
          </w:rPr>
          <w:t xml:space="preserve"> result in a</w:t>
        </w:r>
      </w:ins>
      <w:ins w:id="114" w:author="Zoe Rand" w:date="2026-08-25T11:17:00Z" w16du:dateUtc="2026-08-25T17:17:00Z">
        <w:r w:rsidR="00A1577E">
          <w:rPr>
            <w:rFonts w:ascii="Times New Roman" w:hAnsi="Times New Roman" w:cs="Times New Roman"/>
          </w:rPr>
          <w:t xml:space="preserve">n </w:t>
        </w:r>
      </w:ins>
      <w:ins w:id="115" w:author="Zoe Rand" w:date="2026-08-25T11:05:00Z" w16du:dateUtc="2026-08-25T17:05:00Z">
        <w:r w:rsidR="00A73038">
          <w:rPr>
            <w:rFonts w:ascii="Times New Roman" w:hAnsi="Times New Roman" w:cs="Times New Roman"/>
          </w:rPr>
          <w:t xml:space="preserve">underestimation of uncertainty in our model results. </w:t>
        </w:r>
      </w:ins>
      <w:commentRangeEnd w:id="111"/>
      <w:r w:rsidR="00A1577E">
        <w:rPr>
          <w:rStyle w:val="CommentReference"/>
          <w:rFonts w:ascii="Times New Roman" w:hAnsi="Times New Roman" w:cs="Times New Roman"/>
          <w:sz w:val="22"/>
          <w:szCs w:val="22"/>
        </w:rPr>
        <w:commentReference w:id="111"/>
      </w:r>
    </w:p>
    <w:p w14:paraId="3C07A549" w14:textId="77777777" w:rsidR="00A73038" w:rsidRPr="000E0CA6" w:rsidRDefault="00A73038">
      <w:pPr>
        <w:pStyle w:val="ListParagraph"/>
        <w:rPr>
          <w:ins w:id="116" w:author="Zoe Rand" w:date="2026-09-07T23:10:00Z" w16du:dateUtc="2026-09-08T03:10:00Z"/>
          <w:rFonts w:ascii="Times New Roman" w:hAnsi="Times New Roman" w:cs="Times New Roman"/>
          <w:rPrChange w:id="117" w:author="Zoe Rand" w:date="2026-08-25T10:45:00Z" w16du:dateUtc="2026-08-25T16:45:00Z">
            <w:rPr>
              <w:ins w:id="118" w:author="Zoe Rand" w:date="2026-09-07T23:10:00Z" w16du:dateUtc="2026-09-08T03:10:00Z"/>
            </w:rPr>
          </w:rPrChange>
        </w:rPr>
        <w:pPrChange w:id="119" w:author="Zoe Rand" w:date="2026-08-25T10:53:00Z" w16du:dateUtc="2026-08-25T16:53:00Z">
          <w:pPr>
            <w:ind w:firstLine="720"/>
          </w:pPr>
        </w:pPrChange>
      </w:pPr>
    </w:p>
    <w:p w14:paraId="708A6D5B" w14:textId="77777777" w:rsidR="005A6D18" w:rsidRPr="00CF6956" w:rsidRDefault="005A6D18">
      <w:pPr>
        <w:rPr>
          <w:rFonts w:ascii="Times New Roman" w:hAnsi="Times New Roman" w:cs="Times New Roman"/>
        </w:rPr>
      </w:pPr>
    </w:p>
    <w:p w14:paraId="09922496" w14:textId="77777777" w:rsidR="005A6D18" w:rsidRPr="00CF6956" w:rsidRDefault="00000000">
      <w:pPr>
        <w:rPr>
          <w:rFonts w:ascii="Times New Roman" w:hAnsi="Times New Roman" w:cs="Times New Roman"/>
          <w:i/>
          <w:iCs/>
        </w:rPr>
      </w:pPr>
      <w:r w:rsidRPr="00CF6956">
        <w:rPr>
          <w:rFonts w:ascii="Times New Roman" w:hAnsi="Times New Roman" w:cs="Times New Roman"/>
          <w:i/>
          <w:iCs/>
        </w:rPr>
        <w:t>Threats</w:t>
      </w:r>
    </w:p>
    <w:p w14:paraId="469250F4" w14:textId="77777777" w:rsidR="005A6D18" w:rsidRPr="00CF6956" w:rsidRDefault="00000000">
      <w:pPr>
        <w:ind w:firstLine="720"/>
        <w:rPr>
          <w:rFonts w:ascii="Times New Roman" w:hAnsi="Times New Roman" w:cs="Times New Roman"/>
          <w:i/>
          <w:iCs/>
        </w:rPr>
      </w:pPr>
      <w:commentRangeStart w:id="120"/>
      <w:r w:rsidRPr="00CF6956">
        <w:rPr>
          <w:rFonts w:ascii="Times New Roman" w:hAnsi="Times New Roman" w:cs="Times New Roman"/>
          <w:i/>
          <w:iCs/>
        </w:rPr>
        <w:t>Habitat loss</w:t>
      </w:r>
      <w:commentRangeEnd w:id="120"/>
      <w:r w:rsidR="002A7036" w:rsidRPr="00CF6956">
        <w:rPr>
          <w:rStyle w:val="CommentReference"/>
          <w:rFonts w:ascii="Times New Roman" w:hAnsi="Times New Roman" w:cs="Times New Roman"/>
          <w:i/>
          <w:iCs/>
          <w:sz w:val="22"/>
          <w:szCs w:val="22"/>
        </w:rPr>
        <w:commentReference w:id="120"/>
      </w:r>
    </w:p>
    <w:p w14:paraId="00000009" w14:textId="77777777" w:rsidR="00F57F1F" w:rsidRDefault="00000000">
      <w:pPr>
        <w:ind w:firstLine="720"/>
        <w:rPr>
          <w:ins w:id="121" w:author="Monica Thom" w:date="2026-09-07T23:09:00Z" w16du:dateUtc="2026-09-08T03:09:00Z"/>
          <w:rFonts w:ascii="Times New Roman" w:eastAsia="Times New Roman" w:hAnsi="Times New Roman" w:cs="Times New Roman"/>
        </w:rPr>
      </w:pPr>
      <w:ins w:id="122" w:author="Monica Thom" w:date="2026-09-07T23:09:00Z" w16du:dateUtc="2026-09-08T03:09:00Z">
        <w:r>
          <w:rPr>
            <w:rFonts w:ascii="Times New Roman" w:eastAsia="Times New Roman" w:hAnsi="Times New Roman" w:cs="Times New Roman"/>
          </w:rPr>
          <w:t xml:space="preserve">The loss of foundation species (e.g., mangroves, corals, kelp, etc.,) that contribute to the structure of an ecosystem may be particularly detrimental, since it may </w:t>
        </w:r>
        <w:del w:id="123" w:author="Kristina Randrup" w:date="2026-08-21T20:27:00Z" w16du:dateUtc="2026-08-22T03:27:00Z">
          <w:r>
            <w:rPr>
              <w:rFonts w:ascii="Times New Roman" w:eastAsia="Times New Roman" w:hAnsi="Times New Roman" w:cs="Times New Roman"/>
            </w:rPr>
            <w:delText xml:space="preserve">entail </w:delText>
          </w:r>
        </w:del>
      </w:ins>
      <w:ins w:id="124" w:author="Kristina Randrup" w:date="2026-08-21T20:27:00Z" w16du:dateUtc="2026-08-22T03:27:00Z">
        <w:r w:rsidR="0006039C">
          <w:rPr>
            <w:rFonts w:ascii="Times New Roman" w:hAnsi="Times New Roman" w:cs="Times New Roman"/>
          </w:rPr>
          <w:t>also mean</w:t>
        </w:r>
      </w:ins>
      <w:ins w:id="125" w:author="Monica Thom" w:date="2026-09-07T23:09:00Z" w16du:dateUtc="2026-09-08T03:09:00Z">
        <w:r>
          <w:rPr>
            <w:rFonts w:ascii="Times New Roman" w:eastAsia="Times New Roman" w:hAnsi="Times New Roman" w:cs="Times New Roman"/>
          </w:rPr>
          <w:t>habitat loss for other species in that community</w:t>
        </w:r>
        <w:r>
          <w:rPr>
            <w:rFonts w:ascii="Times New Roman" w:eastAsia="Times New Roman" w:hAnsi="Times New Roman" w:cs="Times New Roman"/>
            <w:vertAlign w:val="superscript"/>
          </w:rPr>
          <w:t>14,15</w:t>
        </w:r>
        <w:r>
          <w:rPr>
            <w:rFonts w:ascii="Times New Roman" w:eastAsia="Times New Roman" w:hAnsi="Times New Roman" w:cs="Times New Roman"/>
          </w:rPr>
          <w:t>. Foundation species can serve as refuge from predators</w:t>
        </w:r>
        <w:r>
          <w:rPr>
            <w:rFonts w:ascii="Times New Roman" w:eastAsia="Times New Roman" w:hAnsi="Times New Roman" w:cs="Times New Roman"/>
            <w:vertAlign w:val="superscript"/>
          </w:rPr>
          <w:t>16,17</w:t>
        </w:r>
        <w:r>
          <w:rPr>
            <w:rFonts w:ascii="Times New Roman" w:eastAsia="Times New Roman" w:hAnsi="Times New Roman" w:cs="Times New Roman"/>
          </w:rPr>
          <w:t xml:space="preserve"> and rough conditions</w:t>
        </w:r>
        <w:r>
          <w:rPr>
            <w:rFonts w:ascii="Times New Roman" w:eastAsia="Times New Roman" w:hAnsi="Times New Roman" w:cs="Times New Roman"/>
            <w:vertAlign w:val="superscript"/>
          </w:rPr>
          <w:t>16</w:t>
        </w:r>
        <w:r>
          <w:rPr>
            <w:rFonts w:ascii="Times New Roman" w:eastAsia="Times New Roman" w:hAnsi="Times New Roman" w:cs="Times New Roman"/>
          </w:rPr>
          <w:t>, nurseries for juvenile fish</w:t>
        </w:r>
        <w:r>
          <w:rPr>
            <w:rFonts w:ascii="Times New Roman" w:eastAsia="Times New Roman" w:hAnsi="Times New Roman" w:cs="Times New Roman"/>
            <w:vertAlign w:val="superscript"/>
          </w:rPr>
          <w:t>16,17</w:t>
        </w:r>
        <w:r>
          <w:rPr>
            <w:rFonts w:ascii="Times New Roman" w:eastAsia="Times New Roman" w:hAnsi="Times New Roman" w:cs="Times New Roman"/>
          </w:rPr>
          <w:t>, substrate for settlement</w:t>
        </w:r>
        <w:r>
          <w:rPr>
            <w:rFonts w:ascii="Times New Roman" w:eastAsia="Times New Roman" w:hAnsi="Times New Roman" w:cs="Times New Roman"/>
            <w:vertAlign w:val="superscript"/>
          </w:rPr>
          <w:t>17</w:t>
        </w:r>
        <w:r>
          <w:rPr>
            <w:rFonts w:ascii="Times New Roman" w:eastAsia="Times New Roman" w:hAnsi="Times New Roman" w:cs="Times New Roman"/>
          </w:rPr>
          <w:t>, and prey or hunting opportunities</w:t>
        </w:r>
        <w:r>
          <w:rPr>
            <w:rFonts w:ascii="Times New Roman" w:eastAsia="Times New Roman" w:hAnsi="Times New Roman" w:cs="Times New Roman"/>
            <w:vertAlign w:val="superscript"/>
          </w:rPr>
          <w:t>16,17</w:t>
        </w:r>
        <w:r>
          <w:rPr>
            <w:rFonts w:ascii="Times New Roman" w:eastAsia="Times New Roman" w:hAnsi="Times New Roman" w:cs="Times New Roman"/>
          </w:rPr>
          <w:t xml:space="preserve">.  </w:t>
        </w:r>
      </w:ins>
    </w:p>
    <w:p w14:paraId="0000000A" w14:textId="77777777" w:rsidR="00F57F1F" w:rsidRDefault="00F57F1F">
      <w:pPr>
        <w:ind w:firstLine="720"/>
        <w:rPr>
          <w:ins w:id="126" w:author="Monica Thom" w:date="2026-09-07T23:09:00Z" w16du:dateUtc="2026-09-08T03:09:00Z"/>
          <w:rFonts w:ascii="Times New Roman" w:eastAsia="Times New Roman" w:hAnsi="Times New Roman" w:cs="Times New Roman"/>
          <w:i/>
          <w:iCs/>
        </w:rPr>
      </w:pPr>
    </w:p>
    <w:p w14:paraId="0000000B" w14:textId="77777777" w:rsidR="00F57F1F" w:rsidRDefault="00000000">
      <w:pPr>
        <w:ind w:firstLine="720"/>
        <w:rPr>
          <w:ins w:id="127" w:author="Monica Thom" w:date="2026-09-07T23:09:00Z" w16du:dateUtc="2026-09-08T03:09:00Z"/>
          <w:rFonts w:ascii="Times New Roman" w:eastAsia="Times New Roman" w:hAnsi="Times New Roman" w:cs="Times New Roman"/>
          <w:i/>
          <w:iCs/>
        </w:rPr>
      </w:pPr>
      <w:ins w:id="128" w:author="Monica Thom" w:date="2026-09-07T23:09:00Z" w16du:dateUtc="2026-09-08T03:09:00Z">
        <w:r>
          <w:rPr>
            <w:rFonts w:ascii="Times New Roman" w:eastAsia="Times New Roman" w:hAnsi="Times New Roman" w:cs="Times New Roman"/>
            <w:i/>
            <w:iCs/>
          </w:rPr>
          <w:t>Introduction of Invasive Species</w:t>
        </w:r>
      </w:ins>
    </w:p>
    <w:p w14:paraId="76387EE6" w14:textId="4865EB8E" w:rsidR="005A6D18" w:rsidRPr="00CF6956" w:rsidRDefault="00000000">
      <w:pPr>
        <w:ind w:firstLine="720"/>
        <w:rPr>
          <w:del w:id="129" w:author="Monica Thom" w:date="2026-09-07T23:09:00Z" w16du:dateUtc="2026-09-08T03:09:00Z"/>
          <w:rFonts w:ascii="Times New Roman" w:hAnsi="Times New Roman" w:cs="Times New Roman"/>
        </w:rPr>
      </w:pPr>
      <w:ins w:id="130" w:author="Monica Thom" w:date="2026-09-07T23:09:00Z" w16du:dateUtc="2026-09-08T03:09:00Z">
        <w:r>
          <w:rPr>
            <w:rFonts w:ascii="Times New Roman" w:eastAsia="Times New Roman" w:hAnsi="Times New Roman" w:cs="Times New Roman"/>
          </w:rPr>
          <w:t>Although the direct impact of invasive species on many taxa is not recorded directly in the literature, there are multiple examples of the negative impacts of invasive species on marine ecosystems. Two species of invasive algae (</w:t>
        </w:r>
        <w:r>
          <w:rPr>
            <w:rFonts w:ascii="Times New Roman" w:eastAsia="Times New Roman" w:hAnsi="Times New Roman" w:cs="Times New Roman"/>
            <w:i/>
            <w:iCs/>
          </w:rPr>
          <w:t>Caulerpa taxifola</w:t>
        </w:r>
        <w:r>
          <w:rPr>
            <w:rFonts w:ascii="Times New Roman" w:eastAsia="Times New Roman" w:hAnsi="Times New Roman" w:cs="Times New Roman"/>
          </w:rPr>
          <w:t xml:space="preserve"> and </w:t>
        </w:r>
        <w:r>
          <w:rPr>
            <w:rFonts w:ascii="Times New Roman" w:eastAsia="Times New Roman" w:hAnsi="Times New Roman" w:cs="Times New Roman"/>
            <w:i/>
            <w:iCs/>
          </w:rPr>
          <w:t xml:space="preserve">C. </w:t>
        </w:r>
      </w:ins>
      <w:del w:id="131" w:author="Monica Thom" w:date="2026-09-07T23:09:00Z" w16du:dateUtc="2026-09-08T03:09:00Z">
        <w:r w:rsidRPr="00CF6956">
          <w:rPr>
            <w:rFonts w:ascii="Times New Roman" w:hAnsi="Times New Roman" w:cs="Times New Roman"/>
          </w:rPr>
          <w:delText>The loss of foundation species (e.g., mangroves, corals, kelp, etc</w:delText>
        </w:r>
        <w:commentRangeStart w:id="132"/>
        <w:r w:rsidRPr="00CF6956">
          <w:rPr>
            <w:rFonts w:ascii="Times New Roman" w:hAnsi="Times New Roman" w:cs="Times New Roman"/>
          </w:rPr>
          <w:delText>.,</w:delText>
        </w:r>
        <w:commentRangeEnd w:id="132"/>
        <w:r w:rsidR="00A66A8B" w:rsidRPr="00CF6956">
          <w:rPr>
            <w:rStyle w:val="CommentReference"/>
            <w:rFonts w:ascii="Times New Roman" w:hAnsi="Times New Roman" w:cs="Times New Roman"/>
            <w:sz w:val="22"/>
            <w:szCs w:val="22"/>
          </w:rPr>
          <w:commentReference w:id="132"/>
        </w:r>
        <w:r w:rsidRPr="00CF6956">
          <w:rPr>
            <w:rFonts w:ascii="Times New Roman" w:hAnsi="Times New Roman" w:cs="Times New Roman"/>
          </w:rPr>
          <w:delText>) that contribute to the structure of an ecosystem may be particularly detrimental, since it may entail</w:delText>
        </w:r>
      </w:del>
      <w:ins w:id="133" w:author="Kristina Randrup" w:date="2026-08-21T20:27:00Z" w16du:dateUtc="2026-08-22T03:27:00Z">
        <w:del w:id="134" w:author="Monica Thom" w:date="2026-09-07T23:09:00Z" w16du:dateUtc="2026-09-08T03:09:00Z">
          <w:r w:rsidRPr="00CF6956">
            <w:rPr>
              <w:rFonts w:ascii="Times New Roman" w:hAnsi="Times New Roman" w:cs="Times New Roman"/>
            </w:rPr>
            <w:delText xml:space="preserve"> </w:delText>
          </w:r>
        </w:del>
      </w:ins>
      <w:del w:id="135" w:author="Monica Thom" w:date="2026-09-07T23:09:00Z" w16du:dateUtc="2026-09-08T03:09:00Z">
        <w:r w:rsidRPr="00CF6956">
          <w:rPr>
            <w:rFonts w:ascii="Times New Roman" w:hAnsi="Times New Roman" w:cs="Times New Roman"/>
          </w:rPr>
          <w:delText>habitat loss for other species in that community</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{"citationID":"CbosXqla","properties":{"unsorted":false,"formattedCitation":"\\super 14,15\\nosupersub{}","plainCitation":"14,15","noteIndex":0},"citationItems":[{"id":1715,"uris":["http://zotero.org/groups/6001417/items/UWXQKXMK"],"itemData":{"id":1715,"type":"article-journal","title":"Toward an understanding of community resilience and the potential effects of enrichments to the benthos at McMurdo Sound, Antarctica","author":[{"family":"Dayton","given":"Paul K"}],"issued":{"date-parts":[["1972"]]}}},{"id":1714,"uris":["http://zotero.org/groups/6001417/items/D6VSGXTC"],"itemData":{"id":1714,"type":"article-journal","container-title":"Annual review of marine science","ISSN":"1941-1405","issue":"1","journalAbbreviation":"Annual review of marine science","page":"247-282","publisher":"Annual Reviews","title":"Impacts of climate change on marine foundation species","volume":"16","author":[{"family":"Wernberg","given":"Thomas"},{"family":"Thomsen","given":"Mads S"},{"family":"Baum","given":"Julia K"},{"family":"Bishop","given":"Melanie J"},{"family":"Bruno","given":"John F"},{"family":"Coleman","given":"Melinda A"},{"family":"Filbee-Dexter","given":"Karen"},{"family":"Gagnon","given":"Karine"},{"family":"He","given":"Qiang"},{"family":"Murdiyarso","given":"Daniel"}],"issued":{"date-parts":[["2024"]]}}}],"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14,15</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Foundation species can serve as </w:delText>
        </w:r>
      </w:del>
      <w:ins w:id="136" w:author="Kristina Randrup" w:date="2026-09-07T23:10:00Z" w16du:dateUtc="2026-09-08T03:10:00Z">
        <w:r w:rsidRPr="00CF6956">
          <w:rPr>
            <w:rFonts w:ascii="Times New Roman" w:hAnsi="Times New Roman" w:cs="Times New Roman"/>
          </w:rPr>
          <w:t>refuge</w:t>
        </w:r>
      </w:ins>
      <w:ins w:id="137" w:author="Kristina Randrup" w:date="2026-08-21T20:28:00Z" w16du:dateUtc="2026-08-22T03:28:00Z">
        <w:r w:rsidR="0006039C">
          <w:rPr>
            <w:rFonts w:ascii="Times New Roman" w:hAnsi="Times New Roman" w:cs="Times New Roman"/>
          </w:rPr>
          <w:t>s</w:t>
        </w:r>
      </w:ins>
      <w:ins w:id="138" w:author="Kristina Randrup" w:date="2026-09-07T23:10:00Z" w16du:dateUtc="2026-09-08T03:10:00Z">
        <w:r w:rsidRPr="00CF6956">
          <w:rPr>
            <w:rFonts w:ascii="Times New Roman" w:hAnsi="Times New Roman" w:cs="Times New Roman"/>
          </w:rPr>
          <w:t xml:space="preserve"> </w:t>
        </w:r>
      </w:ins>
      <w:ins w:id="139" w:author="Kristina Randrup" w:date="2026-08-21T20:28:00Z" w16du:dateUtc="2026-08-22T03:28:00Z">
        <w:r w:rsidR="0006039C">
          <w:rPr>
            <w:rFonts w:ascii="Times New Roman" w:hAnsi="Times New Roman" w:cs="Times New Roman"/>
          </w:rPr>
          <w:t>away</w:t>
        </w:r>
      </w:ins>
      <w:del w:id="140" w:author="Monica Thom" w:date="2026-09-07T23:09:00Z" w16du:dateUtc="2026-09-08T03:09:00Z">
        <w:r w:rsidRPr="00CF6956">
          <w:rPr>
            <w:rFonts w:ascii="Times New Roman" w:hAnsi="Times New Roman" w:cs="Times New Roman"/>
          </w:rPr>
          <w:delText>refuge</w:delText>
        </w:r>
      </w:del>
      <w:ins w:id="141" w:author="Kristina Randrup" w:date="2026-08-21T20:28:00Z" w16du:dateUtc="2026-08-22T03:28:00Z">
        <w:del w:id="142" w:author="Monica Thom" w:date="2026-09-07T23:09:00Z" w16du:dateUtc="2026-09-08T03:09:00Z">
          <w:r w:rsidRPr="00CF6956">
            <w:rPr>
              <w:rFonts w:ascii="Times New Roman" w:hAnsi="Times New Roman" w:cs="Times New Roman"/>
            </w:rPr>
            <w:delText xml:space="preserve"> </w:delText>
          </w:r>
        </w:del>
      </w:ins>
      <w:del w:id="143" w:author="Monica Thom" w:date="2026-09-07T23:09:00Z" w16du:dateUtc="2026-09-08T03:09:00Z">
        <w:r w:rsidRPr="00CF6956">
          <w:rPr>
            <w:rFonts w:ascii="Times New Roman" w:hAnsi="Times New Roman" w:cs="Times New Roman"/>
          </w:rPr>
          <w:delText>from predators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{"citationID":"0xf6bLw2","properties":{"formattedCitation":"\\super 16,17\\nosupersub{}","plainCitation":"16,17","noteIndex":0},"citationItems":[{"id":1716,"uris":["http://zotero.org/groups/6001417/items/ASPSBB2N"],"itemData":{"id":1716,"type":"article-journal","container-title":"Sustainability","ISSN":"2071-1050","issue":"19","journalAbbreviation":"Sustainability","page":"12051","publisher":"MDPI","title":"Ecosystem services of mangroves: A systematic review and synthesis of contemporary scientific literature","volume":"14","author":[{"family":"Bimrah","given":"Kanika"},{"family":"Dasgupta","given":"Rajarshi"},{"family":"Hashimoto","given":"Shizuka"},{"family":"Saizen","given":"Izuru"},{"family":"Dhyani","given":"Shalini"}],"issued":{"date-parts":[["2022"]]}}},{"id":1717,"uris":["http://zotero.org/groups/6001417/items/IMKVWFIY"],"itemData":{"id":1717,"type":"article-journal","container-title":"Environmental Management","ISSN":"0364-152X","issue":"3","journalAbbreviation":"Environmental Management","page":"634-645","publisher":"Springer","title":"A global systematic literature review of ecosystem services in reef environments","volume":"73","author":[{"family":"Giglio","given":"Vinicius J"},{"family":"Aued","given":"Anaide W"},{"family":"Cordeiro","given":"Cesar AMM"},{"family":"Eggertsen","given":"Linda"},{"family":"S. Ferrari","given":"Débora"},{"family":"Gonçalves","given":"Leandra R"},{"family":"Hanazaki","given":"Natalia"},{"family":"Luiz","given":"Osmar J"},{"family":"Luza","given":"André L"},{"family":"Mendes","given":"Thiago C"}],"issued":{"date-parts":[["2024"]]}}}],"schema":"https://github.com/citation-style-language/schema/raw/master/csl-citation.json"}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16,17</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and</w:delText>
        </w:r>
      </w:del>
      <w:del w:id="144" w:author="Kristina Randrup" w:date="2026-08-21T20:27:00Z" w16du:dateUtc="2026-08-22T03:27:00Z">
        <w:r w:rsidRPr="00CF6956" w:rsidDel="0006039C">
          <w:rPr>
            <w:rFonts w:ascii="Times New Roman" w:hAnsi="Times New Roman" w:cs="Times New Roman"/>
          </w:rPr>
          <w:delText xml:space="preserve"> </w:delText>
        </w:r>
      </w:del>
      <w:ins w:id="145" w:author="Kristina Randrup" w:date="2026-08-21T20:27:00Z" w16du:dateUtc="2026-08-22T03:27:00Z">
        <w:r w:rsidR="0006039C">
          <w:rPr>
            <w:rFonts w:ascii="Times New Roman" w:hAnsi="Times New Roman" w:cs="Times New Roman"/>
          </w:rPr>
          <w:t>or</w:t>
        </w:r>
        <w:del w:id="146" w:author="Monica Thom" w:date="2026-09-07T23:09:00Z" w16du:dateUtc="2026-09-08T03:09:00Z">
          <w:r w:rsidRPr="00CF6956">
            <w:rPr>
              <w:rFonts w:ascii="Times New Roman" w:hAnsi="Times New Roman" w:cs="Times New Roman"/>
            </w:rPr>
            <w:delText xml:space="preserve"> </w:delText>
          </w:r>
        </w:del>
      </w:ins>
      <w:del w:id="147" w:author="Monica Thom" w:date="2026-09-07T23:09:00Z" w16du:dateUtc="2026-09-08T03:09:00Z">
        <w:r w:rsidRPr="00CF6956">
          <w:rPr>
            <w:rFonts w:ascii="Times New Roman" w:hAnsi="Times New Roman" w:cs="Times New Roman"/>
          </w:rPr>
          <w:delText>rough conditions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{"citationID":"trPC0JdJ","properties":{"formattedCitation":"\\super 16\\nosupersub{}","plainCitation":"16","noteIndex":0},"citationItems":[{"id":1716,"uris":["http://zotero.org/groups/6001417/items/ASPSBB2N"],"itemData":{"id":1716,"type":"article-journal","container-title":"Sustainability","ISSN":"2071-1050","issue":"19","journalAbbreviation":"Sustainability","page":"12051","publisher":"MDPI","title":"Ecosystem services of mangroves: A systematic review and synthesis of contemporary scientific literature","volume":"14","author":[{"family":"Bimrah","given":"Kanika"},{"family":"Dasgupta","given":"Rajarshi"},{"family":"Hashimoto","given":"Shizuka"},{"family":"Saizen","given":"Izuru"},{"family":"Dhyani","given":"Shalini"}],"issued":{"date-parts":[["2022"]]}}}],"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16</w:delText>
        </w:r>
        <w:r w:rsidR="0055361D" w:rsidRPr="00CF6956">
          <w:rPr>
            <w:rFonts w:ascii="Times New Roman" w:hAnsi="Times New Roman" w:cs="Times New Roman"/>
          </w:rPr>
          <w:fldChar w:fldCharType="end"/>
        </w:r>
        <w:r w:rsidRPr="00CF6956">
          <w:rPr>
            <w:rFonts w:ascii="Times New Roman" w:hAnsi="Times New Roman" w:cs="Times New Roman"/>
          </w:rPr>
          <w:delText>, nurseries for juvenile fish</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{"citationID":"tLm8NvWk","properties":{"formattedCitation":"\\super 16,17\\nosupersub{}","plainCitation":"16,17","noteIndex":0},"citationItems":[{"id":1716,"uris":["http://zotero.org/groups/6001417/items/ASPSBB2N"],"itemData":{"id":1716,"type":"article-journal","container-title":"Sustainability","ISSN":"2071-1050","issue":"19","journalAbbreviation":"Sustainability","page":"12051","publisher":"MDPI","title":"Ecosystem services of mangroves: A systematic review and synthesis of contemporary scientific literature","volume":"14","author":[{"family":"Bimrah","given":"Kanika"},{"family":"Dasgupta","given":"Rajarshi"},{"family":"Hashimoto","given":"Shizuka"},{"family":"Saizen","given":"Izuru"},{"family":"Dhyani","given":"Shalini"}],"issued":{"date-parts":[["2022"]]}}},{"id":1717,"uris":["http://zotero.org/groups/6001417/items/IMKVWFIY"],"itemData":{"id":1717,"type":"article-journal","container-title":"Environmental Management","ISSN":"0364-152X","issue":"3","journalAbbreviation":"Environmental Management","page":"634-645","publisher":"Springer","title":"A global systematic literature review of ecosystem services in reef environments","volume":"73","author":[{"family":"Giglio","given":"Vinicius J"},{"family":"Aued","given":"Anaide W"},{"family":"Cordeiro","given":"Cesar AMM"},{"family":"Eggertsen","given":"Linda"},{"family":"S. Ferrari","given":"Débora"},{"family":"Gonçalves","given":"Leandra R"},{"family":"Hanazaki","given":"Natalia"},{"family":"Luiz","given":"Osmar J"},{"family":"Luza","given":"André L"},{"family":"Mendes","given":"Thiago C"}],"issued":{"date-parts":[["2024"]]}}}],"schema":"https://github.com/citation-style-language/schema/raw/master/csl-citation.json"}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16,17</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w:delText>
        </w:r>
      </w:del>
      <w:ins w:id="148" w:author="Kristina Randrup" w:date="2026-09-07T23:10:00Z" w16du:dateUtc="2026-09-08T03:10:00Z">
        <w:r w:rsidRPr="00CF6956">
          <w:rPr>
            <w:rFonts w:ascii="Times New Roman" w:hAnsi="Times New Roman" w:cs="Times New Roman"/>
          </w:rPr>
          <w:t>substrate</w:t>
        </w:r>
      </w:ins>
      <w:ins w:id="149" w:author="Kristina Randrup" w:date="2026-08-21T20:28:00Z" w16du:dateUtc="2026-08-22T03:28:00Z">
        <w:r w:rsidR="0006039C">
          <w:rPr>
            <w:rFonts w:ascii="Times New Roman" w:hAnsi="Times New Roman" w:cs="Times New Roman"/>
          </w:rPr>
          <w:t>s</w:t>
        </w:r>
      </w:ins>
      <w:del w:id="150" w:author="Monica Thom" w:date="2026-09-07T23:09:00Z" w16du:dateUtc="2026-09-08T03:09:00Z">
        <w:r w:rsidRPr="00CF6956">
          <w:rPr>
            <w:rFonts w:ascii="Times New Roman" w:hAnsi="Times New Roman" w:cs="Times New Roman"/>
          </w:rPr>
          <w:delText>substrate for settlement</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{"citationID":"ISxQ9Zk7","properties":{"formattedCitation":"\\super 17\\nosupersub{}","plainCitation":"17","noteIndex":0},"citationItems":[{"id":1717,"uris":["http://zotero.org/groups/6001417/items/IMKVWFIY"],"itemData":{"id":1717,"type":"article-journal","container-title":"Environmental Management","ISSN":"0364-152X","issue":"3","journalAbbreviation":"Environmental Management","page":"634-645","publisher":"Springer","title":"A global systematic literature review of ecosystem services in reef environments","volume":"73","author":[{"family":"Giglio","given":"Vinicius J"},{"family":"Aued","given":"Anaide W"},{"family":"Cordeiro","given":"Cesar AMM"},{"family":"Eggertsen","given":"Linda"},{"family":"S. Ferrari","given":"Débora"},{"family":"Gonçalves","given":"Leandra R"},{"family":"Hanazaki","given":"Natalia"},{"family":"Luiz","given":"Osmar J"},{"family":"Luza","given":"André L"},{"family":"Mendes","given":"Thiago C"}],"issued":{"date-parts":[["2024"]]}}}],"schema":"https://github.com/citation-style-language/schema/raw/master/csl-citation.json"}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17</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and </w:delText>
        </w:r>
      </w:del>
      <w:ins w:id="151" w:author="Kristina Randrup" w:date="2026-08-21T20:28:00Z" w16du:dateUtc="2026-08-22T03:28:00Z">
        <w:r w:rsidR="0006039C">
          <w:rPr>
            <w:rFonts w:ascii="Times New Roman" w:hAnsi="Times New Roman" w:cs="Times New Roman"/>
          </w:rPr>
          <w:t xml:space="preserve">feeding </w:t>
        </w:r>
      </w:ins>
      <w:del w:id="152" w:author="Monica Thom" w:date="2026-09-07T23:09:00Z" w16du:dateUtc="2026-09-08T03:09:00Z">
        <w:r w:rsidRPr="00CF6956">
          <w:rPr>
            <w:rFonts w:ascii="Times New Roman" w:hAnsi="Times New Roman" w:cs="Times New Roman"/>
          </w:rPr>
          <w:delText xml:space="preserve">prey or hunting </w:delText>
        </w:r>
      </w:del>
      <w:ins w:id="153" w:author="Kristina Randrup" w:date="2026-08-21T20:28:00Z" w16du:dateUtc="2026-08-22T03:28:00Z">
        <w:r w:rsidR="0006039C">
          <w:rPr>
            <w:rFonts w:ascii="Times New Roman" w:hAnsi="Times New Roman" w:cs="Times New Roman"/>
          </w:rPr>
          <w:t>grouinds</w:t>
        </w:r>
      </w:ins>
      <w:del w:id="154" w:author="Monica Thom" w:date="2026-09-07T23:09:00Z" w16du:dateUtc="2026-09-08T03:09:00Z">
        <w:r w:rsidRPr="00CF6956">
          <w:rPr>
            <w:rFonts w:ascii="Times New Roman" w:hAnsi="Times New Roman" w:cs="Times New Roman"/>
          </w:rPr>
          <w:delText>opportunities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{"citationID":"D3CxkSGI","properties":{"formattedCitation":"\\super 16,17\\nosupersub{}","plainCitation":"16,17","noteIndex":0},"citationItems":[{"id":1716,"uris":["http://zotero.org/groups/6001417/items/ASPSBB2N"],"itemData":{"id":1716,"type":"article-journal","container-title":"Sustainability","ISSN":"2071-1050","issue":"19","journalAbbreviation":"Sustainability","page":"12051","publisher":"MDPI","title":"Ecosystem services of mangroves: A systematic review and synthesis of contemporary scientific literature","volume":"14","author":[{"family":"Bimrah","given":"Kanika"},{"family":"Dasgupta","given":"Rajarshi"},{"family":"Hashimoto","given":"Shizuka"},{"family":"Saizen","given":"Izuru"},{"family":"Dhyani","given":"Shalini"}],"issued":{"date-parts":[["2022"]]}}},{"id":1717,"uris":["http://zotero.org/groups/6001417/items/IMKVWFIY"],"itemData":{"id":1717,"type":"article-journal","container-title":"Environmental Management","ISSN":"0364-152X","issue":"3","journalAbbreviation":"Environmental Management","page":"634-645","publisher":"Springer","title":"A global systematic literature review of ecosystem services in reef environments","volume":"73","author":[{"family":"Giglio","given":"Vinicius J"},{"family":"Aued","given":"Anaide W"},{"family":"Cordeiro","given":"Cesar AMM"},{"family":"Eggertsen","given":"Linda"},{"family":"S. Ferrari","given":"Débora"},{"family":"Gonçalves","given":"Leandra R"},{"family":"Hanazaki","given":"Natalia"},{"family":"Luiz","given":"Osmar J"},{"family":"Luza","given":"André L"},{"family":"Mendes","given":"Thiago C"}],"issued":{"date-parts":[["2024"]]}}}],"schema":"https://github.com/citation-style-language/schema/raw/master/csl-citation.json"}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16,17</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w:delText>
        </w:r>
      </w:del>
    </w:p>
    <w:p w14:paraId="70692AB9" w14:textId="77777777" w:rsidR="005A6D18" w:rsidRPr="00CF6956" w:rsidRDefault="005A6D18">
      <w:pPr>
        <w:ind w:firstLine="720"/>
        <w:rPr>
          <w:del w:id="155" w:author="Monica Thom" w:date="2026-09-07T23:09:00Z" w16du:dateUtc="2026-09-08T03:09:00Z"/>
          <w:rFonts w:ascii="Times New Roman" w:hAnsi="Times New Roman" w:cs="Times New Roman"/>
          <w:i/>
          <w:iCs/>
        </w:rPr>
      </w:pPr>
    </w:p>
    <w:p w14:paraId="0D98EE13" w14:textId="77777777" w:rsidR="005A6D18" w:rsidRPr="00CF6956" w:rsidRDefault="00000000">
      <w:pPr>
        <w:ind w:firstLine="720"/>
        <w:rPr>
          <w:del w:id="156" w:author="Monica Thom" w:date="2026-09-07T23:09:00Z" w16du:dateUtc="2026-09-08T03:09:00Z"/>
          <w:rFonts w:ascii="Times New Roman" w:hAnsi="Times New Roman" w:cs="Times New Roman"/>
          <w:i/>
          <w:iCs/>
        </w:rPr>
      </w:pPr>
      <w:commentRangeStart w:id="157"/>
      <w:del w:id="158" w:author="Monica Thom" w:date="2026-09-07T23:09:00Z" w16du:dateUtc="2026-09-08T03:09:00Z">
        <w:r w:rsidRPr="00CF6956">
          <w:rPr>
            <w:rFonts w:ascii="Times New Roman" w:hAnsi="Times New Roman" w:cs="Times New Roman"/>
            <w:i/>
            <w:iCs/>
          </w:rPr>
          <w:delText>Introduction of Invasive Species</w:delText>
        </w:r>
        <w:commentRangeEnd w:id="157"/>
        <w:r w:rsidR="002A7036" w:rsidRPr="00CF6956">
          <w:rPr>
            <w:rStyle w:val="CommentReference"/>
            <w:rFonts w:ascii="Times New Roman" w:hAnsi="Times New Roman" w:cs="Times New Roman"/>
            <w:i/>
            <w:iCs/>
            <w:sz w:val="22"/>
            <w:szCs w:val="22"/>
          </w:rPr>
          <w:commentReference w:id="157"/>
        </w:r>
      </w:del>
    </w:p>
    <w:p w14:paraId="3EF213E9" w14:textId="16F9AB8F" w:rsidR="005A6D18" w:rsidRPr="00CF6956" w:rsidRDefault="0006039C">
      <w:pPr>
        <w:rPr>
          <w:rFonts w:ascii="Times New Roman" w:hAnsi="Times New Roman" w:cs="Times New Roman"/>
        </w:rPr>
      </w:pPr>
      <w:ins w:id="159" w:author="Kristina Randrup" w:date="2026-08-21T20:29:00Z" w16du:dateUtc="2026-08-22T03:29:00Z">
        <w:r>
          <w:rPr>
            <w:rFonts w:ascii="Times New Roman" w:hAnsi="Times New Roman" w:cs="Times New Roman"/>
          </w:rPr>
          <w:lastRenderedPageBreak/>
          <w:tab/>
        </w:r>
      </w:ins>
      <w:del w:id="160" w:author="Monica Thom" w:date="2026-09-07T23:09:00Z" w16du:dateUtc="2026-09-08T03:09:00Z">
        <w:r w:rsidR="00000000" w:rsidRPr="00CF6956">
          <w:rPr>
            <w:rFonts w:ascii="Times New Roman" w:hAnsi="Times New Roman" w:cs="Times New Roman"/>
          </w:rPr>
          <w:delText>Although the direct impact of invasive species on many taxa is not recorded directly in the literature, there are multiple examples of the negative impacts of invasive species on marine ecosystems. Two species of invasive algae (</w:delText>
        </w:r>
        <w:commentRangeStart w:id="161"/>
        <w:r w:rsidR="00000000" w:rsidRPr="00CF6956">
          <w:rPr>
            <w:rFonts w:ascii="Times New Roman" w:hAnsi="Times New Roman" w:cs="Times New Roman"/>
            <w:i/>
            <w:iCs/>
          </w:rPr>
          <w:delText>C</w:delText>
        </w:r>
        <w:commentRangeEnd w:id="161"/>
        <w:r w:rsidR="00A66A8B" w:rsidRPr="00CF6956">
          <w:rPr>
            <w:rStyle w:val="CommentReference"/>
            <w:rFonts w:ascii="Times New Roman" w:hAnsi="Times New Roman" w:cs="Times New Roman"/>
            <w:i/>
            <w:iCs/>
            <w:sz w:val="22"/>
            <w:szCs w:val="22"/>
          </w:rPr>
          <w:commentReference w:id="161"/>
        </w:r>
        <w:r w:rsidR="00000000" w:rsidRPr="00CF6956">
          <w:rPr>
            <w:rFonts w:ascii="Times New Roman" w:hAnsi="Times New Roman" w:cs="Times New Roman"/>
            <w:i/>
            <w:iCs/>
          </w:rPr>
          <w:delText>aulerpa taxifola</w:delText>
        </w:r>
        <w:r w:rsidR="00000000" w:rsidRPr="00CF6956">
          <w:rPr>
            <w:rFonts w:ascii="Times New Roman" w:hAnsi="Times New Roman" w:cs="Times New Roman"/>
          </w:rPr>
          <w:delText xml:space="preserve"> and </w:delText>
        </w:r>
        <w:r w:rsidR="00000000" w:rsidRPr="00CF6956">
          <w:rPr>
            <w:rFonts w:ascii="Times New Roman" w:hAnsi="Times New Roman" w:cs="Times New Roman"/>
            <w:i/>
            <w:iCs/>
          </w:rPr>
          <w:delText xml:space="preserve">C. </w:delText>
        </w:r>
      </w:del>
      <w:r w:rsidR="00000000" w:rsidRPr="00CF6956">
        <w:rPr>
          <w:rFonts w:ascii="Times New Roman" w:hAnsi="Times New Roman" w:cs="Times New Roman"/>
          <w:i/>
          <w:iCs/>
        </w:rPr>
        <w:t>racemosa</w:t>
      </w:r>
      <w:r w:rsidR="00000000" w:rsidRPr="00CF6956">
        <w:rPr>
          <w:rFonts w:ascii="Times New Roman" w:hAnsi="Times New Roman" w:cs="Times New Roman"/>
        </w:rPr>
        <w:t>)</w:t>
      </w:r>
      <w:r w:rsidR="00000000" w:rsidRPr="00CF6956">
        <w:rPr>
          <w:rFonts w:ascii="Times New Roman" w:hAnsi="Times New Roman" w:cs="Times New Roman"/>
          <w:i/>
          <w:iCs/>
        </w:rPr>
        <w:t xml:space="preserve"> </w:t>
      </w:r>
      <w:r w:rsidR="00000000" w:rsidRPr="00CF6956">
        <w:rPr>
          <w:rFonts w:ascii="Times New Roman" w:hAnsi="Times New Roman" w:cs="Times New Roman"/>
        </w:rPr>
        <w:t xml:space="preserve">have overcrowded native algae in the </w:t>
      </w:r>
      <w:ins w:id="162" w:author="Monica Thom" w:date="2026-09-07T23:09:00Z" w16du:dateUtc="2026-09-08T03:09:00Z">
        <w:r w:rsidR="00000000">
          <w:rPr>
            <w:rFonts w:ascii="Times New Roman" w:eastAsia="Times New Roman" w:hAnsi="Times New Roman" w:cs="Times New Roman"/>
          </w:rPr>
          <w:t>Mediterranean</w:t>
        </w:r>
        <w:r w:rsidR="00000000">
          <w:rPr>
            <w:rFonts w:ascii="Times New Roman" w:eastAsia="Times New Roman" w:hAnsi="Times New Roman" w:cs="Times New Roman"/>
            <w:vertAlign w:val="superscript"/>
          </w:rPr>
          <w:t>18</w:t>
        </w:r>
        <w:r w:rsidR="00000000">
          <w:rPr>
            <w:rFonts w:ascii="Times New Roman" w:eastAsia="Times New Roman" w:hAnsi="Times New Roman" w:cs="Times New Roman"/>
          </w:rPr>
          <w:t>,</w:t>
        </w:r>
      </w:ins>
      <w:del w:id="163" w:author="Monica Thom" w:date="2026-09-07T23:09:00Z" w16du:dateUtc="2026-09-08T03:09:00Z">
        <w:r w:rsidR="00000000" w:rsidRPr="00CF6956">
          <w:rPr>
            <w:rFonts w:ascii="Times New Roman" w:hAnsi="Times New Roman" w:cs="Times New Roman"/>
          </w:rPr>
          <w:delText>Mediterranean</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{"citationID":"dkJYxDWi","properties":{"formattedCitation":"\\super 18\\nosupersub{}","plainCitation":"18","noteIndex":0},"citationItems":[{"id":1689,"uris":["http://zotero.org/groups/6001417/items/XSDZQJCK"],"itemData":{"id":1689,"type":"article-journal","container-title":"Marine pollution bulletin","ISSN":"0025-326X","issue":"1","journalAbbreviation":"Marine pollution bulletin","page":"32-38","publisher":"Elsevier","title":"Biological pollution in the Mediterranean Sea: invasive versus introduced macrophytes","volume":"44","author":[{"family":"Boudouresque","given":"Charles François"},{"family":"Verlaque","given":"Marc"}],"issued":{"date-parts":[["2002"]]}}}],"schema":"https://github.com/citation-style-language/schema/raw/master/csl-citation.json"}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18</w:delText>
        </w:r>
        <w:r w:rsidR="0055361D" w:rsidRPr="00CF6956">
          <w:rPr>
            <w:rFonts w:ascii="Times New Roman" w:hAnsi="Times New Roman" w:cs="Times New Roman"/>
          </w:rPr>
          <w:fldChar w:fldCharType="end"/>
        </w:r>
        <w:r w:rsidR="00000000" w:rsidRPr="00CF6956">
          <w:rPr>
            <w:rFonts w:ascii="Times New Roman" w:hAnsi="Times New Roman" w:cs="Times New Roman"/>
          </w:rPr>
          <w:delText>,</w:delText>
        </w:r>
      </w:del>
      <w:r w:rsidR="00000000" w:rsidRPr="00CF6956">
        <w:rPr>
          <w:rFonts w:ascii="Times New Roman" w:hAnsi="Times New Roman" w:cs="Times New Roman"/>
        </w:rPr>
        <w:t xml:space="preserve"> lionfish (</w:t>
      </w:r>
      <w:r w:rsidR="00000000" w:rsidRPr="00CF6956">
        <w:rPr>
          <w:rFonts w:ascii="Times New Roman" w:hAnsi="Times New Roman" w:cs="Times New Roman"/>
          <w:i/>
          <w:iCs/>
        </w:rPr>
        <w:t>Pterois spp.</w:t>
      </w:r>
      <w:r w:rsidR="00000000" w:rsidRPr="00CF6956">
        <w:rPr>
          <w:rFonts w:ascii="Times New Roman" w:hAnsi="Times New Roman" w:cs="Times New Roman"/>
        </w:rPr>
        <w:t xml:space="preserve">) in the northwest Atlantic outcompete native fish for prey and lack a natural predator in the </w:t>
      </w:r>
      <w:ins w:id="164" w:author="Monica Thom" w:date="2026-09-07T23:09:00Z" w16du:dateUtc="2026-09-08T03:09:00Z">
        <w:r w:rsidR="00000000">
          <w:rPr>
            <w:rFonts w:ascii="Times New Roman" w:eastAsia="Times New Roman" w:hAnsi="Times New Roman" w:cs="Times New Roman"/>
          </w:rPr>
          <w:t>region</w:t>
        </w:r>
        <w:r w:rsidR="00000000">
          <w:rPr>
            <w:rFonts w:ascii="Times New Roman" w:eastAsia="Times New Roman" w:hAnsi="Times New Roman" w:cs="Times New Roman"/>
            <w:vertAlign w:val="superscript"/>
          </w:rPr>
          <w:t>19</w:t>
        </w:r>
        <w:r w:rsidR="00000000">
          <w:rPr>
            <w:rFonts w:ascii="Times New Roman" w:eastAsia="Times New Roman" w:hAnsi="Times New Roman" w:cs="Times New Roman"/>
          </w:rPr>
          <w:t>,</w:t>
        </w:r>
      </w:ins>
      <w:del w:id="165" w:author="Monica Thom" w:date="2026-09-07T23:09:00Z" w16du:dateUtc="2026-09-08T03:09:00Z">
        <w:r w:rsidR="00000000" w:rsidRPr="00CF6956">
          <w:rPr>
            <w:rFonts w:ascii="Times New Roman" w:hAnsi="Times New Roman" w:cs="Times New Roman"/>
          </w:rPr>
          <w:delText>region</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{"citationID":"rNyNDFln","properties":{"formattedCitation":"\\super 19\\nosupersub{}","plainCitation":"19","noteIndex":0},"citationItems":[{"id":1690,"uris":["http://zotero.org/groups/6001417/items/3KW9SZYF"],"itemData":{"id":1690,"type":"article-journal","container-title":"Fisheries","ISSN":"0363-2415","issue":"8","journalAbbreviation":"Fisheries","page":"421-431","publisher":"Oxford University Press Oxford, UK","title":"An ecosystem‐based approach to evaluating impacts and management of invasive lionfish","volume":"42","author":[{"family":"Chagaris","given":"David"},{"family":"Binion‐Rock","given":"Samantha"},{"family":"Bogdanoff","given":"Alex"},{"family":"Dahl","given":"Kristen"},{"family":"Granneman","given":"Jennifer"},{"family":"Harris","given":"Holden"},{"family":"Mohan","given":"John"},{"family":"Rudd","given":"Merrill B"},{"family":"Swenarton","given":"Mary Kate"},{"family":"Ahrens","given":"Rob"}],"issued":{"date-parts":[["2017"]]}}}],"schema":"https://github.com/citation-style-language/schema/raw/master/csl-citation.json"}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19</w:delText>
        </w:r>
        <w:r w:rsidR="0055361D" w:rsidRPr="00CF6956">
          <w:rPr>
            <w:rFonts w:ascii="Times New Roman" w:hAnsi="Times New Roman" w:cs="Times New Roman"/>
          </w:rPr>
          <w:fldChar w:fldCharType="end"/>
        </w:r>
        <w:r w:rsidR="00000000" w:rsidRPr="00CF6956">
          <w:rPr>
            <w:rFonts w:ascii="Times New Roman" w:hAnsi="Times New Roman" w:cs="Times New Roman"/>
          </w:rPr>
          <w:delText>,</w:delText>
        </w:r>
      </w:del>
      <w:r w:rsidR="00000000" w:rsidRPr="00CF6956">
        <w:rPr>
          <w:rFonts w:ascii="Times New Roman" w:hAnsi="Times New Roman" w:cs="Times New Roman"/>
        </w:rPr>
        <w:t xml:space="preserve"> and crown-of-thorns starfish (</w:t>
      </w:r>
      <w:r w:rsidR="00000000" w:rsidRPr="00CF6956">
        <w:rPr>
          <w:rFonts w:ascii="Times New Roman" w:hAnsi="Times New Roman" w:cs="Times New Roman"/>
          <w:i/>
          <w:iCs/>
        </w:rPr>
        <w:t>Acanthaster spp.</w:t>
      </w:r>
      <w:r w:rsidR="00000000" w:rsidRPr="00CF6956">
        <w:rPr>
          <w:rFonts w:ascii="Times New Roman" w:hAnsi="Times New Roman" w:cs="Times New Roman"/>
        </w:rPr>
        <w:t xml:space="preserve">) quickly graze through corals on reefs, degrading habitat and removing the corals from the </w:t>
      </w:r>
      <w:ins w:id="166" w:author="Monica Thom" w:date="2026-09-07T23:09:00Z" w16du:dateUtc="2026-09-08T03:09:00Z">
        <w:r w:rsidR="00000000">
          <w:rPr>
            <w:rFonts w:ascii="Times New Roman" w:eastAsia="Times New Roman" w:hAnsi="Times New Roman" w:cs="Times New Roman"/>
          </w:rPr>
          <w:t>ecosystem</w:t>
        </w:r>
        <w:r w:rsidR="00000000">
          <w:rPr>
            <w:rFonts w:ascii="Times New Roman" w:eastAsia="Times New Roman" w:hAnsi="Times New Roman" w:cs="Times New Roman"/>
            <w:vertAlign w:val="superscript"/>
          </w:rPr>
          <w:t>20</w:t>
        </w:r>
        <w:r w:rsidR="00000000">
          <w:rPr>
            <w:rFonts w:ascii="Times New Roman" w:eastAsia="Times New Roman" w:hAnsi="Times New Roman" w:cs="Times New Roman"/>
          </w:rPr>
          <w:t>.</w:t>
        </w:r>
      </w:ins>
      <w:del w:id="167" w:author="Monica Thom" w:date="2026-09-07T23:09:00Z" w16du:dateUtc="2026-09-08T03:09:00Z">
        <w:r w:rsidR="00000000" w:rsidRPr="00CF6956">
          <w:rPr>
            <w:rFonts w:ascii="Times New Roman" w:hAnsi="Times New Roman" w:cs="Times New Roman"/>
          </w:rPr>
          <w:delText>ecosystem</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{"citationID":"PAoEZsKz","properties":{"formattedCitation":"\\super 20\\nosupersub{}","plainCitation":"20","noteIndex":0},"citationItems":[{"id":1691,"uris":["http://zotero.org/groups/6001417/items/FM48L6PS"],"itemData":{"id":1691,"type":"article-journal","container-title":"Global Ecology and Biogeography","ISSN":"1466-822X","issue":"7","journalAbbreviation":"Global Ecology and Biogeography","page":"846-853","publisher":"Wiley Online Library","title":"Crown‐of‐thorns starfish undermine the resilience of coral populations on the Great Barrier Reef","volume":"26","author":[{"family":"Vercelloni","given":"Julie"},{"family":"Caley","given":"M Julian"},{"family":"Mengersen","given":"Kerrie"}],"issued":{"date-parts":[["2017"]]}}}],"schema":"https://github.com/citation-style-language/schema/raw/master/csl-citation.json"}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20</w:delText>
        </w:r>
        <w:r w:rsidR="0055361D" w:rsidRPr="00CF6956">
          <w:rPr>
            <w:rFonts w:ascii="Times New Roman" w:hAnsi="Times New Roman" w:cs="Times New Roman"/>
          </w:rPr>
          <w:fldChar w:fldCharType="end"/>
        </w:r>
        <w:r w:rsidR="00000000" w:rsidRPr="00CF6956">
          <w:rPr>
            <w:rFonts w:ascii="Times New Roman" w:hAnsi="Times New Roman" w:cs="Times New Roman"/>
          </w:rPr>
          <w:delText>.</w:delText>
        </w:r>
      </w:del>
      <w:r w:rsidR="00000000" w:rsidRPr="00CF6956">
        <w:rPr>
          <w:rFonts w:ascii="Times New Roman" w:hAnsi="Times New Roman" w:cs="Times New Roman"/>
        </w:rPr>
        <w:t xml:space="preserve"> Ballast water from ships is the primary vector of introduction; in 1998 alone, San Francisco Bay saw over 230 unique species introduced into its </w:t>
      </w:r>
      <w:ins w:id="168" w:author="Monica Thom" w:date="2026-09-07T23:09:00Z" w16du:dateUtc="2026-09-08T03:09:00Z">
        <w:r w:rsidR="00000000">
          <w:rPr>
            <w:rFonts w:ascii="Times New Roman" w:eastAsia="Times New Roman" w:hAnsi="Times New Roman" w:cs="Times New Roman"/>
          </w:rPr>
          <w:t>waters</w:t>
        </w:r>
        <w:r w:rsidR="00000000">
          <w:rPr>
            <w:rFonts w:ascii="Times New Roman" w:eastAsia="Times New Roman" w:hAnsi="Times New Roman" w:cs="Times New Roman"/>
            <w:vertAlign w:val="superscript"/>
          </w:rPr>
          <w:t>21</w:t>
        </w:r>
        <w:r w:rsidR="00000000">
          <w:rPr>
            <w:rFonts w:ascii="Times New Roman" w:eastAsia="Times New Roman" w:hAnsi="Times New Roman" w:cs="Times New Roman"/>
          </w:rPr>
          <w:t>.</w:t>
        </w:r>
      </w:ins>
      <w:del w:id="169" w:author="Monica Thom" w:date="2026-09-07T23:09:00Z" w16du:dateUtc="2026-09-08T03:09:00Z">
        <w:r w:rsidR="00000000" w:rsidRPr="00CF6956">
          <w:rPr>
            <w:rFonts w:ascii="Times New Roman" w:hAnsi="Times New Roman" w:cs="Times New Roman"/>
          </w:rPr>
          <w:delText>waters</w:delText>
        </w:r>
      </w:del>
      <w:ins w:id="170" w:author="Kristina Randrup" w:date="2026-08-21T20:30:00Z" w16du:dateUtc="2026-08-22T03:30:00Z">
        <w:r w:rsidR="00154510">
          <w:rPr>
            <w:rFonts w:ascii="Times New Roman" w:hAnsi="Times New Roman" w:cs="Times New Roman"/>
          </w:rPr>
          <w:t xml:space="preserve"> in this way</w:t>
        </w:r>
      </w:ins>
      <w:del w:id="171" w:author="Monica Thom" w:date="2026-09-07T23:09:00Z" w16du:dateUtc="2026-09-08T03:09:00Z">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{"citationID":"Uq3FIsgc","properties":{"formattedCitation":"\\super 21\\nosupersub{}","plainCitation":"21","noteIndex":0},"citationItems":[{"id":1692,"uris":["http://zotero.org/groups/6001417/items/G5GRMF53"],"itemData":{"id":1692,"type":"article-journal","container-title":"Science","ISSN":"1095-9203","issue":"5350","journalAbbreviation":"Science","page":"555-558","publisher":"American Association for the Advancement of Science","title":"Accelerating invasion rate in a highly invaded estuary","volume":"279","author":[{"family":"Cohen","given":"Andrew N"},{"family":"Carlton","given":"James T"}],"issued":{"date-parts":[["1998"]]}}}],"schema":"https://github.com/citation-style-language/schema/raw/master/csl-citation.json"}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21</w:delText>
        </w:r>
        <w:r w:rsidR="0055361D" w:rsidRPr="00CF6956">
          <w:rPr>
            <w:rFonts w:ascii="Times New Roman" w:hAnsi="Times New Roman" w:cs="Times New Roman"/>
          </w:rPr>
          <w:fldChar w:fldCharType="end"/>
        </w:r>
        <w:r w:rsidR="00000000" w:rsidRPr="00CF6956">
          <w:rPr>
            <w:rFonts w:ascii="Times New Roman" w:hAnsi="Times New Roman" w:cs="Times New Roman"/>
          </w:rPr>
          <w:delText>.</w:delText>
        </w:r>
      </w:del>
      <w:r w:rsidR="00000000" w:rsidRPr="00CF6956">
        <w:rPr>
          <w:rFonts w:ascii="Times New Roman" w:hAnsi="Times New Roman" w:cs="Times New Roman"/>
        </w:rPr>
        <w:t xml:space="preserve"> Other pathways for introduction include aquaculture, aquarium, and live seafood releases as well as the construction of canals and other connections between bodies of </w:t>
      </w:r>
      <w:ins w:id="172" w:author="Monica Thom" w:date="2026-09-07T23:09:00Z" w16du:dateUtc="2026-09-08T03:09:00Z">
        <w:r w:rsidR="00000000">
          <w:rPr>
            <w:rFonts w:ascii="Times New Roman" w:eastAsia="Times New Roman" w:hAnsi="Times New Roman" w:cs="Times New Roman"/>
          </w:rPr>
          <w:t>water</w:t>
        </w:r>
        <w:r w:rsidR="00000000">
          <w:rPr>
            <w:rFonts w:ascii="Times New Roman" w:eastAsia="Times New Roman" w:hAnsi="Times New Roman" w:cs="Times New Roman"/>
            <w:vertAlign w:val="superscript"/>
          </w:rPr>
          <w:t>22</w:t>
        </w:r>
        <w:r w:rsidR="00000000">
          <w:rPr>
            <w:rFonts w:ascii="Times New Roman" w:eastAsia="Times New Roman" w:hAnsi="Times New Roman" w:cs="Times New Roman"/>
          </w:rPr>
          <w:t>.</w:t>
        </w:r>
      </w:ins>
      <w:del w:id="173" w:author="Monica Thom" w:date="2026-09-07T23:09:00Z" w16du:dateUtc="2026-09-08T03:09:00Z">
        <w:r w:rsidR="00000000" w:rsidRPr="00CF6956">
          <w:rPr>
            <w:rFonts w:ascii="Times New Roman" w:hAnsi="Times New Roman" w:cs="Times New Roman"/>
          </w:rPr>
          <w:delText>water</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{"citationID":"BQlucFyO","properties":{"formattedCitation":"\\super 22\\nosupersub{}","plainCitation":"22","noteIndex":0},"citationItems":[{"id":1694,"uris":["http://zotero.org/groups/6001417/items/PGHW4C48"],"itemData":{"id":1694,"type":"article-journal","container-title":"Frontiers in Ecology and the Environment","ISSN":"1540-9309","issue":"9","journalAbbreviation":"Frontiers in Ecology and the Environment","page":"485-492","publisher":"Wiley Online Library","title":"Assessing the global threat of invasive species to marine biodiversity","volume":"6","author":[{"family":"Molnar","given":"Jennifer L"},{"family":"Gamboa","given":"Rebecca L"},{"family":"Revenga","given":"Carmen"},{"family":"Spalding","given":"Mark D"}],"issued":{"date-parts":[["2008"]]}}}],"schema":"https://github.com/citation-style-language/schema/raw/master/csl-citation.json"}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22</w:delText>
        </w:r>
        <w:r w:rsidR="0055361D" w:rsidRPr="00CF6956">
          <w:rPr>
            <w:rFonts w:ascii="Times New Roman" w:hAnsi="Times New Roman" w:cs="Times New Roman"/>
          </w:rPr>
          <w:fldChar w:fldCharType="end"/>
        </w:r>
        <w:r w:rsidR="00000000" w:rsidRPr="00CF6956">
          <w:rPr>
            <w:rFonts w:ascii="Times New Roman" w:hAnsi="Times New Roman" w:cs="Times New Roman"/>
          </w:rPr>
          <w:delText>.</w:delText>
        </w:r>
      </w:del>
      <w:r w:rsidR="00000000" w:rsidRPr="00CF6956">
        <w:rPr>
          <w:rFonts w:ascii="Times New Roman" w:hAnsi="Times New Roman" w:cs="Times New Roman"/>
        </w:rPr>
        <w:t xml:space="preserve"> </w:t>
      </w:r>
    </w:p>
    <w:p w14:paraId="67F2B6A5" w14:textId="77777777" w:rsidR="005A6D18" w:rsidRPr="00CF6956" w:rsidRDefault="005A6D18">
      <w:pPr>
        <w:ind w:firstLine="720"/>
        <w:rPr>
          <w:rFonts w:ascii="Times New Roman" w:hAnsi="Times New Roman" w:cs="Times New Roman"/>
          <w:i/>
          <w:iCs/>
        </w:rPr>
      </w:pPr>
    </w:p>
    <w:p w14:paraId="6555D272" w14:textId="77777777" w:rsidR="005A6D18" w:rsidRPr="00CF6956" w:rsidRDefault="00000000">
      <w:pPr>
        <w:ind w:firstLine="720"/>
        <w:rPr>
          <w:rFonts w:ascii="Times New Roman" w:hAnsi="Times New Roman" w:cs="Times New Roman"/>
          <w:i/>
          <w:iCs/>
        </w:rPr>
      </w:pPr>
      <w:commentRangeStart w:id="174"/>
      <w:r w:rsidRPr="00CF6956">
        <w:rPr>
          <w:rFonts w:ascii="Times New Roman" w:hAnsi="Times New Roman" w:cs="Times New Roman"/>
          <w:i/>
          <w:iCs/>
        </w:rPr>
        <w:t>Urbanization and Land Use Change</w:t>
      </w:r>
      <w:commentRangeEnd w:id="174"/>
      <w:r w:rsidR="00B52D11" w:rsidRPr="00CF6956">
        <w:rPr>
          <w:rStyle w:val="CommentReference"/>
          <w:rFonts w:ascii="Times New Roman" w:hAnsi="Times New Roman" w:cs="Times New Roman"/>
          <w:i/>
          <w:iCs/>
          <w:sz w:val="22"/>
          <w:szCs w:val="22"/>
        </w:rPr>
        <w:commentReference w:id="174"/>
      </w:r>
    </w:p>
    <w:p w14:paraId="28775EF2" w14:textId="2A230714" w:rsidR="005A6D18" w:rsidRPr="00B057CE" w:rsidRDefault="00B057CE" w:rsidP="00B057CE">
      <w:pPr>
        <w:rPr>
          <w:ins w:id="175" w:author="Kristina Randrup" w:date="2026-08-21T20:30:00Z" w16du:dateUtc="2026-08-22T03:30:00Z"/>
          <w:rFonts w:ascii="Times New Roman" w:hAnsi="Times New Roman" w:cs="Times New Roman"/>
        </w:rPr>
      </w:pPr>
      <w:del w:id="176" w:author="zihan hong" w:date="2026-09-02T16:18:00Z" w16du:dateUtc="2026-09-02T23:18:00Z">
        <w:r w:rsidDel="00E86BFC">
          <w:rPr>
            <w:rFonts w:ascii="Times New Roman" w:hAnsi="Times New Roman" w:cs="Times New Roman"/>
          </w:rPr>
          <w:delText>TBD</w:delText>
        </w:r>
      </w:del>
      <w:ins w:id="177" w:author="zihan hong" w:date="2026-09-02T16:48:00Z" w16du:dateUtc="2026-09-02T23:48:00Z">
        <w:r w:rsidR="0070775B" w:rsidRPr="0070775B">
          <w:rPr>
            <w:rFonts w:ascii="Times New Roman" w:hAnsi="Times New Roman" w:cs="Times New Roman"/>
            <w:lang w:eastAsia="zh-CN"/>
          </w:rPr>
          <w:t xml:space="preserve">Urbanization and land-use change can pose a significant threat to marine biodiversity. They are not simply changes in the appearance of coastal environments; they can degrade habitats, alter species distributions, disrupt biological processes, and reduce the resilience of marine populations (Graells et al. 2022; Rosenberg et al. 2022). The expansion of cities, ports, infrastructure, and other human developments can modify shoreline habitats and change the physical and ecological conditions that marine species depend on. </w:t>
        </w:r>
      </w:ins>
      <w:ins w:id="178" w:author="zihan hong" w:date="2026-09-02T16:50:00Z" w16du:dateUtc="2026-09-02T23:50:00Z">
        <w:r w:rsidR="0070775B" w:rsidRPr="0070775B">
          <w:rPr>
            <w:rFonts w:ascii="Times New Roman" w:hAnsi="Times New Roman" w:cs="Times New Roman"/>
            <w:lang w:eastAsia="zh-CN"/>
          </w:rPr>
          <w:t>Although some species may tolerate or make use of urbanized habitats, species with more specific habitat requirements may be more vulnerable to displacement (McIlroy et al. 2024; Lowe &amp; Peterson 2014).</w:t>
        </w:r>
        <w:r w:rsidR="0070775B">
          <w:rPr>
            <w:rFonts w:ascii="Times New Roman" w:hAnsi="Times New Roman" w:cs="Times New Roman" w:hint="eastAsia"/>
            <w:lang w:eastAsia="zh-CN"/>
          </w:rPr>
          <w:t xml:space="preserve"> </w:t>
        </w:r>
      </w:ins>
      <w:ins w:id="179" w:author="zihan hong" w:date="2026-09-02T16:48:00Z" w16du:dateUtc="2026-09-02T23:48:00Z">
        <w:r w:rsidR="0070775B" w:rsidRPr="0070775B">
          <w:rPr>
            <w:rFonts w:ascii="Times New Roman" w:hAnsi="Times New Roman" w:cs="Times New Roman"/>
            <w:lang w:eastAsia="zh-CN"/>
          </w:rPr>
          <w:t xml:space="preserve"> In addition, changes associated with urban development may reduce the genetic diversity and resilience of marine populations (Alter</w:t>
        </w:r>
      </w:ins>
      <w:ins w:id="180" w:author="Will Patrone" w:date="2026-09-07T23:10:00Z" w16du:dateUtc="2026-09-08T03:10:00Z">
        <w:r>
          <w:rPr>
            <w:rFonts w:ascii="Times New Roman" w:hAnsi="Times New Roman" w:cs="Times New Roman"/>
          </w:rPr>
          <w:t>TBD</w:t>
        </w:r>
      </w:ins>
      <w:ins w:id="181" w:author="Kristina Randrup" w:date="2026-08-21T20:29:00Z" w16du:dateUtc="2026-08-22T03:29:00Z">
        <w:r w:rsidR="0006039C">
          <w:rPr>
            <w:rFonts w:ascii="Times New Roman" w:hAnsi="Times New Roman" w:cs="Times New Roman"/>
          </w:rPr>
          <w:t xml:space="preserve"> lmk if you need</w:t>
        </w:r>
      </w:ins>
      <w:moveToRangeStart w:id="182" w:author="zihan hong" w:date="2026-09-07T23:10:00Z" w:name="move239715054"/>
      <w:moveTo w:id="183" w:author="zihan hong" w:date="2026-09-07T23:10:00Z" w16du:dateUtc="2026-09-08T03:10:00Z">
        <w:r w:rsidR="00000000" w:rsidRPr="0070775B">
          <w:rPr>
            <w:rFonts w:ascii="Times New Roman" w:hAnsi="Times New Roman"/>
            <w:rPrChange w:id="184" w:author="zihan hong" w:date="2026-09-07T23:10:00Z" w16du:dateUtc="2026-09-08T03:10:00Z">
              <w:rPr>
                <w:color w:val="000000"/>
              </w:rPr>
            </w:rPrChange>
          </w:rPr>
          <w:t xml:space="preserve"> </w:t>
        </w:r>
        <w:r w:rsidR="00000000" w:rsidRPr="0070775B">
          <w:rPr>
            <w:rFonts w:ascii="Times New Roman" w:hAnsi="Times New Roman"/>
            <w:rPrChange w:id="185" w:author="zihan hong" w:date="2026-09-07T23:10:00Z" w16du:dateUtc="2026-09-08T03:10:00Z">
              <w:rPr>
                <w:i/>
                <w:iCs/>
                <w:color w:val="000000"/>
              </w:rPr>
            </w:rPrChange>
          </w:rPr>
          <w:t>et al.</w:t>
        </w:r>
        <w:r w:rsidR="00000000" w:rsidRPr="0070775B">
          <w:rPr>
            <w:rFonts w:ascii="Times New Roman" w:hAnsi="Times New Roman"/>
            <w:rPrChange w:id="186" w:author="zihan hong" w:date="2026-09-07T23:10:00Z" w16du:dateUtc="2026-09-08T03:10:00Z">
              <w:rPr>
                <w:color w:val="000000"/>
              </w:rPr>
            </w:rPrChange>
          </w:rPr>
          <w:t xml:space="preserve"> </w:t>
        </w:r>
      </w:moveTo>
      <w:moveToRangeEnd w:id="182"/>
      <w:ins w:id="187" w:author="zihan hong" w:date="2026-09-02T16:48:00Z" w16du:dateUtc="2026-09-02T23:48:00Z">
        <w:r w:rsidR="0070775B" w:rsidRPr="0070775B">
          <w:rPr>
            <w:rFonts w:ascii="Times New Roman" w:hAnsi="Times New Roman" w:cs="Times New Roman"/>
            <w:lang w:eastAsia="zh-CN"/>
          </w:rPr>
          <w:t>2021; Karachaliou</w:t>
        </w:r>
      </w:ins>
      <w:moveToRangeStart w:id="188" w:author="zihan hong" w:date="2026-09-07T23:10:00Z" w:name="move239715055"/>
      <w:moveTo w:id="189" w:author="zihan hong" w:date="2026-09-07T23:10:00Z" w16du:dateUtc="2026-09-08T03:10:00Z">
        <w:r w:rsidR="00000000" w:rsidRPr="0070775B">
          <w:rPr>
            <w:rFonts w:ascii="Times New Roman" w:hAnsi="Times New Roman"/>
            <w:rPrChange w:id="190" w:author="zihan hong" w:date="2026-09-07T23:10:00Z" w16du:dateUtc="2026-09-08T03:10:00Z">
              <w:rPr>
                <w:color w:val="000000"/>
              </w:rPr>
            </w:rPrChange>
          </w:rPr>
          <w:t xml:space="preserve"> </w:t>
        </w:r>
        <w:r w:rsidR="00000000" w:rsidRPr="0070775B">
          <w:rPr>
            <w:rFonts w:ascii="Times New Roman" w:hAnsi="Times New Roman"/>
            <w:rPrChange w:id="191" w:author="zihan hong" w:date="2026-09-07T23:10:00Z" w16du:dateUtc="2026-09-08T03:10:00Z">
              <w:rPr>
                <w:i/>
                <w:iCs/>
                <w:color w:val="000000"/>
              </w:rPr>
            </w:rPrChange>
          </w:rPr>
          <w:t>et al.</w:t>
        </w:r>
        <w:r w:rsidR="00000000" w:rsidRPr="0070775B">
          <w:rPr>
            <w:rFonts w:ascii="Times New Roman" w:hAnsi="Times New Roman"/>
            <w:rPrChange w:id="192" w:author="zihan hong" w:date="2026-09-07T23:10:00Z" w16du:dateUtc="2026-09-08T03:10:00Z">
              <w:rPr>
                <w:color w:val="000000"/>
              </w:rPr>
            </w:rPrChange>
          </w:rPr>
          <w:t xml:space="preserve"> </w:t>
        </w:r>
      </w:moveTo>
      <w:moveToRangeEnd w:id="188"/>
      <w:ins w:id="193" w:author="zihan hong" w:date="2026-09-02T16:48:00Z" w16du:dateUtc="2026-09-02T23:48:00Z">
        <w:r w:rsidR="0070775B" w:rsidRPr="0070775B">
          <w:rPr>
            <w:rFonts w:ascii="Times New Roman" w:hAnsi="Times New Roman" w:cs="Times New Roman"/>
            <w:lang w:eastAsia="zh-CN"/>
          </w:rPr>
          <w:t>2025). Overall, these effects can alter the composition of coastal communities and contribute to declines in marine biodiversity.</w:t>
        </w:r>
      </w:ins>
      <w:commentRangeStart w:id="194"/>
      <w:ins w:id="195" w:author="zihan hong" w:date="2026-09-02T16:27:00Z" w16du:dateUtc="2026-09-02T23:27:00Z">
        <w:r w:rsidR="00E86BFC">
          <w:rPr>
            <w:rFonts w:ascii="Times New Roman" w:hAnsi="Times New Roman" w:cs="Times New Roman" w:hint="eastAsia"/>
            <w:lang w:eastAsia="zh-CN"/>
          </w:rPr>
          <w:t xml:space="preserve"> </w:t>
        </w:r>
      </w:ins>
      <w:commentRangeEnd w:id="194"/>
      <w:r w:rsidR="0070775B" w:rsidRPr="00B057CE">
        <w:rPr>
          <w:rStyle w:val="CommentReference"/>
          <w:rFonts w:ascii="Times New Roman" w:hAnsi="Times New Roman" w:cs="Times New Roman"/>
          <w:sz w:val="22"/>
          <w:szCs w:val="22"/>
        </w:rPr>
        <w:commentReference w:id="194"/>
      </w:r>
    </w:p>
    <w:p w14:paraId="342BF189" w14:textId="77777777" w:rsidR="00154510" w:rsidRPr="00B057CE" w:rsidRDefault="00154510" w:rsidP="00B057CE">
      <w:pPr>
        <w:rPr>
          <w:ins w:id="196" w:author="Kristina Randrup" w:date="2026-09-07T23:10:00Z" w16du:dateUtc="2026-09-08T03:10:00Z"/>
          <w:rFonts w:ascii="Times New Roman" w:hAnsi="Times New Roman" w:cs="Times New Roman"/>
        </w:rPr>
      </w:pPr>
    </w:p>
    <w:p w14:paraId="0682233D" w14:textId="77777777" w:rsidR="005A6D18" w:rsidRPr="00CF6956" w:rsidRDefault="00000000">
      <w:pPr>
        <w:ind w:firstLine="720"/>
        <w:rPr>
          <w:rFonts w:ascii="Times New Roman" w:hAnsi="Times New Roman" w:cs="Times New Roman"/>
          <w:i/>
          <w:iCs/>
        </w:rPr>
      </w:pPr>
      <w:r w:rsidRPr="00CF6956">
        <w:rPr>
          <w:rFonts w:ascii="Times New Roman" w:hAnsi="Times New Roman" w:cs="Times New Roman"/>
          <w:i/>
          <w:iCs/>
        </w:rPr>
        <w:t>Pollution</w:t>
      </w:r>
    </w:p>
    <w:p w14:paraId="498E8CEA" w14:textId="77777777" w:rsidR="005A6D18" w:rsidRPr="00CF6956" w:rsidRDefault="00000000" w:rsidP="00B057CE">
      <w:pPr>
        <w:ind w:firstLine="720"/>
        <w:rPr>
          <w:rFonts w:ascii="Times New Roman" w:hAnsi="Times New Roman" w:cs="Times New Roman"/>
        </w:rPr>
      </w:pPr>
      <w:r w:rsidRPr="00CF6956">
        <w:rPr>
          <w:rFonts w:ascii="Times New Roman" w:hAnsi="Times New Roman" w:cs="Times New Roman"/>
        </w:rPr>
        <w:t xml:space="preserve">The constant deposition of anthropogenic pollutants into the ocean is a pervasive threat to global biodiversity. </w:t>
      </w:r>
      <w:commentRangeStart w:id="197"/>
      <w:ins w:id="198" w:author="Kristina Randrup" w:date="2026-08-21T20:30:00Z" w16du:dateUtc="2026-08-22T03:30:00Z">
        <w:r w:rsidR="00EC6CFD">
          <w:rPr>
            <w:rFonts w:ascii="Times New Roman" w:hAnsi="Times New Roman" w:cs="Times New Roman"/>
          </w:rPr>
          <w:t>Widespread accumulation of macro- and microplasti</w:t>
        </w:r>
      </w:ins>
      <w:ins w:id="199" w:author="Kristina Randrup" w:date="2026-08-21T20:31:00Z" w16du:dateUtc="2026-08-22T03:31:00Z">
        <w:r w:rsidR="00EC6CFD">
          <w:rPr>
            <w:rFonts w:ascii="Times New Roman" w:hAnsi="Times New Roman" w:cs="Times New Roman"/>
          </w:rPr>
          <w:t>cs, chemical contaminants, and nutrient loading are a</w:t>
        </w:r>
      </w:ins>
      <w:del w:id="200" w:author="Kristina Randrup" w:date="2026-08-21T20:30:00Z" w16du:dateUtc="2026-08-22T03:30:00Z">
        <w:r w:rsidRPr="00CF6956">
          <w:rPr>
            <w:rFonts w:ascii="Times New Roman" w:hAnsi="Times New Roman" w:cs="Times New Roman"/>
          </w:rPr>
          <w:delText>A</w:delText>
        </w:r>
      </w:del>
      <w:r w:rsidRPr="00CF6956">
        <w:rPr>
          <w:rFonts w:ascii="Times New Roman" w:hAnsi="Times New Roman" w:cs="Times New Roman"/>
        </w:rPr>
        <w:t>mong the most notable forms of marine pollution</w:t>
      </w:r>
      <w:commentRangeEnd w:id="197"/>
      <w:r w:rsidR="00EC6CFD" w:rsidRPr="00CF6956">
        <w:rPr>
          <w:rStyle w:val="CommentReference"/>
          <w:rFonts w:ascii="Times New Roman" w:hAnsi="Times New Roman" w:cs="Times New Roman"/>
          <w:sz w:val="22"/>
          <w:szCs w:val="22"/>
        </w:rPr>
        <w:commentReference w:id="197"/>
      </w:r>
      <w:del w:id="201" w:author="Kristina Randrup" w:date="2026-08-21T20:31:00Z" w16du:dateUtc="2026-08-22T03:31:00Z">
        <w:r w:rsidRPr="00CF6956">
          <w:rPr>
            <w:rFonts w:ascii="Times New Roman" w:hAnsi="Times New Roman" w:cs="Times New Roman"/>
          </w:rPr>
          <w:delText>, the accumulation of macro- and microplastics, chemical contaminants, and excessive nutrient loading is widespread</w:delText>
        </w:r>
      </w:del>
      <w:r w:rsidRPr="00CF6956">
        <w:rPr>
          <w:rFonts w:ascii="Times New Roman" w:hAnsi="Times New Roman" w:cs="Times New Roman"/>
        </w:rPr>
        <w:t>.</w:t>
      </w:r>
    </w:p>
    <w:p w14:paraId="00000012" w14:textId="77777777" w:rsidR="00F57F1F" w:rsidRDefault="00000000">
      <w:pPr>
        <w:spacing w:before="240" w:line="240" w:lineRule="auto"/>
        <w:ind w:firstLine="720"/>
        <w:rPr>
          <w:ins w:id="202" w:author="Monica Thom" w:date="2026-09-07T23:09:00Z" w16du:dateUtc="2026-09-08T03:09:00Z"/>
          <w:rFonts w:ascii="Times New Roman" w:eastAsia="Times New Roman" w:hAnsi="Times New Roman" w:cs="Times New Roman"/>
        </w:rPr>
      </w:pPr>
      <w:ins w:id="203" w:author="Monica Thom" w:date="2026-09-07T23:09:00Z" w16du:dateUtc="2026-09-08T03:09:00Z">
        <w:r>
          <w:rPr>
            <w:rFonts w:ascii="Times New Roman" w:eastAsia="Times New Roman" w:hAnsi="Times New Roman" w:cs="Times New Roman"/>
          </w:rPr>
          <w:t>An estimated 4.8 to 12.7 million metric tons of plastic are deposited in the ocean each year</w:t>
        </w:r>
        <w:r>
          <w:rPr>
            <w:rFonts w:ascii="Times New Roman" w:eastAsia="Times New Roman" w:hAnsi="Times New Roman" w:cs="Times New Roman"/>
            <w:vertAlign w:val="superscript"/>
          </w:rPr>
          <w:t>23</w:t>
        </w:r>
        <w:r>
          <w:rPr>
            <w:rFonts w:ascii="Times New Roman" w:eastAsia="Times New Roman" w:hAnsi="Times New Roman" w:cs="Times New Roman"/>
          </w:rPr>
          <w:t>. Macroplastics often represent immediate physical hazards to marine fauna via entanglement and smothering. Sub-lethal effects may include physical injuries, malnutrition, gastrointestinal damage, and physiological stress</w:t>
        </w:r>
        <w:r>
          <w:rPr>
            <w:rFonts w:ascii="Times New Roman" w:eastAsia="Times New Roman" w:hAnsi="Times New Roman" w:cs="Times New Roman"/>
            <w:vertAlign w:val="superscript"/>
          </w:rPr>
          <w:t>24</w:t>
        </w:r>
        <w:r>
          <w:rPr>
            <w:rFonts w:ascii="Times New Roman" w:eastAsia="Times New Roman" w:hAnsi="Times New Roman" w:cs="Times New Roman"/>
          </w:rPr>
          <w:t>. Macroplastic pollution has also been associated with the loss of structural complexity and associated biodiversity in benthic habitats</w:t>
        </w:r>
        <w:r>
          <w:rPr>
            <w:rFonts w:ascii="Times New Roman" w:eastAsia="Times New Roman" w:hAnsi="Times New Roman" w:cs="Times New Roman"/>
            <w:vertAlign w:val="superscript"/>
          </w:rPr>
          <w:t>25</w:t>
        </w:r>
        <w:r>
          <w:rPr>
            <w:rFonts w:ascii="Times New Roman" w:eastAsia="Times New Roman" w:hAnsi="Times New Roman" w:cs="Times New Roman"/>
          </w:rPr>
          <w:t>. Micro and nanoplastics,  now considered virtually ubiquitous in the oceans, are readily ingested by a vast array of different taxa, including zooplankton, filter feeders, and benthic detritivores</w:t>
        </w:r>
        <w:r>
          <w:rPr>
            <w:rFonts w:ascii="Times New Roman" w:eastAsia="Times New Roman" w:hAnsi="Times New Roman" w:cs="Times New Roman"/>
            <w:vertAlign w:val="superscript"/>
          </w:rPr>
          <w:t>26,27</w:t>
        </w:r>
        <w:r>
          <w:rPr>
            <w:rFonts w:ascii="Times New Roman" w:eastAsia="Times New Roman" w:hAnsi="Times New Roman" w:cs="Times New Roman"/>
          </w:rPr>
          <w:t>. Negative effects of microplastic ingestion  include low nutritional condition, behavioral changes, and toxicity</w:t>
        </w:r>
        <w:r>
          <w:rPr>
            <w:rFonts w:ascii="Times New Roman" w:eastAsia="Times New Roman" w:hAnsi="Times New Roman" w:cs="Times New Roman"/>
            <w:vertAlign w:val="superscript"/>
          </w:rPr>
          <w:t>28,29</w:t>
        </w:r>
        <w:r>
          <w:rPr>
            <w:rFonts w:ascii="Times New Roman" w:eastAsia="Times New Roman" w:hAnsi="Times New Roman" w:cs="Times New Roman"/>
          </w:rPr>
          <w:t>. Risks of microplastic ingestion vary according to the taxa’s habitat and feeding strategy</w:t>
        </w:r>
        <w:r>
          <w:rPr>
            <w:rFonts w:ascii="Times New Roman" w:eastAsia="Times New Roman" w:hAnsi="Times New Roman" w:cs="Times New Roman"/>
            <w:vertAlign w:val="superscript"/>
          </w:rPr>
          <w:t>27</w:t>
        </w:r>
        <w:r>
          <w:rPr>
            <w:rFonts w:ascii="Times New Roman" w:eastAsia="Times New Roman" w:hAnsi="Times New Roman" w:cs="Times New Roman"/>
          </w:rPr>
          <w:t xml:space="preserve">. </w:t>
        </w:r>
      </w:ins>
    </w:p>
    <w:p w14:paraId="00000013" w14:textId="77777777" w:rsidR="00F57F1F" w:rsidRDefault="00000000">
      <w:pPr>
        <w:spacing w:before="240" w:line="240" w:lineRule="auto"/>
        <w:ind w:firstLine="720"/>
        <w:rPr>
          <w:ins w:id="204" w:author="Monica Thom" w:date="2026-09-07T23:09:00Z" w16du:dateUtc="2026-09-08T03:09:00Z"/>
          <w:rFonts w:ascii="Times New Roman" w:eastAsia="Times New Roman" w:hAnsi="Times New Roman" w:cs="Times New Roman"/>
        </w:rPr>
      </w:pPr>
      <w:ins w:id="205" w:author="Monica Thom" w:date="2026-09-07T23:09:00Z" w16du:dateUtc="2026-09-08T03:09:00Z">
        <w:r>
          <w:rPr>
            <w:rFonts w:ascii="Times New Roman" w:eastAsia="Times New Roman" w:hAnsi="Times New Roman" w:cs="Times New Roman"/>
          </w:rPr>
          <w:t>The widespread use of industrial-grade, artificial agricultural fertilizers coupled with inappropriate treatment and disposal procedures has been linked to excessive nutrient loading in coastal zones, fueling microalgal blooms that can severely deplete the dissolved oxygen and cause mass mortality events</w:t>
        </w:r>
        <w:r>
          <w:rPr>
            <w:rFonts w:ascii="Times New Roman" w:eastAsia="Times New Roman" w:hAnsi="Times New Roman" w:cs="Times New Roman"/>
            <w:vertAlign w:val="superscript"/>
          </w:rPr>
          <w:t>30,31</w:t>
        </w:r>
        <w:r>
          <w:rPr>
            <w:rFonts w:ascii="Times New Roman" w:eastAsia="Times New Roman" w:hAnsi="Times New Roman" w:cs="Times New Roman"/>
          </w:rPr>
          <w:t>. Globally, over 400 dead zones have been confirmed as a result of excessive nutrient runoff into the sea</w:t>
        </w:r>
        <w:r>
          <w:rPr>
            <w:rFonts w:ascii="Times New Roman" w:eastAsia="Times New Roman" w:hAnsi="Times New Roman" w:cs="Times New Roman"/>
            <w:vertAlign w:val="superscript"/>
          </w:rPr>
          <w:t>32</w:t>
        </w:r>
        <w:r>
          <w:rPr>
            <w:rFonts w:ascii="Times New Roman" w:eastAsia="Times New Roman" w:hAnsi="Times New Roman" w:cs="Times New Roman"/>
          </w:rPr>
          <w:t>. Other types of chemical pollution include the inappropriate disposal of pharmaceuticals, heavy metals, and industrial runoff that disrupts physiological processes</w:t>
        </w:r>
        <w:r>
          <w:rPr>
            <w:rFonts w:ascii="Times New Roman" w:eastAsia="Times New Roman" w:hAnsi="Times New Roman" w:cs="Times New Roman"/>
            <w:vertAlign w:val="superscript"/>
          </w:rPr>
          <w:t>33</w:t>
        </w:r>
        <w:r>
          <w:rPr>
            <w:rFonts w:ascii="Times New Roman" w:eastAsia="Times New Roman" w:hAnsi="Times New Roman" w:cs="Times New Roman"/>
          </w:rPr>
          <w:t xml:space="preserve">. Aquaculture continues to grow </w:t>
        </w:r>
        <w:r>
          <w:rPr>
            <w:rFonts w:ascii="Times New Roman" w:eastAsia="Times New Roman" w:hAnsi="Times New Roman" w:cs="Times New Roman"/>
          </w:rPr>
          <w:lastRenderedPageBreak/>
          <w:t>as an alternative to wild fisheries for providing marine protein</w:t>
        </w:r>
        <w:r>
          <w:rPr>
            <w:rFonts w:ascii="Times New Roman" w:eastAsia="Times New Roman" w:hAnsi="Times New Roman" w:cs="Times New Roman"/>
            <w:vertAlign w:val="superscript"/>
          </w:rPr>
          <w:t>34</w:t>
        </w:r>
        <w:r>
          <w:rPr>
            <w:rFonts w:ascii="Times New Roman" w:eastAsia="Times New Roman" w:hAnsi="Times New Roman" w:cs="Times New Roman"/>
          </w:rPr>
          <w:t>. However, improper implementation can cause disease outbreaks in natural populations, spike organic pollution in the surrounding habitat, cause genetic mixing of wild and farmed stocks, and can lead to overfishing of wild stocks used for feed in these operations</w:t>
        </w:r>
        <w:r>
          <w:rPr>
            <w:rFonts w:ascii="Times New Roman" w:eastAsia="Times New Roman" w:hAnsi="Times New Roman" w:cs="Times New Roman"/>
            <w:vertAlign w:val="superscript"/>
          </w:rPr>
          <w:t>35</w:t>
        </w:r>
        <w:r>
          <w:rPr>
            <w:rFonts w:ascii="Times New Roman" w:eastAsia="Times New Roman" w:hAnsi="Times New Roman" w:cs="Times New Roman"/>
          </w:rPr>
          <w:t>.</w:t>
        </w:r>
      </w:ins>
    </w:p>
    <w:p w14:paraId="00000014" w14:textId="77777777" w:rsidR="00F57F1F" w:rsidRDefault="00000000">
      <w:pPr>
        <w:spacing w:before="240" w:line="240" w:lineRule="auto"/>
        <w:ind w:firstLine="720"/>
        <w:rPr>
          <w:ins w:id="206" w:author="Monica Thom" w:date="2026-09-07T23:09:00Z" w16du:dateUtc="2026-09-08T03:09:00Z"/>
          <w:rFonts w:ascii="Times New Roman" w:eastAsia="Times New Roman" w:hAnsi="Times New Roman" w:cs="Times New Roman"/>
        </w:rPr>
      </w:pPr>
      <w:ins w:id="207" w:author="Monica Thom" w:date="2026-09-07T23:09:00Z" w16du:dateUtc="2026-09-08T03:09:00Z">
        <w:r>
          <w:rPr>
            <w:rFonts w:ascii="Times New Roman" w:eastAsia="Times New Roman" w:hAnsi="Times New Roman" w:cs="Times New Roman"/>
          </w:rPr>
          <w:t>Noise disruptions alter the soundscape</w:t>
        </w:r>
        <w:r>
          <w:rPr>
            <w:rFonts w:ascii="Times New Roman" w:eastAsia="Times New Roman" w:hAnsi="Times New Roman" w:cs="Times New Roman"/>
            <w:vertAlign w:val="superscript"/>
          </w:rPr>
          <w:t>36</w:t>
        </w:r>
        <w:r>
          <w:rPr>
            <w:rFonts w:ascii="Times New Roman" w:eastAsia="Times New Roman" w:hAnsi="Times New Roman" w:cs="Times New Roman"/>
          </w:rPr>
          <w:t>. Oil exploration and mining is a rapidly expanding field, but these activities impact whales</w:t>
        </w:r>
        <w:r>
          <w:rPr>
            <w:rFonts w:ascii="Times New Roman" w:eastAsia="Times New Roman" w:hAnsi="Times New Roman" w:cs="Times New Roman"/>
            <w:vertAlign w:val="superscript"/>
          </w:rPr>
          <w:t>36</w:t>
        </w:r>
        <w:r>
          <w:rPr>
            <w:rFonts w:ascii="Times New Roman" w:eastAsia="Times New Roman" w:hAnsi="Times New Roman" w:cs="Times New Roman"/>
          </w:rPr>
          <w:t>, elasmobranchs</w:t>
        </w:r>
        <w:r>
          <w:rPr>
            <w:rFonts w:ascii="Times New Roman" w:eastAsia="Times New Roman" w:hAnsi="Times New Roman" w:cs="Times New Roman"/>
            <w:vertAlign w:val="superscript"/>
          </w:rPr>
          <w:t>37</w:t>
        </w:r>
        <w:r>
          <w:rPr>
            <w:rFonts w:ascii="Times New Roman" w:eastAsia="Times New Roman" w:hAnsi="Times New Roman" w:cs="Times New Roman"/>
          </w:rPr>
          <w:t>, and countless other taxa. Marine energy from tides and wind farms have been a growing industry and may have increased deleterious effects on marine taxa</w:t>
        </w:r>
        <w:r>
          <w:rPr>
            <w:rFonts w:ascii="Times New Roman" w:eastAsia="Times New Roman" w:hAnsi="Times New Roman" w:cs="Times New Roman"/>
            <w:vertAlign w:val="superscript"/>
          </w:rPr>
          <w:t>38</w:t>
        </w:r>
        <w:r>
          <w:rPr>
            <w:rFonts w:ascii="Times New Roman" w:eastAsia="Times New Roman" w:hAnsi="Times New Roman" w:cs="Times New Roman"/>
          </w:rPr>
          <w:t>. Low-frequency noise and electromagnetic radiation from marine energy sources can hinder the recovery of marine species</w:t>
        </w:r>
        <w:r>
          <w:rPr>
            <w:rFonts w:ascii="Times New Roman" w:eastAsia="Times New Roman" w:hAnsi="Times New Roman" w:cs="Times New Roman"/>
            <w:vertAlign w:val="superscript"/>
          </w:rPr>
          <w:t>39</w:t>
        </w:r>
        <w:r>
          <w:rPr>
            <w:rFonts w:ascii="Times New Roman" w:eastAsia="Times New Roman" w:hAnsi="Times New Roman" w:cs="Times New Roman"/>
          </w:rPr>
          <w:t>.</w:t>
        </w:r>
      </w:ins>
    </w:p>
    <w:p w14:paraId="381ACE0B" w14:textId="77777777" w:rsidR="004A31DC" w:rsidRDefault="00000000" w:rsidP="004A31DC">
      <w:pPr>
        <w:spacing w:before="240" w:line="240" w:lineRule="auto"/>
        <w:ind w:firstLine="720"/>
        <w:rPr>
          <w:del w:id="208" w:author="Monica Thom" w:date="2026-09-07T23:09:00Z" w16du:dateUtc="2026-09-08T03:09:00Z"/>
          <w:rFonts w:ascii="Times New Roman" w:hAnsi="Times New Roman" w:cs="Times New Roman"/>
        </w:rPr>
      </w:pPr>
      <w:del w:id="209" w:author="Monica Thom" w:date="2026-09-07T23:09:00Z" w16du:dateUtc="2026-09-08T03:09:00Z">
        <w:r w:rsidRPr="00CF6956">
          <w:rPr>
            <w:rFonts w:ascii="Times New Roman" w:hAnsi="Times New Roman" w:cs="Times New Roman"/>
          </w:rPr>
          <w:delText xml:space="preserve">An estimated 4.8 to 12.7 million metric </w:delText>
        </w:r>
        <w:r w:rsidR="0025704F" w:rsidRPr="00CF6956">
          <w:rPr>
            <w:rFonts w:ascii="Times New Roman" w:hAnsi="Times New Roman" w:cs="Times New Roman"/>
          </w:rPr>
          <w:delText>tons</w:delText>
        </w:r>
        <w:r w:rsidRPr="00CF6956">
          <w:rPr>
            <w:rFonts w:ascii="Times New Roman" w:hAnsi="Times New Roman" w:cs="Times New Roman"/>
          </w:rPr>
          <w:delText xml:space="preserve"> of plastic are deposited in the ocean each year</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{"citationID":"g7D6ZEYG","properties":{"formattedCitation":"\\super 23\\nosupersub{}","plainCitation":"23","noteIndex":0},"citationItems":[{"id":"xpwFpum7/yyxk9xcB","uris":["http://zotero.org/users/17231728/items/TUAV3PJT"],"itemData":{"id":1470,"type":"article-journal","container-title":"Science","DOI":"10.1126/science.1260352","issue":"6223","note":"publisher: American Association for the Advancement of Science","page":"768-771","source":"science.org (Atypon)","title":"Plastic waste inputs from land into the ocean","volume":"347","author":[{"family":"Jambeck","given":"Jenna R."},{"family":"Geyer","given":"Roland"},{"family":"Wilcox","given":"Chris"},{"family":"Siegler","given":"Theodore R."},{"family":"Perryman","given":"Miriam"},{"family":"Andrady","given":"Anthony"},{"family":"Narayan","given":"Ramani"},{"family":"Law","given":"Kara Lavender"}],"issued":{"date-parts":[["2015",2,13]]}}}],"schema":"https://github.com/citation-style-language/schema/raw/master/csl-citation.json"}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23</w:delText>
        </w:r>
        <w:r w:rsidR="0055361D" w:rsidRPr="00CF6956">
          <w:rPr>
            <w:rFonts w:ascii="Times New Roman" w:hAnsi="Times New Roman" w:cs="Times New Roman"/>
          </w:rPr>
          <w:fldChar w:fldCharType="end"/>
        </w:r>
        <w:r w:rsidRPr="00CF6956">
          <w:rPr>
            <w:rFonts w:ascii="Times New Roman" w:hAnsi="Times New Roman" w:cs="Times New Roman"/>
          </w:rPr>
          <w:delText>. Macroplastics often represent immediate physical hazards to marine fauna via entanglement and smothering. Sub-lethal effects may include physical injuries, malnutrition, gastrointestinal damage, and physiological stress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{"citationID":"h23HMn5r","properties":{"unsorted":false,"formattedCitation":"\\super 24\\nosupersub{}","plainCitation":"24","noteIndex":0},"citationItems":[{"id":"xpwFpum7/V11cFx8Z","uris":["http://zotero.org/users/17231728/items/7887Q256"],"itemData":{"id":1468,"type":"article-journal","container-title":"Endangered Species Research","DOI":"10.3354/esr01064","ISSN":"1613-4796, 1863-5407","language":"en-US","page":"234-252","source":"www.int-res.com","title":"Understanding individual and population-level effects of plastic pollution on marine megafauna","volume":"43","author":[{"family":"Senko","given":"Jesse F."},{"family":"Nelms","given":"Sarah E."},{"family":"Reavis","given":"Janie L."},{"family":"Witherington","given":"Blair"},{"family":"Godley","given":"Brendan J."},{"family":"Wallace","given":"Bryan P."}],"issued":{"date-parts":[["2020",10,12]]}}}],"schema":"https://github.com/citation-style-language/schema/raw/master/csl-citation.json"}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24</w:delText>
        </w:r>
        <w:r w:rsidR="0055361D" w:rsidRPr="00CF6956">
          <w:rPr>
            <w:rFonts w:ascii="Times New Roman" w:hAnsi="Times New Roman" w:cs="Times New Roman"/>
          </w:rPr>
          <w:fldChar w:fldCharType="end"/>
        </w:r>
        <w:r w:rsidRPr="00CF6956">
          <w:rPr>
            <w:rFonts w:ascii="Times New Roman" w:hAnsi="Times New Roman" w:cs="Times New Roman"/>
          </w:rPr>
          <w:delText>. Macroplastic pollution has also been associated with the loss of structural complexity and associated biodiversity in benthic habitats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{"citationID":"U43awXfm","properties":{"unsorted":false,"formattedCitation":"\\super 25\\nosupersub{}","plainCitation":"25","noteIndex":0},"citationItems":[{"id":"xpwFpum7/2cTJRvKY","uris":["http://zotero.org/users/17231728/items/XREMDZRR"],"itemData":{"id":1467,"type":"article-journal","container-title":"Science","DOI":"10.1126/science.abg5433","issue":"6550","note":"publisher: American Association for the Advancement of Science","page":"61-65","source":"science.org (Atypon)","title":"The global threat from plastic pollution","volume":"373","author":[{"family":"MacLeod","given":"Matthew"},{"family":"Arp","given":"Hans Peter H."},{"family":"Tekman","given":"Mine B."},{"family":"Jahnke","given":"Annika"}],"issued":{"date-parts":[["2021",7,2]]}}}],"schema":"https://github.com/citation-style-language/schema/raw/master/csl-citation.json"}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25</w:delText>
        </w:r>
        <w:r w:rsidR="0055361D" w:rsidRPr="00CF6956">
          <w:rPr>
            <w:rFonts w:ascii="Times New Roman" w:hAnsi="Times New Roman" w:cs="Times New Roman"/>
          </w:rPr>
          <w:fldChar w:fldCharType="end"/>
        </w:r>
        <w:r w:rsidRPr="00CF6956">
          <w:rPr>
            <w:rFonts w:ascii="Times New Roman" w:hAnsi="Times New Roman" w:cs="Times New Roman"/>
          </w:rPr>
          <w:delText>. Micro and nanoplastics,  now considered virtually ubiquitous in the oceans, are readily ingested by a vast array of different taxa, including zooplankton, filter feeders, and benthic detritivores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{"citationID":"624QBlLN","properties":{"formattedCitation":"\\super 26,27\\nosupersub{}","plainCitation":"26,27","noteIndex":0},"citationItems":[{"id":"xpwFpum7/06GpoZyS","uris":["http://zotero.org/users/17231728/items/Y4LK78DE"],"itemData":{"id":1479,"type":"article-journal","container-title":"Environmental Monitoring and Assessment","DOI":"10.1007/s10661-024-12978-4","ISSN":"1573-2959","issue":"9","journalAbbreviation":"Environ Monit Assess","language":"en","page":"813","source":"Springer Link","title":"Microplastics pollution in tropical lakes: water, zooplankton, and fish in Central Mexico","title-short":"Microplastics pollution in tropical lakes","volume":"196","author":[{"family":"Jiménez-Contreras","given":"Jorge"},{"family":"Fernández-Medina","given":"Raquel I."},{"family":"Fernández-Araiza","given":"Mario A."}],"issued":{"date-parts":[["2024",8,15]]}}},{"id":"xpwFpum7/3iEPxyxg","uris":["http://zotero.org/users/17231728/items/D5ULJXJU"],"itemData":{"id":1477,"type":"article-journal","container-title":"Limnology and Oceanography","DOI":"10.1002/lno.12370","ISSN":"1939-5590","issue":"7","language":"en","license":"© 2023 Association for the Sciences of Limnology and Oceanography","note":"_eprint: https://aslopubs.onlinelibrary.wiley.com/doi/pdf/10.1002/lno.12370","page":"1595-1610","source":"Wiley Online Library","title":"Microplastic ingestion by deep-pelagic crustaceans and fishes","volume":"68","author":[{"family":"Bos","given":"Ryan P."},{"family":"Zhao","given":"Shiye"},{"family":"Sutton","given":"Tracey T."},{"family":"Frank","given":"Tamara M."}],"issued":{"date-parts":[["2023"]]}}}],"schema":"https://github.com/citation-style-language/schema/raw/master/csl-citation.json"}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26,27</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Negative effects of microplastic ingestion  include low nutritional condition, </w:delText>
        </w:r>
        <w:r w:rsidR="0025704F" w:rsidRPr="00CF6956">
          <w:rPr>
            <w:rFonts w:ascii="Times New Roman" w:hAnsi="Times New Roman" w:cs="Times New Roman"/>
          </w:rPr>
          <w:delText>behavioral</w:delText>
        </w:r>
        <w:r w:rsidRPr="00CF6956">
          <w:rPr>
            <w:rFonts w:ascii="Times New Roman" w:hAnsi="Times New Roman" w:cs="Times New Roman"/>
          </w:rPr>
          <w:delText xml:space="preserve"> changes, and toxicity</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{"citationID":"ZWvM0ofa","properties":{"formattedCitation":"\\super 28,29\\nosupersub{}","plainCitation":"28,29","noteIndex":0},"citationItems":[{"id":"xpwFpum7/scwgrHlC","uris":["http://zotero.org/users/17231728/items/XC5Q8EX8"],"itemData":{"id":1475,"type":"article-journal","container-title":"PeerJ","DOI":"10.7717/peerj.13503","ISSN":"2167-8359","journalAbbreviation":"PeerJ","language":"en","note":"publisher: PeerJ Inc.","page":"e13503","source":"peerj.com","title":"Harmful effects of the microplastic pollution on animal health: a literature review","title-short":"Harmful effects of the microplastic pollution on animal health","volume":"10","author":[{"family":"Zolotova","given":"Natalia"},{"family":"Kosyreva","given":"Anna"},{"family":"Dzhalilova","given":"Dzhuliia"},{"family":"Fokichev","given":"Nikolai"},{"family":"Makarova","given":"Olga"}],"issued":{"date-parts":[["2022",6,14]]}}},{"id":"xpwFpum7/uhmMHyIo","uris":["http://zotero.org/users/17231728/items/TEEN5UR3"],"itemData":{"id":1473,"type":"article-journal","container-title":"Marine Pollution Bulletin","DOI":"10.1016/j.marpolbul.2020.111249","ISSN":"0025-326X","journalAbbreviation":"Marine Pollution Bulletin","page":"111249","source":"ScienceDirect","title":"Plastic ingestion lead to reduced body condition and modified diet patterns in the rocky shore crab &lt;i&gt;Pachygrapsus transversus&lt;/i&gt; (Gibbes, 1850) (Brachyura: Grapsidae)","title-short":"Plastic ingestion lead to reduced body condition and modified diet patterns in the rocky shore crab &lt;i&gt;Pachygrapsus transversus&lt;/i&gt; (Gibbes, 1850) (Brachyura","volume":"156","author":[{"family":"Barros","given":"Matheus Souza Ferreira","non-dropping-particle":"de"},{"family":"Santos Calado","given":"Tereza Cristina","non-dropping-particle":"dos"},{"family":"Sá Leitão Câmara de Araújo","given":"Marina","non-dropping-particle":"de"}],"issued":{"date-parts":[["2020",7,1]]}}}],"schema":"https://github.com/citation-style-language/schema/raw/master/csl-citation.json"}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28,29</w:delText>
        </w:r>
        <w:r w:rsidR="0055361D" w:rsidRPr="00CF6956">
          <w:rPr>
            <w:rFonts w:ascii="Times New Roman" w:hAnsi="Times New Roman" w:cs="Times New Roman"/>
          </w:rPr>
          <w:fldChar w:fldCharType="end"/>
        </w:r>
        <w:r w:rsidRPr="00CF6956">
          <w:rPr>
            <w:rFonts w:ascii="Times New Roman" w:hAnsi="Times New Roman" w:cs="Times New Roman"/>
          </w:rPr>
          <w:delText>. Risks of microplastic ingestion vary according to the taxa’s habitat and feeding strategy</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{"citationID":"FSdrwKq9","properties":{"formattedCitation":"\\super 27\\nosupersub{}","plainCitation":"27","noteIndex":0},"citationItems":[{"id":"xpwFpum7/3iEPxyxg","uris":["http://zotero.org/users/17231728/items/D5ULJXJU"],"itemData":{"id":1477,"type":"article-journal","container-title":"Limnology and Oceanography","DOI":"10.1002/lno.12370","ISSN":"1939-5590","issue":"7","language":"en","license":"© 2023 Association for the Sciences of Limnology and Oceanography","note":"_eprint: https://aslopubs.onlinelibrary.wiley.com/doi/pdf/10.1002/lno.12370","page":"1595-1610","source":"Wiley Online Library","title":"Microplastic ingestion by deep-pelagic crustaceans and fishes","volume":"68","author":[{"family":"Bos","given":"Ryan P."},{"family":"Zhao","given":"Shiye"},{"family":"Sutton","given":"Tracey T."},{"family":"Frank","given":"Tamara M."}],"issued":{"date-parts":[["2023"]]}}}],"schema":"https://github.com/citation-style-language/schema/raw/master/csl-citation.json"}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27</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w:delText>
        </w:r>
      </w:del>
    </w:p>
    <w:p w14:paraId="085A5E5F" w14:textId="483BC5A9" w:rsidR="005A6D18" w:rsidRPr="00CF6956" w:rsidRDefault="00000000" w:rsidP="004A31DC">
      <w:pPr>
        <w:spacing w:before="240" w:line="240" w:lineRule="auto"/>
        <w:ind w:firstLine="720"/>
        <w:rPr>
          <w:del w:id="210" w:author="Monica Thom" w:date="2026-09-07T23:09:00Z" w16du:dateUtc="2026-09-08T03:09:00Z"/>
          <w:rFonts w:ascii="Times New Roman" w:hAnsi="Times New Roman" w:cs="Times New Roman"/>
        </w:rPr>
      </w:pPr>
      <w:del w:id="211" w:author="Monica Thom" w:date="2026-09-07T23:09:00Z" w16du:dateUtc="2026-09-08T03:09:00Z">
        <w:r w:rsidRPr="00CF6956">
          <w:rPr>
            <w:rFonts w:ascii="Times New Roman" w:hAnsi="Times New Roman" w:cs="Times New Roman"/>
          </w:rPr>
          <w:delText>The widespread use of industrial-grade, artificial agricultural fertilizers coupled with inappropriate treatment and disposal procedures has been linked to excessive nutrient loading in coastal zones, fueling</w:delText>
        </w:r>
      </w:del>
      <w:del w:id="212" w:author="Kristina Randrup" w:date="2026-08-21T20:34:00Z" w16du:dateUtc="2026-08-22T03:34:00Z">
        <w:r w:rsidRPr="00CF6956" w:rsidDel="001A24FC">
          <w:rPr>
            <w:rFonts w:ascii="Times New Roman" w:hAnsi="Times New Roman" w:cs="Times New Roman"/>
          </w:rPr>
          <w:delText xml:space="preserve"> </w:delText>
        </w:r>
      </w:del>
      <w:ins w:id="213" w:author="Kristina Randrup" w:date="2026-08-21T20:34:00Z" w16du:dateUtc="2026-08-22T03:34:00Z">
        <w:r w:rsidR="001A24FC">
          <w:rPr>
            <w:rFonts w:ascii="Times New Roman" w:hAnsi="Times New Roman" w:cs="Times New Roman"/>
          </w:rPr>
          <w:t>which fuel</w:t>
        </w:r>
        <w:del w:id="214" w:author="Monica Thom" w:date="2026-09-07T23:09:00Z" w16du:dateUtc="2026-09-08T03:09:00Z">
          <w:r w:rsidRPr="00CF6956">
            <w:rPr>
              <w:rFonts w:ascii="Times New Roman" w:hAnsi="Times New Roman" w:cs="Times New Roman"/>
            </w:rPr>
            <w:delText xml:space="preserve"> </w:delText>
          </w:r>
        </w:del>
      </w:ins>
      <w:del w:id="215" w:author="Monica Thom" w:date="2026-09-07T23:09:00Z" w16du:dateUtc="2026-09-08T03:09:00Z">
        <w:r w:rsidRPr="00CF6956">
          <w:rPr>
            <w:rFonts w:ascii="Times New Roman" w:hAnsi="Times New Roman" w:cs="Times New Roman"/>
          </w:rPr>
          <w:delText>microalgal blooms that can severely deplete the dissolved oxygen and cause mass mortality events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{"citationID":"p3xuLicC","properties":{"unsorted":false,"formattedCitation":"\\super 30,31\\nosupersub{}","plainCitation":"30,31","noteIndex":0},"citationItems":[{"id":"xpwFpum7/g78uu61t","uris":["http://zotero.org/users/17231728/items/X593HJJF"],"itemData":{"id":1484,"type":"article-journal","container-title":"PLOS ONE","DOI":"10.1371/journal.pone.0176299","ISSN":"1932-6203","issue":"5","journalAbbreviation":"PLOS ONE","language":"en","note":"publisher: Public Library of Science","page":"e0176299","source":"PLoS Journals","title":"Multispecies mass mortality of marine fauna linked to a toxic dinoflagellate bloom","volume":"12","author":[{"family":"Starr","given":"Michel"},{"family":"Lair","given":"Stéphane"},{"family":"Michaud","given":"Sonia"},{"family":"Scarratt","given":"Michael"},{"family":"Quilliam","given":"Michael"},{"family":"Lefaivre","given":"Denis"},{"family":"Robert","given":"Michel"},{"family":"Wotherspoon","given":"Andrew"},{"family":"Michaud","given":"Robert"},{"family":"Ménard","given":"Nadia"},{"family":"Sauvé","given":"Gilbert"},{"family":"Lessard","given":"Sylvie"},{"family":"Béland","given":"Pierre"},{"family":"Measures","given":"Lena"}],"issued":{"date-parts":[["2017",5,4]]}}},{"id":"xpwFpum7/vNfcVhd5","uris":["http://zotero.org/users/17231728/items/MNQ3AYUA"],"itemData":{"id":1486,"type":"article-journal","container-title":"PeerJ","DOI":"10.7717/peerj.3123","ISSN":"2167-8359","journalAbbreviation":"PeerJ","language":"en","note":"publisher: PeerJ Inc.","page":"e3123","source":"peerj.com","title":"Largest baleen whale mass mortality during strong El Niño event is likely related to harmful toxic algal bloom","volume":"5","author":[{"family":"Häussermann","given":"Verena"},{"family":"Gutstein","given":"Carolina S."},{"family":"Bedington","given":"Michael"},{"family":"Cassis","given":"David"},{"family":"Olavarria","given":"Carlos"},{"family":"Dale","given":"Andrew C."},{"family":"Valenzuela-Toro","given":"Ana M."},{"family":"Perez-Alvarez","given":"Maria Jose"},{"family":"Sepúlveda","given":"Hector H."},{"family":"McConnell","given":"Kaitlin M."},{"family":"Horwitz","given":"Fanny E."},{"family":"Försterra","given":"Günter"}],"issued":{"date-parts":[["2017",5,31]]}}}],"schema":"https://github.com/citation-style-language/schema/raw/master/csl-citation.json"}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30,31</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Globally, over 400 </w:delText>
        </w:r>
        <w:commentRangeStart w:id="216"/>
        <w:r w:rsidRPr="00CF6956">
          <w:rPr>
            <w:rFonts w:ascii="Times New Roman" w:hAnsi="Times New Roman" w:cs="Times New Roman"/>
          </w:rPr>
          <w:delText xml:space="preserve">dead zones </w:delText>
        </w:r>
      </w:del>
      <w:commentRangeEnd w:id="216"/>
      <w:r w:rsidR="001A24FC" w:rsidRPr="00CF6956">
        <w:rPr>
          <w:rStyle w:val="CommentReference"/>
          <w:rFonts w:ascii="Times New Roman" w:hAnsi="Times New Roman" w:cs="Times New Roman"/>
          <w:sz w:val="22"/>
          <w:szCs w:val="22"/>
        </w:rPr>
        <w:commentReference w:id="216"/>
      </w:r>
      <w:del w:id="217" w:author="Monica Thom" w:date="2026-09-07T23:09:00Z" w16du:dateUtc="2026-09-08T03:09:00Z">
        <w:r w:rsidRPr="00CF6956">
          <w:rPr>
            <w:rFonts w:ascii="Times New Roman" w:hAnsi="Times New Roman" w:cs="Times New Roman"/>
          </w:rPr>
          <w:delText>have been confirmed as a result of excessive nutrient runoff into the sea</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{"citationID":"fubrajhc","properties":{"unsorted":false,"formattedCitation":"\\super 32\\nosupersub{}","plainCitation":"32","noteIndex":0},"citationItems":[{"id":"xpwFpum7/uIMvb5CJ","uris":["http://zotero.org/users/17231728/items/R6B649D5"],"itemData":{"id":1481,"type":"article-journal","container-title":"Science","DOI":"10.1126/science.1156401","issue":"5891","note":"publisher: American Association for the Advancement of Science","page":"926-929","source":"science.org (Atypon)","title":"Spreading Dead Zones and Consequences for Marine Ecosystems","volume":"321","author":[{"family":"Diaz","given":"Robert J."},{"family":"Rosenberg","given":"Rutger"}],"issued":{"date-parts":[["2008",8,15]]}}}],"schema":"https://github.com/citation-style-language/schema/raw/master/csl-citation.json"}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32</w:delText>
        </w:r>
        <w:r w:rsidR="0055361D" w:rsidRPr="00CF6956">
          <w:rPr>
            <w:rFonts w:ascii="Times New Roman" w:hAnsi="Times New Roman" w:cs="Times New Roman"/>
          </w:rPr>
          <w:fldChar w:fldCharType="end"/>
        </w:r>
        <w:r w:rsidRPr="00CF6956">
          <w:rPr>
            <w:rFonts w:ascii="Times New Roman" w:hAnsi="Times New Roman" w:cs="Times New Roman"/>
          </w:rPr>
          <w:delText>. Other types</w:delText>
        </w:r>
      </w:del>
      <w:del w:id="218" w:author="Kristina Randrup" w:date="2026-08-21T20:35:00Z" w16du:dateUtc="2026-08-22T03:35:00Z">
        <w:r w:rsidRPr="00CF6956" w:rsidDel="001A24FC">
          <w:rPr>
            <w:rFonts w:ascii="Times New Roman" w:hAnsi="Times New Roman" w:cs="Times New Roman"/>
          </w:rPr>
          <w:delText xml:space="preserve"> </w:delText>
        </w:r>
      </w:del>
      <w:ins w:id="219" w:author="Kristina Randrup" w:date="2026-08-21T20:35:00Z" w16du:dateUtc="2026-08-22T03:35:00Z">
        <w:r w:rsidR="001A24FC">
          <w:rPr>
            <w:rFonts w:ascii="Times New Roman" w:hAnsi="Times New Roman" w:cs="Times New Roman"/>
          </w:rPr>
          <w:t>means</w:t>
        </w:r>
        <w:del w:id="220" w:author="Monica Thom" w:date="2026-09-07T23:09:00Z" w16du:dateUtc="2026-09-08T03:09:00Z">
          <w:r w:rsidRPr="00CF6956">
            <w:rPr>
              <w:rFonts w:ascii="Times New Roman" w:hAnsi="Times New Roman" w:cs="Times New Roman"/>
            </w:rPr>
            <w:delText xml:space="preserve"> </w:delText>
          </w:r>
        </w:del>
      </w:ins>
      <w:del w:id="221" w:author="Monica Thom" w:date="2026-09-07T23:09:00Z" w16du:dateUtc="2026-09-08T03:09:00Z">
        <w:r w:rsidRPr="00CF6956">
          <w:rPr>
            <w:rFonts w:ascii="Times New Roman" w:hAnsi="Times New Roman" w:cs="Times New Roman"/>
          </w:rPr>
          <w:delText xml:space="preserve">of chemical pollution include the inappropriate disposal of pharmaceuticals, </w:delText>
        </w:r>
      </w:del>
      <w:ins w:id="222" w:author="Kristina Randrup" w:date="2026-08-21T20:35:00Z" w16du:dateUtc="2026-08-22T03:35:00Z">
        <w:r w:rsidR="001A24FC">
          <w:rPr>
            <w:rFonts w:ascii="Times New Roman" w:hAnsi="Times New Roman" w:cs="Times New Roman"/>
          </w:rPr>
          <w:t xml:space="preserve">presence of </w:t>
        </w:r>
      </w:ins>
      <w:del w:id="223" w:author="Monica Thom" w:date="2026-09-07T23:09:00Z" w16du:dateUtc="2026-09-08T03:09:00Z">
        <w:r w:rsidRPr="00CF6956">
          <w:rPr>
            <w:rFonts w:ascii="Times New Roman" w:hAnsi="Times New Roman" w:cs="Times New Roman"/>
          </w:rPr>
          <w:delText>heavy metals, and industrial runoff that</w:delText>
        </w:r>
      </w:del>
      <w:del w:id="224" w:author="Kristina Randrup" w:date="2026-08-21T20:35:00Z" w16du:dateUtc="2026-08-22T03:35:00Z">
        <w:r w:rsidRPr="00CF6956" w:rsidDel="001A24FC">
          <w:rPr>
            <w:rFonts w:ascii="Times New Roman" w:hAnsi="Times New Roman" w:cs="Times New Roman"/>
          </w:rPr>
          <w:delText xml:space="preserve"> </w:delText>
        </w:r>
      </w:del>
      <w:ins w:id="225" w:author="Kristina Randrup" w:date="2026-08-21T20:35:00Z" w16du:dateUtc="2026-08-22T03:35:00Z">
        <w:r w:rsidR="001A24FC">
          <w:rPr>
            <w:rFonts w:ascii="Times New Roman" w:hAnsi="Times New Roman" w:cs="Times New Roman"/>
          </w:rPr>
          <w:t>which all can</w:t>
        </w:r>
        <w:del w:id="226" w:author="Monica Thom" w:date="2026-09-07T23:09:00Z" w16du:dateUtc="2026-09-08T03:09:00Z">
          <w:r w:rsidRPr="00CF6956">
            <w:rPr>
              <w:rFonts w:ascii="Times New Roman" w:hAnsi="Times New Roman" w:cs="Times New Roman"/>
            </w:rPr>
            <w:delText xml:space="preserve"> </w:delText>
          </w:r>
        </w:del>
      </w:ins>
      <w:del w:id="227" w:author="Monica Thom" w:date="2026-09-07T23:09:00Z" w16du:dateUtc="2026-09-08T03:09:00Z">
        <w:r w:rsidRPr="00CF6956">
          <w:rPr>
            <w:rFonts w:ascii="Times New Roman" w:hAnsi="Times New Roman" w:cs="Times New Roman"/>
          </w:rPr>
          <w:delText>disrupts physiological processes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{"citationID":"mCzTOQn2","properties":{"unsorted":false,"formattedCitation":"\\super 33\\nosupersub{}","plainCitation":"33","noteIndex":0},"citationItems":[{"id":"xpwFpum7/Rx7zzwX1","uris":["http://zotero.org/users/17231728/items/HYLCZ7JD"],"itemData":{"id":1471,"type":"chapter","container-title":"Heavy Metals in the Environment - Contamination, Risk, and Remediation","ISBN":"978-0-85014-846-6","language":"en","note":"DOI: 10.5772/intechopen.1006890","publisher":"IntechOpen","source":"www.intechopen.com","title":"Perspective Chapter: Exploring the Toxicity Effect of Heavy Metals on Aquatic Organisms – A Comprehensive Analysis","title-short":"Perspective Chapter","URL":"https://www.intechopen.com/chapters/1195110","author":[{"family":"Banaee","given":"Mahdi"}],"accessed":{"date-parts":[["2026",3,29]]},"issued":{"date-parts":[["2024",12,16]]}}}],"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33</w:delText>
        </w:r>
        <w:r w:rsidR="0055361D" w:rsidRPr="00CF6956">
          <w:rPr>
            <w:rFonts w:ascii="Times New Roman" w:hAnsi="Times New Roman" w:cs="Times New Roman"/>
          </w:rPr>
          <w:fldChar w:fldCharType="end"/>
        </w:r>
        <w:r w:rsidRPr="00CF6956">
          <w:rPr>
            <w:rFonts w:ascii="Times New Roman" w:hAnsi="Times New Roman" w:cs="Times New Roman"/>
          </w:rPr>
          <w:delText>. Aquaculture continues to grow as an alternative to wild fisheries for providing marine protein</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{"citationID":"PgkwDgke","properties":{"formattedCitation":"\\super 34\\nosupersub{}","plainCitation":"34","noteIndex":0},"citationItems":[{"id":1836,"uris":["http://zotero.org/groups/6001417/items/Z5M9UFQL"],"itemData":{"id":1836,"type":"article-journal","container-title":"Reviews in Fisheries Science &amp; Aquaculture","ISSN":"2330-8249","issue":"1","journalAbbreviation":"Reviews in Fisheries Science &amp; Aquaculture","page":"107-116","publisher":"Taylor &amp; Francis","title":"A global blue revolution: aquaculture growth across regions, species, and countries","volume":"28","author":[{"family":"Garlock","given":"Taryn"},{"family":"Asche","given":"Frank"},{"family":"Anderson","given":"James"},{"family":"Bjørndal","given":"Trond"},{"family":"Kumar","given":"Ganesh"},{"family":"Lorenzen","given":"Kai"},{"family":"Ropicki","given":"Andrew"},{"family":"Smith","given":"Martin D"},{"family":"Tveterås","given":"Ragnar"}],"issued":{"date-parts":[["2020"]]}}}],"schema":"https://github.com/citation-style-language/schema/raw/master/csl-citation.json"}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34</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However, </w:delText>
        </w:r>
      </w:del>
      <w:ins w:id="228" w:author="Kristina Randrup" w:date="2026-08-21T20:36:00Z" w16du:dateUtc="2026-08-22T03:36:00Z">
        <w:r w:rsidR="001A24FC">
          <w:rPr>
            <w:rFonts w:ascii="Times New Roman" w:hAnsi="Times New Roman" w:cs="Times New Roman"/>
          </w:rPr>
          <w:t>but is certainly not without risks. I</w:t>
        </w:r>
      </w:ins>
      <w:del w:id="229" w:author="Monica Thom" w:date="2026-09-07T23:09:00Z" w16du:dateUtc="2026-09-08T03:09:00Z">
        <w:r w:rsidRPr="00CF6956">
          <w:rPr>
            <w:rFonts w:ascii="Times New Roman" w:hAnsi="Times New Roman" w:cs="Times New Roman"/>
          </w:rPr>
          <w:delText>improper implementation can cause disease outbreaks in natural populations, spike organic pollution in the surrounding habitat, cause genetic mixing of wild and farmed stocks, and can lead to overfishing of wild stocks used for feed in these operations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{"citationID":"UTpZVj1i","properties":{"formattedCitation":"\\super 35\\nosupersub{}","plainCitation":"35","noteIndex":0},"citationItems":[{"id":1837,"uris":["http://zotero.org/groups/6001417/items/MNHPGYXP"],"itemData":{"id":1837,"type":"article-journal","container-title":"Annual Review of Environment and Resources","ISSN":"1543-5938","journalAbbreviation":"Annual Review of Environment and Resources","page":"247-276","publisher":"Annual Reviews","title":"Searching for solutions in aquaculture: charting a sustainable course","volume":"37","author":[{"family":"Klinger","given":"Dane"},{"family":"Naylor","given":"Rosamond"}],"issued":{"date-parts":[["2012"]]}}}],"schema":"https://github.com/citation-style-language/schema/raw/master/csl-citation.json"}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35</w:delText>
        </w:r>
        <w:r w:rsidR="0055361D" w:rsidRPr="00CF6956">
          <w:rPr>
            <w:rFonts w:ascii="Times New Roman" w:hAnsi="Times New Roman" w:cs="Times New Roman"/>
          </w:rPr>
          <w:fldChar w:fldCharType="end"/>
        </w:r>
        <w:r w:rsidRPr="00CF6956">
          <w:rPr>
            <w:rFonts w:ascii="Times New Roman" w:hAnsi="Times New Roman" w:cs="Times New Roman"/>
          </w:rPr>
          <w:delText>.</w:delText>
        </w:r>
      </w:del>
    </w:p>
    <w:p w14:paraId="0DE32846" w14:textId="1B59EE7D" w:rsidR="005A6D18" w:rsidRPr="00CF6956" w:rsidRDefault="00000000">
      <w:pPr>
        <w:spacing w:before="240" w:line="240" w:lineRule="auto"/>
        <w:ind w:firstLine="720"/>
        <w:rPr>
          <w:del w:id="230" w:author="Monica Thom" w:date="2026-09-07T23:09:00Z" w16du:dateUtc="2026-09-08T03:09:00Z"/>
          <w:rFonts w:ascii="Times New Roman" w:hAnsi="Times New Roman" w:cs="Times New Roman"/>
        </w:rPr>
      </w:pPr>
      <w:ins w:id="231" w:author="Kristina Randrup" w:date="2026-09-07T23:10:00Z" w16du:dateUtc="2026-09-08T03:10:00Z">
        <w:r w:rsidRPr="00CF6956">
          <w:rPr>
            <w:rFonts w:ascii="Times New Roman" w:hAnsi="Times New Roman" w:cs="Times New Roman"/>
          </w:rPr>
          <w:t>N</w:t>
        </w:r>
      </w:ins>
      <w:ins w:id="232" w:author="Kristina Randrup" w:date="2026-08-21T20:37:00Z" w16du:dateUtc="2026-08-22T03:37:00Z">
        <w:r w:rsidR="001A24FC">
          <w:rPr>
            <w:rFonts w:ascii="Times New Roman" w:hAnsi="Times New Roman" w:cs="Times New Roman"/>
          </w:rPr>
          <w:t>ot to be overlooked, n</w:t>
        </w:r>
      </w:ins>
      <w:ins w:id="233" w:author="Kristina Randrup" w:date="2026-09-07T23:10:00Z" w16du:dateUtc="2026-09-08T03:10:00Z">
        <w:r w:rsidRPr="00CF6956">
          <w:rPr>
            <w:rFonts w:ascii="Times New Roman" w:hAnsi="Times New Roman" w:cs="Times New Roman"/>
          </w:rPr>
          <w:t>oise</w:t>
        </w:r>
      </w:ins>
      <w:del w:id="234" w:author="Monica Thom" w:date="2026-09-07T23:09:00Z" w16du:dateUtc="2026-09-08T03:09:00Z">
        <w:r w:rsidRPr="00CF6956">
          <w:rPr>
            <w:rFonts w:ascii="Times New Roman" w:hAnsi="Times New Roman" w:cs="Times New Roman"/>
          </w:rPr>
          <w:delText xml:space="preserve">Noise disruptions </w:delText>
        </w:r>
      </w:del>
      <w:ins w:id="235" w:author="Kristina Randrup" w:date="2026-08-21T20:36:00Z" w16du:dateUtc="2026-08-22T03:36:00Z">
        <w:r w:rsidR="001A24FC">
          <w:rPr>
            <w:rFonts w:ascii="Times New Roman" w:hAnsi="Times New Roman" w:cs="Times New Roman"/>
          </w:rPr>
          <w:t>pollution</w:t>
        </w:r>
        <w:r w:rsidR="001A24FC" w:rsidRPr="00CF6956">
          <w:rPr>
            <w:rFonts w:ascii="Times New Roman" w:hAnsi="Times New Roman" w:cs="Times New Roman"/>
          </w:rPr>
          <w:t xml:space="preserve"> </w:t>
        </w:r>
      </w:ins>
      <w:ins w:id="236" w:author="Kristina Randrup" w:date="2026-09-07T23:10:00Z" w16du:dateUtc="2026-09-08T03:10:00Z">
        <w:r w:rsidRPr="00CF6956">
          <w:rPr>
            <w:rFonts w:ascii="Times New Roman" w:hAnsi="Times New Roman" w:cs="Times New Roman"/>
          </w:rPr>
          <w:t>alter</w:t>
        </w:r>
      </w:ins>
      <w:ins w:id="237" w:author="Kristina Randrup" w:date="2026-08-21T20:37:00Z" w16du:dateUtc="2026-08-22T03:37:00Z">
        <w:r w:rsidR="001A24FC">
          <w:rPr>
            <w:rFonts w:ascii="Times New Roman" w:hAnsi="Times New Roman" w:cs="Times New Roman"/>
          </w:rPr>
          <w:t>s</w:t>
        </w:r>
      </w:ins>
      <w:del w:id="238" w:author="Monica Thom" w:date="2026-09-07T23:09:00Z" w16du:dateUtc="2026-09-08T03:09:00Z">
        <w:r w:rsidRPr="00CF6956">
          <w:rPr>
            <w:rFonts w:ascii="Times New Roman" w:hAnsi="Times New Roman" w:cs="Times New Roman"/>
          </w:rPr>
          <w:delText>alter the soundscape</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{"citationID":"uBjEfpWl","properties":{"formattedCitation":"\\super 36\\nosupersub{}","plainCitation":"36","noteIndex":0},"citationItems":[{"id":1834,"uris":["http://zotero.org/groups/6001417/items/F8CJJLRN"],"itemData":{"id":1834,"type":"article-journal","container-title":"Science","ISSN":"0036-8075","issue":"5734","journalAbbreviation":"Science","page":"561-562","publisher":"American Association for the Advancement of Science","title":"North Atlantic right whales in crisis","volume":"309","author":[{"family":"Kraus","given":"Scott D"},{"family":"Brown","given":"Moira W"},{"family":"Caswell","given":"Hal"},{"family":"Clark","given":"Christopher W"},{"family":"Fujiwara","given":"Masami"},{"family":"Hamilton","given":"Philip K"},{"family":"Kenney","given":"Robert D"},{"family":"Knowlton","given":"Amy R"},{"family":"Landry","given":"Scott"},{"family":"Mayo","given":"Charles A"}],"issued":{"date-parts":[["2005"]]}}}],"schema":"https://github.com/citation-style-language/schema/raw/master/csl-citation.json"}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36</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Oil exploration and mining is a rapidly expanding field, but these activities impact </w:delText>
        </w:r>
      </w:del>
      <w:ins w:id="239" w:author="Kristina Randrup" w:date="2026-08-21T20:37:00Z" w16du:dateUtc="2026-08-22T03:37:00Z">
        <w:r w:rsidR="001A24FC">
          <w:rPr>
            <w:rFonts w:ascii="Times New Roman" w:hAnsi="Times New Roman" w:cs="Times New Roman"/>
          </w:rPr>
          <w:t>cetaceans</w:t>
        </w:r>
      </w:ins>
      <w:del w:id="240" w:author="Monica Thom" w:date="2026-09-07T23:09:00Z" w16du:dateUtc="2026-09-08T03:09:00Z">
        <w:r w:rsidRPr="00CF6956">
          <w:rPr>
            <w:rFonts w:ascii="Times New Roman" w:hAnsi="Times New Roman" w:cs="Times New Roman"/>
          </w:rPr>
          <w:delText>whales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{"citationID":"Tt3a4NTr","properties":{"formattedCitation":"\\super 36\\nosupersub{}","plainCitation":"36","noteIndex":0},"citationItems":[{"id":1834,"uris":["http://zotero.org/groups/6001417/items/F8CJJLRN"],"itemData":{"id":1834,"type":"article-journal","container-title":"Science","ISSN":"0036-8075","issue":"5734","journalAbbreviation":"Science","page":"561-562","publisher":"American Association for the Advancement of Science","title":"North Atlantic right whales in crisis","volume":"309","author":[{"family":"Kraus","given":"Scott D"},{"family":"Brown","given":"Moira W"},{"family":"Caswell","given":"Hal"},{"family":"Clark","given":"Christopher W"},{"family":"Fujiwara","given":"Masami"},{"family":"Hamilton","given":"Philip K"},{"family":"Kenney","given":"Robert D"},{"family":"Knowlton","given":"Amy R"},{"family":"Landry","given":"Scott"},{"family":"Mayo","given":"Charles A"}],"issued":{"date-parts":[["2005"]]}}}],"schema":"https://github.com/citation-style-language/schema/raw/master/csl-citation.json"}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36</w:delText>
        </w:r>
        <w:r w:rsidR="0055361D" w:rsidRPr="00CF6956">
          <w:rPr>
            <w:rFonts w:ascii="Times New Roman" w:hAnsi="Times New Roman" w:cs="Times New Roman"/>
          </w:rPr>
          <w:fldChar w:fldCharType="end"/>
        </w:r>
        <w:r w:rsidRPr="00CF6956">
          <w:rPr>
            <w:rFonts w:ascii="Times New Roman" w:hAnsi="Times New Roman" w:cs="Times New Roman"/>
          </w:rPr>
          <w:delText>, elasmobranchs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{"citationID":"E9Lfw3xr","properties":{"unsorted":false,"formattedCitation":"\\super 37\\nosupersub{}","plainCitation":"37","noteIndex":0},"citationItems":[{"id":2933,"uris":["http://zotero.org/groups/6001417/items/93TAF2BJ"],"itemData":{"id":2933,"type":"article-journal","container-title":"Nature","ISSN":"0028-0836","issue":"7977","journalAbbreviation":"Nature","page":"34-38","publisher":"Nature Publishing Group UK London","title":"Four steps to curb ‘ocean roadkill’","volume":"621","author":[{"family":"Womersley","given":"Freya C"},{"family":"Loveridge","given":"Alexandra"},{"family":"Sims","given":"David W"}],"issued":{"date-parts":[["2023"]]}}}],"schema":"https://github.com/citation-style-language/schema/raw/master/csl-citation.json"}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37</w:delText>
        </w:r>
        <w:r w:rsidR="0055361D" w:rsidRPr="00CF6956">
          <w:rPr>
            <w:rFonts w:ascii="Times New Roman" w:hAnsi="Times New Roman" w:cs="Times New Roman"/>
          </w:rPr>
          <w:fldChar w:fldCharType="end"/>
        </w:r>
        <w:r w:rsidRPr="00CF6956">
          <w:rPr>
            <w:rFonts w:ascii="Times New Roman" w:hAnsi="Times New Roman" w:cs="Times New Roman"/>
          </w:rPr>
          <w:delText>, and countless other taxa.</w:delText>
        </w:r>
        <w:r w:rsidR="00CF6956">
          <w:rPr>
            <w:rFonts w:ascii="Times New Roman" w:hAnsi="Times New Roman" w:cs="Times New Roman"/>
          </w:rPr>
          <w:delText xml:space="preserve"> </w:delText>
        </w:r>
        <w:r w:rsidRPr="00CF6956">
          <w:rPr>
            <w:rFonts w:ascii="Times New Roman" w:hAnsi="Times New Roman" w:cs="Times New Roman"/>
          </w:rPr>
          <w:delText>Marine energy from tides and wind farms have been a growing industry and may have increased deleterious effects on marine taxa</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{"citationID":"iIG34IMp","properties":{"formattedCitation":"\\super 38\\nosupersub{}","plainCitation":"38","noteIndex":0},"citationItems":[{"id":1835,"uris":["http://zotero.org/groups/6001417/items/2C4QU8YI"],"itemData":{"id":1835,"type":"article-journal","container-title":"Renewable Energy","ISSN":"0960-1481","journalAbbreviation":"Renewable Energy","page":"1160-1164","publisher":"Elsevier","title":"Marine renewable energy","volume":"150","author":[{"family":"Taveira-Pinto","given":"Francisco"},{"family":"Rosa-Santos","given":"Paulo"},{"family":"Fazeres-Ferradosa","given":"Tiago"}],"issued":{"date-parts":[["2020"]]}}}],"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38</w:delText>
        </w:r>
        <w:r w:rsidR="0055361D" w:rsidRPr="00CF6956">
          <w:rPr>
            <w:rFonts w:ascii="Times New Roman" w:hAnsi="Times New Roman" w:cs="Times New Roman"/>
          </w:rPr>
          <w:fldChar w:fldCharType="end"/>
        </w:r>
        <w:r w:rsidRPr="00CF6956">
          <w:rPr>
            <w:rFonts w:ascii="Times New Roman" w:hAnsi="Times New Roman" w:cs="Times New Roman"/>
          </w:rPr>
          <w:delText>. Low-frequency noise and electromagnetic radiation from marine energy sources can hinder the recovery of marine species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{"citationID":"j61dqTyR","properties":{"unsorted":false,"formattedCitation":"\\super 39\\nosupersub{}","plainCitation":"39","noteIndex":0},"citationItems":[{"id":2935,"uris":["http://zotero.org/groups/6001417/items/BYHSTN7C"],"itemData":{"id":2935,"type":"article-journal","container-title":"Science","ISSN":"0036-8075","issue":"6708","journalAbbreviation":"Science","page":"adl2362","publisher":"American Association for the Advancement of Science","title":"Ecological roles and importance of sharks in the Anthropocene Ocean","volume":"385","author":[{"family":"Dedman","given":"Simon"},{"family":"Moxley","given":"Jerry H"},{"family":"Papastamatiou","given":"Yannis P"},{"family":"Braccini","given":"Matias"},{"family":"Caselle","given":"Jennifer E"},{"family":"Chapman","given":"Demian D"},{"family":"Cinner","given":"Joshua Eli"},{"family":"Dillon","given":"Erin M"},{"family":"Dulvy","given":"Nicholas K"},{"family":"Dunn","given":"Ruth Elizabeth"}],"issued":{"date-parts":[["2024"]]}}}],"schema":"https://github.com/citation-style-language/schema/raw/master/csl-citation.json"}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39</w:delText>
        </w:r>
        <w:r w:rsidR="0055361D" w:rsidRPr="00CF6956">
          <w:rPr>
            <w:rFonts w:ascii="Times New Roman" w:hAnsi="Times New Roman" w:cs="Times New Roman"/>
          </w:rPr>
          <w:fldChar w:fldCharType="end"/>
        </w:r>
        <w:r w:rsidRPr="00CF6956">
          <w:rPr>
            <w:rFonts w:ascii="Times New Roman" w:hAnsi="Times New Roman" w:cs="Times New Roman"/>
          </w:rPr>
          <w:delText>.</w:delText>
        </w:r>
      </w:del>
    </w:p>
    <w:p w14:paraId="5E8CBD06" w14:textId="77777777" w:rsidR="005A6D18" w:rsidRPr="00CF6956" w:rsidRDefault="005A6D18">
      <w:pPr>
        <w:rPr>
          <w:rFonts w:ascii="Times New Roman" w:hAnsi="Times New Roman" w:cs="Times New Roman"/>
          <w:i/>
          <w:iCs/>
        </w:rPr>
      </w:pPr>
    </w:p>
    <w:p w14:paraId="583C86D7" w14:textId="77777777" w:rsidR="005A6D18" w:rsidRPr="00CF6956" w:rsidRDefault="00000000">
      <w:pPr>
        <w:ind w:firstLine="720"/>
        <w:rPr>
          <w:rFonts w:ascii="Times New Roman" w:hAnsi="Times New Roman" w:cs="Times New Roman"/>
          <w:i/>
          <w:iCs/>
        </w:rPr>
      </w:pPr>
      <w:r w:rsidRPr="00CF6956">
        <w:rPr>
          <w:rFonts w:ascii="Times New Roman" w:hAnsi="Times New Roman" w:cs="Times New Roman"/>
          <w:i/>
          <w:iCs/>
        </w:rPr>
        <w:t>Climate Change</w:t>
      </w:r>
    </w:p>
    <w:p w14:paraId="00000017" w14:textId="77777777" w:rsidR="00F57F1F" w:rsidRDefault="00000000">
      <w:pPr>
        <w:ind w:firstLine="720"/>
        <w:rPr>
          <w:ins w:id="241" w:author="Monica Thom" w:date="2026-09-07T23:09:00Z" w16du:dateUtc="2026-09-08T03:09:00Z"/>
          <w:rFonts w:ascii="Times New Roman" w:eastAsia="Times New Roman" w:hAnsi="Times New Roman" w:cs="Times New Roman"/>
        </w:rPr>
      </w:pPr>
      <w:ins w:id="242" w:author="Monica Thom" w:date="2026-09-07T23:09:00Z" w16du:dateUtc="2026-09-08T03:09:00Z">
        <w:r>
          <w:rPr>
            <w:rFonts w:ascii="Times New Roman" w:eastAsia="Times New Roman" w:hAnsi="Times New Roman" w:cs="Times New Roman"/>
          </w:rPr>
          <w:t>The shift in lower-trophic biomass between species impacts predators at higher trophic levels in the ecosystem</w:t>
        </w:r>
        <w:r>
          <w:rPr>
            <w:rFonts w:ascii="Times New Roman" w:eastAsia="Times New Roman" w:hAnsi="Times New Roman" w:cs="Times New Roman"/>
            <w:vertAlign w:val="superscript"/>
          </w:rPr>
          <w:t>40,41</w:t>
        </w:r>
        <w:r>
          <w:rPr>
            <w:rFonts w:ascii="Times New Roman" w:eastAsia="Times New Roman" w:hAnsi="Times New Roman" w:cs="Times New Roman"/>
          </w:rPr>
          <w:t>. The collapse of a population shifting trophic dynamics, known as prey switching, has been seen across the global oceans</w:t>
        </w:r>
        <w:r>
          <w:rPr>
            <w:rFonts w:ascii="Times New Roman" w:eastAsia="Times New Roman" w:hAnsi="Times New Roman" w:cs="Times New Roman"/>
            <w:vertAlign w:val="superscript"/>
          </w:rPr>
          <w:t>42–44</w:t>
        </w:r>
        <w:r>
          <w:rPr>
            <w:rFonts w:ascii="Times New Roman" w:eastAsia="Times New Roman" w:hAnsi="Times New Roman" w:cs="Times New Roman"/>
          </w:rPr>
          <w:t xml:space="preserve">. </w:t>
        </w:r>
      </w:ins>
    </w:p>
    <w:p w14:paraId="00000018" w14:textId="77777777" w:rsidR="00F57F1F" w:rsidRDefault="00000000">
      <w:pPr>
        <w:rPr>
          <w:ins w:id="243" w:author="Monica Thom" w:date="2026-09-07T23:09:00Z" w16du:dateUtc="2026-09-08T03:09:00Z"/>
          <w:rFonts w:ascii="Times New Roman" w:eastAsia="Times New Roman" w:hAnsi="Times New Roman" w:cs="Times New Roman"/>
        </w:rPr>
      </w:pPr>
      <w:ins w:id="244" w:author="Monica Thom" w:date="2026-09-07T23:09:00Z" w16du:dateUtc="2026-09-08T03:09:00Z">
        <w:r>
          <w:rPr>
            <w:rFonts w:ascii="Times New Roman" w:eastAsia="Times New Roman" w:hAnsi="Times New Roman" w:cs="Times New Roman"/>
          </w:rPr>
          <w:tab/>
          <w:t>Rising ocean temperatures impact every stage of a species’ life cycle</w:t>
        </w:r>
        <w:r>
          <w:rPr>
            <w:rFonts w:ascii="Times New Roman" w:eastAsia="Times New Roman" w:hAnsi="Times New Roman" w:cs="Times New Roman"/>
            <w:vertAlign w:val="superscript"/>
          </w:rPr>
          <w:t>45</w:t>
        </w:r>
        <w:r>
          <w:rPr>
            <w:rFonts w:ascii="Times New Roman" w:eastAsia="Times New Roman" w:hAnsi="Times New Roman" w:cs="Times New Roman"/>
          </w:rPr>
          <w:t xml:space="preserve"> and can drastically restructure community and ecosystem structure</w:t>
        </w:r>
        <w:r>
          <w:rPr>
            <w:rFonts w:ascii="Times New Roman" w:eastAsia="Times New Roman" w:hAnsi="Times New Roman" w:cs="Times New Roman"/>
            <w:vertAlign w:val="superscript"/>
          </w:rPr>
          <w:t>46</w:t>
        </w:r>
        <w:r>
          <w:rPr>
            <w:rFonts w:ascii="Times New Roman" w:eastAsia="Times New Roman" w:hAnsi="Times New Roman" w:cs="Times New Roman"/>
          </w:rPr>
          <w:t>. Species range expansions occur at faster rates toward the poles than contractions near the equator</w:t>
        </w:r>
        <w:r>
          <w:rPr>
            <w:rFonts w:ascii="Times New Roman" w:eastAsia="Times New Roman" w:hAnsi="Times New Roman" w:cs="Times New Roman"/>
            <w:vertAlign w:val="superscript"/>
          </w:rPr>
          <w:t>47</w:t>
        </w:r>
        <w:r>
          <w:rPr>
            <w:rFonts w:ascii="Times New Roman" w:eastAsia="Times New Roman" w:hAnsi="Times New Roman" w:cs="Times New Roman"/>
          </w:rPr>
          <w:t>, but studies suggest that temperature may not be the limiting factor for range expansion in many species</w:t>
        </w:r>
        <w:r>
          <w:rPr>
            <w:rFonts w:ascii="Times New Roman" w:eastAsia="Times New Roman" w:hAnsi="Times New Roman" w:cs="Times New Roman"/>
            <w:vertAlign w:val="superscript"/>
          </w:rPr>
          <w:t>48</w:t>
        </w:r>
        <w:r>
          <w:rPr>
            <w:rFonts w:ascii="Times New Roman" w:eastAsia="Times New Roman" w:hAnsi="Times New Roman" w:cs="Times New Roman"/>
          </w:rPr>
          <w:t>.  Warming may also push species beyond tolerance thresholds and drive ecosystem shifts</w:t>
        </w:r>
        <w:r>
          <w:rPr>
            <w:rFonts w:ascii="Times New Roman" w:eastAsia="Times New Roman" w:hAnsi="Times New Roman" w:cs="Times New Roman"/>
            <w:vertAlign w:val="superscript"/>
          </w:rPr>
          <w:t>49–52</w:t>
        </w:r>
        <w:r>
          <w:rPr>
            <w:rFonts w:ascii="Times New Roman" w:eastAsia="Times New Roman" w:hAnsi="Times New Roman" w:cs="Times New Roman"/>
          </w:rPr>
          <w:t>.</w:t>
        </w:r>
      </w:ins>
    </w:p>
    <w:p w14:paraId="00000019" w14:textId="77777777" w:rsidR="00F57F1F" w:rsidRDefault="00000000">
      <w:pPr>
        <w:rPr>
          <w:ins w:id="245" w:author="Monica Thom" w:date="2026-09-07T23:09:00Z" w16du:dateUtc="2026-09-08T03:09:00Z"/>
          <w:rFonts w:ascii="Times New Roman" w:eastAsia="Times New Roman" w:hAnsi="Times New Roman" w:cs="Times New Roman"/>
        </w:rPr>
      </w:pPr>
      <w:ins w:id="246" w:author="Monica Thom" w:date="2026-09-07T23:09:00Z" w16du:dateUtc="2026-09-08T03:09:00Z">
        <w:r>
          <w:rPr>
            <w:rFonts w:ascii="Times New Roman" w:eastAsia="Times New Roman" w:hAnsi="Times New Roman" w:cs="Times New Roman"/>
          </w:rPr>
          <w:lastRenderedPageBreak/>
          <w:t>Changes in ocean circulation</w:t>
        </w:r>
        <w:r>
          <w:rPr>
            <w:rFonts w:ascii="Times New Roman" w:eastAsia="Times New Roman" w:hAnsi="Times New Roman" w:cs="Times New Roman"/>
            <w:vertAlign w:val="superscript"/>
          </w:rPr>
          <w:t>53</w:t>
        </w:r>
        <w:r>
          <w:rPr>
            <w:rFonts w:ascii="Times New Roman" w:eastAsia="Times New Roman" w:hAnsi="Times New Roman" w:cs="Times New Roman"/>
          </w:rPr>
          <w:t xml:space="preserve"> can limit movement of species to more suitable habitat as currents can serve as a biogeographical barrier for movement</w:t>
        </w:r>
        <w:r>
          <w:rPr>
            <w:rFonts w:ascii="Times New Roman" w:eastAsia="Times New Roman" w:hAnsi="Times New Roman" w:cs="Times New Roman"/>
            <w:vertAlign w:val="superscript"/>
          </w:rPr>
          <w:t>54,55</w:t>
        </w:r>
        <w:r>
          <w:rPr>
            <w:rFonts w:ascii="Times New Roman" w:eastAsia="Times New Roman" w:hAnsi="Times New Roman" w:cs="Times New Roman"/>
          </w:rPr>
          <w:t>. Shifting stratification of ocean layers can restrict horizontal movements and serve as barriers for migration</w:t>
        </w:r>
        <w:r>
          <w:rPr>
            <w:rFonts w:ascii="Times New Roman" w:eastAsia="Times New Roman" w:hAnsi="Times New Roman" w:cs="Times New Roman"/>
            <w:vertAlign w:val="superscript"/>
          </w:rPr>
          <w:t>53</w:t>
        </w:r>
        <w:r>
          <w:rPr>
            <w:rFonts w:ascii="Times New Roman" w:eastAsia="Times New Roman" w:hAnsi="Times New Roman" w:cs="Times New Roman"/>
          </w:rPr>
          <w:t>.</w:t>
        </w:r>
      </w:ins>
    </w:p>
    <w:p w14:paraId="250DC305" w14:textId="6F1126DE" w:rsidR="005A6D18" w:rsidRPr="00CF6956" w:rsidRDefault="00000000">
      <w:pPr>
        <w:ind w:firstLine="720"/>
        <w:rPr>
          <w:del w:id="247" w:author="Monica Thom" w:date="2026-09-07T23:09:00Z" w16du:dateUtc="2026-09-08T03:09:00Z"/>
          <w:rFonts w:ascii="Times New Roman" w:hAnsi="Times New Roman" w:cs="Times New Roman"/>
        </w:rPr>
      </w:pPr>
      <w:del w:id="248" w:author="Monica Thom" w:date="2026-09-07T23:09:00Z" w16du:dateUtc="2026-09-08T03:09:00Z">
        <w:r w:rsidRPr="00CF6956">
          <w:rPr>
            <w:rFonts w:ascii="Times New Roman" w:hAnsi="Times New Roman" w:cs="Times New Roman"/>
          </w:rPr>
          <w:delText>The shift in lower-trophic biomass between species impacts predators at higher trophic levels in the ecosystem</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{"citationID":"ytHNiCsA","properties":{"formattedCitation":"\\super 40,41\\nosupersub{}","plainCitation":"40,41","noteIndex":0},"citationItems":[{"id":1709,"uris":["http://zotero.org/groups/6001417/items/SBHFH272"],"itemData":{"id":1709,"type":"article-journal","container-title":"Ecology","ISSN":"1939-9170","issue":"9","journalAbbreviation":"Ecology","page":"2408-2417","publisher":"Wiley Online Library","title":"The effects of global climate variability in pup production of Antarctic fur seals","volume":"86","author":[{"family":"Forcada","given":"Jaume"},{"family":"Trathan","given":"PN"},{"family":"Reid","given":"K"},{"family":"Murphy","given":"EJ"}],"issued":{"date-parts":[["2005"]]}}},{"id":1710,"uris":["http://zotero.org/groups/6001417/items/CZXI77TP"],"itemData":{"id":1710,"type":"article-journal","container-title":"Frontiers in Marine Science","ISSN":"2296-7745","journalAbbreviation":"Frontiers in Marine Science","page":"916140","publisher":"Frontiers Media SA","title":"Climate drivers of Southern Ocean phytoplankton community composition and potential impacts on higher trophic levels","volume":"9","author":[{"family":"Krumhardt","given":"Kristen M"},{"family":"Long","given":"Matthew C"},{"family":"Sylvester","given":"Zephyr T"},{"family":"Petrik","given":"Colleen M"}],"issued":{"date-parts":[["2022"]]}}}],"schema":"https://github.com/citation-style-language/schema/raw/master/csl-citation.json"}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40,41</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w:delText>
        </w:r>
        <w:commentRangeStart w:id="249"/>
        <w:r w:rsidRPr="00CF6956">
          <w:rPr>
            <w:rFonts w:ascii="Times New Roman" w:hAnsi="Times New Roman" w:cs="Times New Roman"/>
          </w:rPr>
          <w:delText>The collapse of a population shifting trophic dynamics</w:delText>
        </w:r>
      </w:del>
      <w:commentRangeEnd w:id="249"/>
      <w:r w:rsidR="0066241C" w:rsidRPr="00CF6956">
        <w:rPr>
          <w:rStyle w:val="CommentReference"/>
          <w:rFonts w:ascii="Times New Roman" w:hAnsi="Times New Roman" w:cs="Times New Roman"/>
          <w:sz w:val="22"/>
          <w:szCs w:val="22"/>
        </w:rPr>
        <w:commentReference w:id="249"/>
      </w:r>
      <w:del w:id="250" w:author="Monica Thom" w:date="2026-09-07T23:09:00Z" w16du:dateUtc="2026-09-08T03:09:00Z">
        <w:r w:rsidRPr="00CF6956">
          <w:rPr>
            <w:rFonts w:ascii="Times New Roman" w:hAnsi="Times New Roman" w:cs="Times New Roman"/>
          </w:rPr>
          <w:delText>, known as prey switching, has been seen across the global oceans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{"citationID":"HWYDoDTQ","properties":{"formattedCitation":"\\super 42\\uc0\\u8211{}44\\nosupersub{}","plainCitation":"42–44","noteIndex":0},"citationItems":[{"id":1712,"uris":["http://zotero.org/groups/6001417/items/Y9W3NQZF"],"itemData":{"id":1712,"type":"article-journal","container-title":"Marine Mammal Science","ISSN":"0824-0469","issue":"4","journalAbbreviation":"Marine Mammal Science","page":"766-802","publisher":"Wiley Online Library","title":"Killer whales and marine mammal trends in the North Pacific—A re‐examination of evidence for sequential megafauna collapse and the prey‐switching hypothesis","volume":"23","author":[{"family":"Wade","given":"Paul R"},{"family":"Burkanov","given":"Vladimir N"},{"family":"Dahlheim","given":"Marilyn E"},{"family":"Friday","given":"Nancy A"},{"family":"Fritz","given":"Lowell W"},{"family":"Loughlin","given":"Thomas R"},{"family":"Mizroch","given":"Sally A"},{"family":"Muto","given":"Marcia M"},{"family":"Rice","given":"Dale W"},{"family":"Barrett‐Lennard","given":"Lance G"}],"issued":{"date-parts":[["2007"]]}}},{"id":1711,"uris":["http://zotero.org/groups/6001417/items/S4Q2QD3L"],"itemData":{"id":1711,"type":"article-journal","container-title":"PLoS One","ISSN":"1932-6203","issue":"7","journalAbbreviation":"PLoS One","page":"e0253914","publisher":"Public Library of Science San Francisco, CA USA","title":"Northern shrimp Pandalus borealis population collapse linked to climate-driven shifts in predator distribution","volume":"16","author":[{"family":"Richards","given":"R Anne"},{"family":"Hunter","given":"Margaret"}],"issued":{"date-parts":[["2021"]]}}},{"id":1713,"uris":["http://zotero.org/groups/6001417/items/MB52VZU5"],"itemData":{"id":1713,"type":"article-journal","container-title":"Biological invasions","ISSN":"1387-3547","issue":"6","journalAbbreviation":"Biological invasions","page":"2019-2032","publisher":"Springer","title":"Pushing the switch: functional responses and prey switching by invasive lionfish may mediate their ecological impact","volume":"23","author":[{"family":"McCard","given":"Monica"},{"family":"South","given":"Josie"},{"family":"Cuthbert","given":"Ross N"},{"family":"Dickey","given":"James WE"},{"family":"McCard","given":"Nathan"},{"family":"Dick","given":"Jaimie TA"}],"issued":{"date-parts":[["2021"]]}}}],"schema":"https://github.com/citation-style-language/schema/raw/master/csl-citation.json"}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42–44</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w:delText>
        </w:r>
      </w:del>
    </w:p>
    <w:p w14:paraId="1BFF5349" w14:textId="0C1AC5EB" w:rsidR="005A6D18" w:rsidRPr="00CF6956" w:rsidRDefault="00000000">
      <w:pPr>
        <w:rPr>
          <w:del w:id="251" w:author="Monica Thom" w:date="2026-09-07T23:09:00Z" w16du:dateUtc="2026-09-08T03:09:00Z"/>
          <w:rFonts w:ascii="Times New Roman" w:hAnsi="Times New Roman" w:cs="Times New Roman"/>
        </w:rPr>
      </w:pPr>
      <w:del w:id="252" w:author="Monica Thom" w:date="2026-09-07T23:09:00Z" w16du:dateUtc="2026-09-08T03:09:00Z">
        <w:r w:rsidRPr="00CF6956">
          <w:rPr>
            <w:rFonts w:ascii="Times New Roman" w:hAnsi="Times New Roman" w:cs="Times New Roman"/>
          </w:rPr>
          <w:tab/>
          <w:delText>Rising ocean temperatures impact every</w:delText>
        </w:r>
      </w:del>
      <w:ins w:id="253" w:author="Kristina Randrup" w:date="2026-09-07T23:10:00Z" w16du:dateUtc="2026-09-08T03:10:00Z">
        <w:r w:rsidRPr="00CF6956">
          <w:rPr>
            <w:rFonts w:ascii="Times New Roman" w:hAnsi="Times New Roman" w:cs="Times New Roman"/>
          </w:rPr>
          <w:t xml:space="preserve"> </w:t>
        </w:r>
      </w:ins>
      <w:ins w:id="254" w:author="Kristina Randrup" w:date="2026-08-21T20:39:00Z" w16du:dateUtc="2026-08-22T03:39:00Z">
        <w:r w:rsidR="0066241C">
          <w:rPr>
            <w:rFonts w:ascii="Times New Roman" w:hAnsi="Times New Roman" w:cs="Times New Roman"/>
          </w:rPr>
          <w:t>life cycle</w:t>
        </w:r>
        <w:del w:id="255" w:author="Monica Thom" w:date="2026-09-07T23:09:00Z" w16du:dateUtc="2026-09-08T03:09:00Z">
          <w:r w:rsidRPr="00CF6956">
            <w:rPr>
              <w:rFonts w:ascii="Times New Roman" w:hAnsi="Times New Roman" w:cs="Times New Roman"/>
            </w:rPr>
            <w:delText xml:space="preserve"> </w:delText>
          </w:r>
        </w:del>
      </w:ins>
      <w:del w:id="256" w:author="Monica Thom" w:date="2026-09-07T23:09:00Z" w16du:dateUtc="2026-09-08T03:09:00Z">
        <w:r w:rsidRPr="00CF6956">
          <w:rPr>
            <w:rFonts w:ascii="Times New Roman" w:hAnsi="Times New Roman" w:cs="Times New Roman"/>
          </w:rPr>
          <w:delText>stage of a species’ life cycle</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{"citationID":"fIZLy4HT","properties":{"formattedCitation":"\\super 45\\nosupersub{}","plainCitation":"45","noteIndex":0},"citationItems":[{"id":1828,"uris":["http://zotero.org/groups/6001417/items/FA34EGNC"],"itemData":{"id":1828,"type":"article-journal","container-title":"Science","ISSN":"0036-8075","issue":"6151","journalAbbreviation":"Science","page":"1239-1242","publisher":"American Association for the Advancement of Science","title":"Marine taxa track local climate velocities","volume":"341","author":[{"family":"Pinsky","given":"Malin L"},{"family":"Worm","given":"Boris"},{"family":"Fogarty","given":"Michael J"},{"family":"Sarmiento","given":"Jorge L"},{"family":"Levin","given":"Simon A"}],"issued":{"date-parts":[["2013"]]}}}],"schema":"https://github.com/citation-style-language/schema/raw/master/csl-citation.json"}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45</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and can drastically restructure community and ecosystem structure</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{"citationID":"xWKc175r","properties":{"formattedCitation":"\\super 46\\nosupersub{}","plainCitation":"46","noteIndex":0},"citationItems":[{"id":1827,"uris":["http://zotero.org/groups/6001417/items/EL7BJ6LH"],"itemData":{"id":1827,"type":"article-journal","container-title":"Proceedings of the National Academy of Sciences","ISSN":"0027-8424","issue":"4","journalAbbreviation":"Proceedings of the National Academy of Sciences","page":"1266-1271","publisher":"National Academy of Sciences","title":"Temperature control of larval dispersal and the implications for marine ecology, evolution, and conservation","volume":"104","author":[{"family":"O'Connor","given":"Mary I"},{"family":"Bruno","given":"John F"},{"family":"Gaines","given":"Steven D"},{"family":"Halpern","given":"Benjamin S"},{"family":"Lester","given":"Sarah E"},{"family":"Kinlan","given":"Brian P"},{"family":"Weiss","given":"Jack M"}],"issued":{"date-parts":[["2007"]]}}}],"schema":"https://github.com/citation-style-language/schema/raw/master/csl-citation.json"}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46</w:delText>
        </w:r>
        <w:r w:rsidR="0055361D" w:rsidRPr="00CF6956">
          <w:rPr>
            <w:rFonts w:ascii="Times New Roman" w:hAnsi="Times New Roman" w:cs="Times New Roman"/>
          </w:rPr>
          <w:fldChar w:fldCharType="end"/>
        </w:r>
        <w:r w:rsidRPr="00CF6956">
          <w:rPr>
            <w:rFonts w:ascii="Times New Roman" w:hAnsi="Times New Roman" w:cs="Times New Roman"/>
          </w:rPr>
          <w:delText>. Species range expansions occur at faster rates toward the poles than contractions near the equator</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{"citationID":"4Ss8jFHA","properties":{"formattedCitation":"\\super 47\\nosupersub{}","plainCitation":"47","noteIndex":0},"citationItems":[{"id":1848,"uris":["http://zotero.org/groups/6001417/items/HQCKFLCF"],"itemData":{"id":1848,"type":"article-journal","container-title":"Global Change Biology","ISSN":"1354-1013","issue":"12","journalAbbreviation":"Global Change Biology","page":"3304-3317","publisher":"Wiley Online Library","title":"Climate change disrupts core habitats of marine species","volume":"29","author":[{"family":"Hodapp","given":"Dorothee"},{"family":"Roca","given":"Irene T"},{"family":"Fiorentino","given":"Dario"},{"family":"Garilao","given":"Cristina"},{"family":"Kaschner","given":"Kristin"},{"family":"Kesner‐Reyes","given":"Kathleen"},{"family":"Schneider","given":"Birgit"},{"family":"Segschneider","given":"Joachim"},{"family":"Kocsis","given":"Ádám T"},{"family":"Kiessling","given":"Wolfgang"}],"issued":{"date-parts":[["2023"]]}}}],"schema":"https://github.com/citation-style-language/schema/raw/master/csl-citation.json"}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47</w:delText>
        </w:r>
        <w:r w:rsidR="0055361D" w:rsidRPr="00CF6956">
          <w:rPr>
            <w:rFonts w:ascii="Times New Roman" w:hAnsi="Times New Roman" w:cs="Times New Roman"/>
          </w:rPr>
          <w:fldChar w:fldCharType="end"/>
        </w:r>
        <w:r w:rsidRPr="00CF6956">
          <w:rPr>
            <w:rFonts w:ascii="Times New Roman" w:hAnsi="Times New Roman" w:cs="Times New Roman"/>
          </w:rPr>
          <w:delText>, but studies suggest that temperature may not be the limiting factor for range expansion in many species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{"citationID":"n5VW8GYN","properties":{"formattedCitation":"\\super 48\\nosupersub{}","plainCitation":"48","noteIndex":0},"citationItems":[{"id":1849,"uris":["http://zotero.org/groups/6001417/items/NIZR6863"],"itemData":{"id":1849,"type":"article-journal","container-title":"Ecography","ISSN":"0906-7590","issue":"11","journalAbbreviation":"Ecography","page":"1571-1590","publisher":"Wiley Online Library","title":"The challenge of novel abiotic conditions for species undergoing climate‐induced range shifts","volume":"43","author":[{"family":"Spence","given":"Austin R"},{"family":"Tingley","given":"Morgan W"}],"issued":{"date-parts":[["2020"]]}}}],"schema":"https://github.com/citation-style-language/schema/raw/master/csl-citation.json"}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48</w:delText>
        </w:r>
        <w:r w:rsidR="0055361D" w:rsidRPr="00CF6956">
          <w:rPr>
            <w:rFonts w:ascii="Times New Roman" w:hAnsi="Times New Roman" w:cs="Times New Roman"/>
          </w:rPr>
          <w:fldChar w:fldCharType="end"/>
        </w:r>
        <w:r w:rsidRPr="00CF6956">
          <w:rPr>
            <w:rFonts w:ascii="Times New Roman" w:hAnsi="Times New Roman" w:cs="Times New Roman"/>
          </w:rPr>
          <w:delText>.  Warming</w:delText>
        </w:r>
      </w:del>
      <w:del w:id="257" w:author="Kristina Randrup" w:date="2026-08-21T20:39:00Z" w16du:dateUtc="2026-08-22T03:39:00Z">
        <w:r w:rsidRPr="00CF6956" w:rsidDel="00E20FE3">
          <w:rPr>
            <w:rFonts w:ascii="Times New Roman" w:hAnsi="Times New Roman" w:cs="Times New Roman"/>
          </w:rPr>
          <w:delText xml:space="preserve"> </w:delText>
        </w:r>
      </w:del>
      <w:ins w:id="258" w:author="Kristina Randrup" w:date="2026-08-21T20:39:00Z" w16du:dateUtc="2026-08-22T03:39:00Z">
        <w:r w:rsidR="00E20FE3">
          <w:rPr>
            <w:rFonts w:ascii="Times New Roman" w:hAnsi="Times New Roman" w:cs="Times New Roman"/>
          </w:rPr>
          <w:t>When ran</w:t>
        </w:r>
      </w:ins>
      <w:ins w:id="259" w:author="Kristina Randrup" w:date="2026-08-21T20:40:00Z" w16du:dateUtc="2026-08-22T03:40:00Z">
        <w:r w:rsidR="00E20FE3">
          <w:rPr>
            <w:rFonts w:ascii="Times New Roman" w:hAnsi="Times New Roman" w:cs="Times New Roman"/>
          </w:rPr>
          <w:t>ge shifting is not possible, warming</w:t>
        </w:r>
      </w:ins>
      <w:ins w:id="260" w:author="Kristina Randrup" w:date="2026-08-21T20:39:00Z" w16du:dateUtc="2026-08-22T03:39:00Z">
        <w:del w:id="261" w:author="Monica Thom" w:date="2026-09-07T23:09:00Z" w16du:dateUtc="2026-09-08T03:09:00Z">
          <w:r w:rsidRPr="00CF6956">
            <w:rPr>
              <w:rFonts w:ascii="Times New Roman" w:hAnsi="Times New Roman" w:cs="Times New Roman"/>
            </w:rPr>
            <w:delText xml:space="preserve"> </w:delText>
          </w:r>
        </w:del>
      </w:ins>
      <w:del w:id="262" w:author="Monica Thom" w:date="2026-09-07T23:09:00Z" w16du:dateUtc="2026-09-08T03:09:00Z">
        <w:r w:rsidRPr="00CF6956">
          <w:rPr>
            <w:rFonts w:ascii="Times New Roman" w:hAnsi="Times New Roman" w:cs="Times New Roman"/>
          </w:rPr>
          <w:delText>may also push species beyond tolerance thresholds and drive ecosystem shifts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{"citationID":"wx6a1kwd","properties":{"unsorted":false,"formattedCitation":"\\super 49\\uc0\\u8211{}52\\nosupersub{}","plainCitation":"49–52","noteIndex":0},"citationItems":[{"id":1868,"uris":["http://zotero.org/groups/6001417/items/VZLHDUFF"],"itemData":{"id":1868,"type":"article-journal","container-title":"Ecography","ISSN":"0906-7590","issue":"9","journalAbbreviation":"Ecography","page":"1040-1049","publisher":"Wiley Online Library","title":"A new framework for investigating biotic homogenization and exploring future trajectories: Oceanic island plant and bird assemblages as a case study","volume":"40","author":[{"family":"Rosenblad","given":"Kyle C"},{"family":"Sax","given":"Dov F"}],"issued":{"date-parts":[["2017"]]}}},{"id":1867,"uris":["http://zotero.org/groups/6001417/items/QZWEDGBY"],"itemData":{"id":1867,"type":"article-journal","container-title":"Global Change Biology","ISSN":"1354-1013","issue":"11","journalAbbreviation":"Global Change Biology","page":"3972-3984","publisher":"Wiley Online Library","title":"Fish communities diverge in species but converge in traits over three decades of warming","volume":"25","author":[{"family":"McLean","given":"Matthew"},{"family":"Mouillot","given":"David"},{"family":"Lindegren","given":"Martin"},{"family":"Villéger","given":"Sébastien"},{"family":"Engelhard","given":"Georg"},{"family":"Murgier","given":"Juliette"},{"family":"Auber","given":"Arnaud"}],"issued":{"date-parts":[["2019"]]}}},{"id":"xpwFpum7/6xwoNg8g","uris":["http://zotero.org/users/17231728/items/M7CQ8BY2"],"itemData":{"id":1493,"type":"article-journal","container-title":"Ecology","DOI":"10.1890/03-0706","ISSN":"1939-9170","issue":"5","language":"en","license":"© 2004 by the Ecological Society of America","note":"_eprint: https://esajournals.onlinelibrary.wiley.com/doi/pdf/10.1890/03-0706","page":"1258-1264","source":"Wiley Online Library","title":"Maternal Age as a Determinant of Larval Growth and Survival in a Marine Fish, Sebastes Melanops","volume":"85","author":[{"family":"Berkeley","given":"Steven A."},{"family":"Chapman","given":"Colin"},{"family":"Sogard","given":"Susan M."}],"issued":{"date-parts":[["2004"]]}}},{"id":"xpwFpum7/gko8mvoQ","uris":["http://zotero.org/users/17231728/items/P98RSQLZ"],"itemData":{"id":1491,"type":"article-journal","container-title":"ICES Journal of Marine Science","DOI":"10.1093/icesjms/fst200","ISSN":"1054-3139","issue":"8","journalAbbreviation":"ICES J Mar Sci","language":"en","note":"publisher: Oxford Academic","page":"2171-2185","source":"academic.oup.com","title":"BOFFFFs: on the importance of conserving old-growth age structure in fishery populations","title-short":"BOFFFFs","volume":"71","author":[{"family":"Hixon","given":"Mark A."},{"family":"Johnson","given":"Darren W."},{"family":"Sogard","given":"Susan M."}],"issued":{"date-parts":[["2014",10,1]]}}}],"schema":"https://github.com/citation-style-language/schema/raw/master/csl-citation.json"}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49–52</w:delText>
        </w:r>
        <w:r w:rsidR="0055361D" w:rsidRPr="00CF6956">
          <w:rPr>
            <w:rFonts w:ascii="Times New Roman" w:hAnsi="Times New Roman" w:cs="Times New Roman"/>
          </w:rPr>
          <w:fldChar w:fldCharType="end"/>
        </w:r>
        <w:r w:rsidRPr="00CF6956">
          <w:rPr>
            <w:rFonts w:ascii="Times New Roman" w:hAnsi="Times New Roman" w:cs="Times New Roman"/>
          </w:rPr>
          <w:delText>.</w:delText>
        </w:r>
      </w:del>
    </w:p>
    <w:p w14:paraId="2D2AE166" w14:textId="65BC5887" w:rsidR="005A6D18" w:rsidRPr="00CF6956" w:rsidRDefault="00000000">
      <w:pPr>
        <w:rPr>
          <w:del w:id="263" w:author="Monica Thom" w:date="2026-09-07T23:09:00Z" w16du:dateUtc="2026-09-08T03:09:00Z"/>
          <w:rFonts w:ascii="Times New Roman" w:hAnsi="Times New Roman" w:cs="Times New Roman"/>
        </w:rPr>
        <w:pPrChange w:id="264" w:author="Will Patrone" w:date="2026-09-07T23:10:00Z" w16du:dateUtc="2026-09-08T03:10:00Z">
          <w:pPr/>
        </w:pPrChange>
      </w:pPr>
      <w:del w:id="265" w:author="Monica Thom" w:date="2026-09-07T23:09:00Z" w16du:dateUtc="2026-09-08T03:09:00Z">
        <w:r w:rsidRPr="00CF6956">
          <w:rPr>
            <w:rFonts w:ascii="Times New Roman" w:hAnsi="Times New Roman" w:cs="Times New Roman"/>
          </w:rPr>
          <w:delText>Changes in ocean circulation</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{"citationID":"TbzINAEh","properties":{"formattedCitation":"\\super 53\\nosupersub{}","plainCitation":"53","noteIndex":0},"citationItems":[{"id":286,"uris":["http://zotero.org/groups/6001417/items/4QY8Y7AU"],"itemData":{"id":286,"type":"article-journal","abstract":"Marine animals are disappearing, too\n            \n              The loss of animal species in terrestrial environments has been well documented and is continuing. Loss of species in marine environments has been slower than in terrestrial systems, but appears to be increasing rapidly. McCauley\n              et al.\n              review the recent patterns of species decline and loss in marine environments. Though they note many worrying declines, they also highlight approaches that might allow us to prevent the type of massive defaunation that has occurred on land.\n            \n            \n              Science\n              , this issue\n              10.1126/science.1255641\n            \n          , \n            \n              BACKGROUND\n              Comparing patterns of terrestrial and marine defaunation helps to place human impacts on marine fauna in context and to navigate toward recovery. Defauna­tion began in earnest tens of thousands of years later in the oceans than it did on land. Although defaunation has been less severe in the oceans than on land, our effects on marine animals are increasing in pace and impact. Humans have caused few complete extinctions in the sea, but we are responsible for many ecological, commercial, and local extinctions. Despite our late start, humans have already powerfully changed virtually all major marine ecosystems.\n            \n            \n              ADVANCES\n              Humans have profoundly decreased the abundance of both large (e.g., whales) and small (e.g., anchovies) marine fauna. Such declines can generate waves of ecological change that travel both up and down ma­rine food webs and can alter ocean ecosystem functioning. Human harvesters have also been a major force of evolutionary change in the oceans and have reshaped the genetic structure of marine animal populations. Climate change threatens to accelerate marine defaunation over the next century. The high mobility of many marine animals offers some increased, though limited, capacity for marine species to respond to climate stress, but it also exposes many species to increased risk from other stressors. Because humans are intensely reliant on ocean ecosystems for food and other ecosystem services, we are deeply affected by all of these forecasted changes.\n              Three lessons emerge when comparing the marine and terrestrial defaunation experiences: (i) today’s low rates of marine extinction may be the prelude to a major extinction pulse, similar to that observed on land during the industrial revolution, as the footprint of human ocean use widens; (ii) effectively slowing ocean defaunation requires both protected areas and careful management of the intervening ocean matrix; and (iii) the terrestrial experience and current trends in ocean use suggest that habitat destruction is likely to become an increasingly dominant threat to ocean wildlife over the next 150 years.\n            \n            \n              OUTLOOK\n              Wildlife populations in the oceans have been badly damaged by human activity. Nevertheless, marine fauna generally are in better condition than terrestrial fauna: Fewer marine animal extinctions have occurred; many geographic ranges have shrunk less; and numerous ocean ecosystems remain more wild than terrestrial ecosystems. Consequently, meaningful rehabilitation of affected marine animal populations remains within the reach of managers. Human dependency on marine wildlife and the linked fate of marine and terrestrial fauna necessitate that we act quickly to slow the advance of marine defaunation.\n              \n                \n                  Timeline (log scale) of marine and terrestrial defaunation.\n                  The marine defaunation experience is much less advanced, even though humans have been harvesting ocean wildlife for thousands of years. The recent industrialization of this harvest, however, initiated an era of intense marine wildlife declines. If left unmanaged, we predict that marine habitat alteration, along with climate change (colored bar: IPCC warming), will exacerbate marine defaunation.\n                \n                \n              \n            \n          , \n            Marine defaunation, or human-caused animal loss in the oceans, emerged forcefully only hundreds of years ago, whereas terrestrial defaunation has been occurring far longer. Though humans have caused few global marine extinctions, we have profoundly affected marine wildlife, altering the functioning and provisioning of services in every ocean. Current ocean trends, coupled with terrestrial defaunation lessons, suggest that marine defaunation rates will rapidly intensify as human use of the oceans industrializes. Though protected areas are a powerful tool to harness ocean productivity, especially when designed with future climate in mind, additional management strategies will be required. Overall, habitat degradation is likely to intensify as a major driver of marine wildlife loss. Proactive intervention can avert a marine defaunation disaster of the magnitude observed on land.","container-title":"Science","DOI":"10.1126/science.1255641","ISSN":"0036-8075, 1095-9203","issue":"6219","journalAbbreviation":"Science","language":"en","license":"http://www.sciencemag.org/about/science-licenses-journal-article-reuse","page":"1255641","source":"DOI.org (Crossref)","title":"Marine defaunation: Animal loss in the global ocean","title-short":"Marine defaunation","volume":"347","author":[{"family":"McCauley","given":"Douglas J."},{"family":"Pinsky","given":"Malin L."},{"family":"Palumbi","given":"Stephen R."},{"family":"Estes","given":"James A."},{"family":"Joyce","given":"Francis H."},{"family":"Warner","given":"Robert R."}],"issued":{"date-parts":[["2015",1,16]]}}}],"schema":"https://github.com/citation-style-language/schema/raw/master/csl-citation.json"}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53</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can limit movement of species to more suitable habitat as currents can serve as a biogeographical barrier for movement</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{"citationID":"W5Hkkt3R","properties":{"formattedCitation":"\\super 54,55\\nosupersub{}","plainCitation":"54,55","noteIndex":0},"citationItems":[{"id":1852,"uris":["http://zotero.org/groups/6001417/items/IUL3DU64"],"itemData":{"id":1852,"type":"article-journal","container-title":"Scientific reports","ISSN":"2045-2322","issue":"1","journalAbbreviation":"Scientific reports","page":"1332","publisher":"Nature Publishing Group UK London","title":"Ocean currents modify the coupling between climate change and biogeographical shifts","volume":"7","author":[{"family":"García Molinos","given":"J"},{"family":"Burrows","given":"MT"},{"family":"Poloczanska","given":"Elvira S"}],"issued":{"date-parts":[["2017"]]}}},{"id":1853,"uris":["http://zotero.org/groups/6001417/items/MUPRV6J8"],"itemData":{"id":1853,"type":"article-journal","container-title":"Ecography","ISSN":"0906-7590","issue":"7","journalAbbreviation":"Ecography","page":"722-731","publisher":"Wiley Online Library","title":"The location, strength, and mechanisms behind marine biogeographic boundaries of the east coast of North America","volume":"38","author":[{"family":"Pappalardo","given":"Paula"},{"family":"Pringle","given":"James M"},{"family":"Wares","given":"John P"},{"family":"Byers","given":"James E"}],"issued":{"date-parts":[["2015"]]}}}],"schema":"https://github.com/citation-style-language/schema/raw/master/csl-citation.json"}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54,55</w:delText>
        </w:r>
        <w:r w:rsidR="0055361D" w:rsidRPr="00CF6956">
          <w:rPr>
            <w:rFonts w:ascii="Times New Roman" w:hAnsi="Times New Roman" w:cs="Times New Roman"/>
          </w:rPr>
          <w:fldChar w:fldCharType="end"/>
        </w:r>
        <w:r w:rsidRPr="00CF6956">
          <w:rPr>
            <w:rFonts w:ascii="Times New Roman" w:hAnsi="Times New Roman" w:cs="Times New Roman"/>
          </w:rPr>
          <w:delText>. Shifting stratification of ocean layers can restrict horizontal movements and serve as barriers for migration</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{"citationID":"Ryv9ugy4","properties":{"formattedCitation":"\\super 53\\nosupersub{}","plainCitation":"53","noteIndex":0},"citationItems":[{"id":286,"uris":["http://zotero.org/groups/6001417/items/4QY8Y7AU"],"itemData":{"id":286,"type":"article-journal","abstract":"Marine animals are disappearing, too\n            \n              The loss of animal species in terrestrial environments has been well documented and is continuing. Loss of species in marine environments has been slower than in terrestrial systems, but appears to be increasing rapidly. McCauley\n              et al.\n              review the recent patterns of species decline and loss in marine environments. Though they note many worrying declines, they also highlight approaches that might allow us to prevent the type of massive defaunation that has occurred on land.\n            \n            \n              Science\n              , this issue\n              10.1126/science.1255641\n            \n          , \n            \n              BACKGROUND\n              Comparing patterns of terrestrial and marine defaunation helps to place human impacts on marine fauna in context and to navigate toward recovery. Defauna­tion began in earnest tens of thousands of years later in the oceans than it did on land. Although defaunation has been less severe in the oceans than on land, our effects on marine animals are increasing in pace and impact. Humans have caused few complete extinctions in the sea, but we are responsible for many ecological, commercial, and local extinctions. Despite our late start, humans have already powerfully changed virtually all major marine ecosystems.\n            \n            \n              ADVANCES\n              Humans have profoundly decreased the abundance of both large (e.g., whales) and small (e.g., anchovies) marine fauna. Such declines can generate waves of ecological change that travel both up and down ma­rine food webs and can alter ocean ecosystem functioning. Human harvesters have also been a major force of evolutionary change in the oceans and have reshaped the genetic structure of marine animal populations. Climate change threatens to accelerate marine defaunation over the next century. The high mobility of many marine animals offers some increased, though limited, capacity for marine species to respond to climate stress, but it also exposes many species to increased risk from other stressors. Because humans are intensely reliant on ocean ecosystems for food and other ecosystem services, we are deeply affected by all of these forecasted changes.\n              Three lessons emerge when comparing the marine and terrestrial defaunation experiences: (i) today’s low rates of marine extinction may be the prelude to a major extinction pulse, similar to that observed on land during the industrial revolution, as the footprint of human ocean use widens; (ii) effectively slowing ocean defaunation requires both protected areas and careful management of the intervening ocean matrix; and (iii) the terrestrial experience and current trends in ocean use suggest that habitat destruction is likely to become an increasingly dominant threat to ocean wildlife over the next 150 years.\n            \n            \n              OUTLOOK\n              Wildlife populations in the oceans have been badly damaged by human activity. Nevertheless, marine fauna generally are in better condition than terrestrial fauna: Fewer marine animal extinctions have occurred; many geographic ranges have shrunk less; and numerous ocean ecosystems remain more wild than terrestrial ecosystems. Consequently, meaningful rehabilitation of affected marine animal populations remains within the reach of managers. Human dependency on marine wildlife and the linked fate of marine and terrestrial fauna necessitate that we act quickly to slow the advance of marine defaunation.\n              \n                \n                  Timeline (log scale) of marine and terrestrial defaunation.\n                  The marine defaunation experience is much less advanced, even though humans have been harvesting ocean wildlife for thousands of years. The recent industrialization of this harvest, however, initiated an era of intense marine wildlife declines. If left unmanaged, we predict that marine habitat alteration, along with climate change (colored bar: IPCC warming), will exacerbate marine defaunation.\n                \n                \n              \n            \n          , \n            Marine defaunation, or human-caused animal loss in the oceans, emerged forcefully only hundreds of years ago, whereas terrestrial defaunation has been occurring far longer. Though humans have caused few global marine extinctions, we have profoundly affected marine wildlife, altering the functioning and provisioning of services in every ocean. Current ocean trends, coupled with terrestrial defaunation lessons, suggest that marine defaunation rates will rapidly intensify as human use of the oceans industrializes. Though protected areas are a powerful tool to harness ocean productivity, especially when designed with future climate in mind, additional management strategies will be required. Overall, habitat degradation is likely to intensify as a major driver of marine wildlife loss. Proactive intervention can avert a marine defaunation disaster of the magnitude observed on land.","container-title":"Science","DOI":"10.1126/science.1255641","ISSN":"0036-8075, 1095-9203","issue":"6219","journalAbbreviation":"Science","language":"en","license":"http://www.sciencemag.org/about/science-licenses-journal-article-reuse","page":"1255641","source":"DOI.org (Crossref)","title":"Marine defaunation: Animal loss in the global ocean","title-short":"Marine defaunation","volume":"347","author":[{"family":"McCauley","given":"Douglas J."},{"family":"Pinsky","given":"Malin L."},{"family":"Palumbi","given":"Stephen R."},{"family":"Estes","given":"James A."},{"family":"Joyce","given":"Francis H."},{"family":"Warner","given":"Robert R."}],"issued":{"date-parts":[["2015",1,16]]}}}],"schema":"https://github.com/citation-style-language/schema/raw/master/csl-citation.json"}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53</w:delText>
        </w:r>
        <w:r w:rsidR="0055361D" w:rsidRPr="00CF6956">
          <w:rPr>
            <w:rFonts w:ascii="Times New Roman" w:hAnsi="Times New Roman" w:cs="Times New Roman"/>
          </w:rPr>
          <w:fldChar w:fldCharType="end"/>
        </w:r>
        <w:r w:rsidRPr="00CF6956">
          <w:rPr>
            <w:rFonts w:ascii="Times New Roman" w:hAnsi="Times New Roman" w:cs="Times New Roman"/>
          </w:rPr>
          <w:delText>.</w:delText>
        </w:r>
      </w:del>
    </w:p>
    <w:p w14:paraId="6115E3A3" w14:textId="77777777" w:rsidR="005A6D18" w:rsidRPr="00CF6956" w:rsidRDefault="005A6D18">
      <w:pPr>
        <w:ind w:firstLine="720"/>
        <w:rPr>
          <w:rFonts w:ascii="Times New Roman" w:hAnsi="Times New Roman" w:cs="Times New Roman"/>
          <w:i/>
          <w:iCs/>
        </w:rPr>
      </w:pPr>
    </w:p>
    <w:p w14:paraId="1FCADF66" w14:textId="77777777" w:rsidR="005A6D18" w:rsidRPr="00CF6956" w:rsidRDefault="00000000">
      <w:pPr>
        <w:ind w:firstLine="720"/>
        <w:rPr>
          <w:rFonts w:ascii="Times New Roman" w:hAnsi="Times New Roman" w:cs="Times New Roman"/>
          <w:i/>
          <w:iCs/>
        </w:rPr>
      </w:pPr>
      <w:r w:rsidRPr="00CF6956">
        <w:rPr>
          <w:rFonts w:ascii="Times New Roman" w:hAnsi="Times New Roman" w:cs="Times New Roman"/>
          <w:i/>
          <w:iCs/>
        </w:rPr>
        <w:t>Exploitation</w:t>
      </w:r>
    </w:p>
    <w:p w14:paraId="0000001C" w14:textId="77777777" w:rsidR="00F57F1F" w:rsidRDefault="00000000">
      <w:pPr>
        <w:ind w:firstLine="720"/>
        <w:rPr>
          <w:ins w:id="266" w:author="Monica Thom" w:date="2026-09-07T23:09:00Z" w16du:dateUtc="2026-09-08T03:09:00Z"/>
          <w:rFonts w:ascii="Times New Roman" w:eastAsia="Times New Roman" w:hAnsi="Times New Roman" w:cs="Times New Roman"/>
        </w:rPr>
      </w:pPr>
      <w:ins w:id="267" w:author="Monica Thom" w:date="2026-09-07T23:09:00Z" w16du:dateUtc="2026-09-08T03:09:00Z">
        <w:r>
          <w:rPr>
            <w:rFonts w:ascii="Times New Roman" w:eastAsia="Times New Roman" w:hAnsi="Times New Roman" w:cs="Times New Roman"/>
          </w:rPr>
          <w:t xml:space="preserve">The largest </w:t>
        </w:r>
      </w:ins>
      <w:ins w:id="268" w:author="Kristina Randrup" w:date="2026-08-21T20:40:00Z" w16du:dateUtc="2026-08-22T03:40:00Z">
        <w:r w:rsidR="00877FA7">
          <w:rPr>
            <w:rFonts w:ascii="Times New Roman" w:hAnsi="Times New Roman" w:cs="Times New Roman"/>
          </w:rPr>
          <w:t>direct</w:t>
        </w:r>
      </w:ins>
      <w:ins w:id="269" w:author="Monica Thom" w:date="2026-09-07T23:09:00Z" w16du:dateUtc="2026-09-08T03:09:00Z">
        <w:r>
          <w:rPr>
            <w:rFonts w:ascii="Times New Roman" w:eastAsia="Times New Roman" w:hAnsi="Times New Roman" w:cs="Times New Roman"/>
          </w:rPr>
          <w:t>anthropogenic threat faced by marine biodiversity is exploitation</w:t>
        </w:r>
        <w:r>
          <w:rPr>
            <w:rFonts w:ascii="Times New Roman" w:eastAsia="Times New Roman" w:hAnsi="Times New Roman" w:cs="Times New Roman"/>
            <w:vertAlign w:val="superscript"/>
          </w:rPr>
          <w:t>56,57</w:t>
        </w:r>
        <w:r>
          <w:rPr>
            <w:rFonts w:ascii="Times New Roman" w:eastAsia="Times New Roman" w:hAnsi="Times New Roman" w:cs="Times New Roman"/>
          </w:rPr>
          <w:t>. Marine species have historically been exploited either as a food resource or to produce commercially valuable products</w:t>
        </w:r>
        <w:r>
          <w:rPr>
            <w:rFonts w:ascii="Times New Roman" w:eastAsia="Times New Roman" w:hAnsi="Times New Roman" w:cs="Times New Roman"/>
            <w:vertAlign w:val="superscript"/>
          </w:rPr>
          <w:t>58</w:t>
        </w:r>
        <w:r>
          <w:rPr>
            <w:rFonts w:ascii="Times New Roman" w:eastAsia="Times New Roman" w:hAnsi="Times New Roman" w:cs="Times New Roman"/>
          </w:rPr>
          <w:t>. While small-scale and subsistence fisheries for food have operated for millennia, many fisheries underwent rapid expansion during the latter half of the 20</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century</w:t>
        </w:r>
        <w:r>
          <w:rPr>
            <w:rFonts w:ascii="Times New Roman" w:eastAsia="Times New Roman" w:hAnsi="Times New Roman" w:cs="Times New Roman"/>
            <w:vertAlign w:val="superscript"/>
          </w:rPr>
          <w:t>59</w:t>
        </w:r>
        <w:r>
          <w:rPr>
            <w:rFonts w:ascii="Times New Roman" w:eastAsia="Times New Roman" w:hAnsi="Times New Roman" w:cs="Times New Roman"/>
          </w:rPr>
          <w:t xml:space="preserve"> </w:t>
        </w:r>
        <w:r>
          <w:rPr>
            <w:rFonts w:ascii="Times New Roman" w:eastAsia="Times New Roman" w:hAnsi="Times New Roman" w:cs="Times New Roman"/>
            <w:vertAlign w:val="superscript"/>
          </w:rPr>
          <w:t>60</w:t>
        </w:r>
        <w:r>
          <w:rPr>
            <w:rFonts w:ascii="Times New Roman" w:eastAsia="Times New Roman" w:hAnsi="Times New Roman" w:cs="Times New Roman"/>
          </w:rPr>
          <w:t>.Technological advancement in areas such as navigation</w:t>
        </w:r>
        <w:r>
          <w:rPr>
            <w:rFonts w:ascii="Times New Roman" w:eastAsia="Times New Roman" w:hAnsi="Times New Roman" w:cs="Times New Roman"/>
            <w:vertAlign w:val="superscript"/>
          </w:rPr>
          <w:t>61,62</w:t>
        </w:r>
        <w:r>
          <w:rPr>
            <w:rFonts w:ascii="Times New Roman" w:eastAsia="Times New Roman" w:hAnsi="Times New Roman" w:cs="Times New Roman"/>
          </w:rPr>
          <w:t>, echolocation</w:t>
        </w:r>
        <w:r>
          <w:rPr>
            <w:rFonts w:ascii="Times New Roman" w:eastAsia="Times New Roman" w:hAnsi="Times New Roman" w:cs="Times New Roman"/>
            <w:vertAlign w:val="superscript"/>
          </w:rPr>
          <w:t>63</w:t>
        </w:r>
        <w:r>
          <w:rPr>
            <w:rFonts w:ascii="Times New Roman" w:eastAsia="Times New Roman" w:hAnsi="Times New Roman" w:cs="Times New Roman"/>
          </w:rPr>
          <w:t xml:space="preserve"> and nylon fishing gear</w:t>
        </w:r>
        <w:r>
          <w:rPr>
            <w:rFonts w:ascii="Times New Roman" w:eastAsia="Times New Roman" w:hAnsi="Times New Roman" w:cs="Times New Roman"/>
            <w:vertAlign w:val="superscript"/>
          </w:rPr>
          <w:t>64</w:t>
        </w:r>
        <w:r>
          <w:rPr>
            <w:rFonts w:ascii="Times New Roman" w:eastAsia="Times New Roman" w:hAnsi="Times New Roman" w:cs="Times New Roman"/>
          </w:rPr>
          <w:t xml:space="preserve"> led to more efficient targeting of fish stocks, in turn leading to the decline of many commercially valuable fish populations</w:t>
        </w:r>
        <w:r>
          <w:rPr>
            <w:rFonts w:ascii="Times New Roman" w:eastAsia="Times New Roman" w:hAnsi="Times New Roman" w:cs="Times New Roman"/>
            <w:vertAlign w:val="superscript"/>
          </w:rPr>
          <w:t>65,66</w:t>
        </w:r>
        <w:r>
          <w:rPr>
            <w:rFonts w:ascii="Times New Roman" w:eastAsia="Times New Roman" w:hAnsi="Times New Roman" w:cs="Times New Roman"/>
          </w:rPr>
          <w:t>. Beyond food, demand for commercially valuable products also drove the substantial depletion and, in some cases extirpation, of marine mammals including pinnipeds</w:t>
        </w:r>
        <w:r>
          <w:rPr>
            <w:rFonts w:ascii="Times New Roman" w:eastAsia="Times New Roman" w:hAnsi="Times New Roman" w:cs="Times New Roman"/>
            <w:vertAlign w:val="superscript"/>
          </w:rPr>
          <w:t>67,68</w:t>
        </w:r>
        <w:r>
          <w:rPr>
            <w:rFonts w:ascii="Times New Roman" w:eastAsia="Times New Roman" w:hAnsi="Times New Roman" w:cs="Times New Roman"/>
          </w:rPr>
          <w:t>, sea otters</w:t>
        </w:r>
        <w:r>
          <w:rPr>
            <w:rFonts w:ascii="Times New Roman" w:eastAsia="Times New Roman" w:hAnsi="Times New Roman" w:cs="Times New Roman"/>
            <w:vertAlign w:val="superscript"/>
          </w:rPr>
          <w:t>69,70</w:t>
        </w:r>
        <w:r>
          <w:rPr>
            <w:rFonts w:ascii="Times New Roman" w:eastAsia="Times New Roman" w:hAnsi="Times New Roman" w:cs="Times New Roman"/>
          </w:rPr>
          <w:t xml:space="preserve"> and cetaceans</w:t>
        </w:r>
        <w:r>
          <w:rPr>
            <w:rFonts w:ascii="Times New Roman" w:eastAsia="Times New Roman" w:hAnsi="Times New Roman" w:cs="Times New Roman"/>
            <w:vertAlign w:val="superscript"/>
          </w:rPr>
          <w:t>71,72</w:t>
        </w:r>
        <w:r>
          <w:rPr>
            <w:rFonts w:ascii="Times New Roman" w:eastAsia="Times New Roman" w:hAnsi="Times New Roman" w:cs="Times New Roman"/>
          </w:rPr>
          <w:t>.These declines due to exploitation have led to the adoption of sustainability as a primary objective in fisheries management</w:t>
        </w:r>
        <w:r>
          <w:rPr>
            <w:rFonts w:ascii="Times New Roman" w:eastAsia="Times New Roman" w:hAnsi="Times New Roman" w:cs="Times New Roman"/>
            <w:vertAlign w:val="superscript"/>
          </w:rPr>
          <w:t>65,73</w:t>
        </w:r>
        <w:r>
          <w:rPr>
            <w:rFonts w:ascii="Times New Roman" w:eastAsia="Times New Roman" w:hAnsi="Times New Roman" w:cs="Times New Roman"/>
          </w:rPr>
          <w:t>. However, sustainable management requires both assessment and management capacity, and is therefore often limited to countries with developed economies</w:t>
        </w:r>
        <w:r>
          <w:rPr>
            <w:rFonts w:ascii="Times New Roman" w:eastAsia="Times New Roman" w:hAnsi="Times New Roman" w:cs="Times New Roman"/>
            <w:vertAlign w:val="superscript"/>
          </w:rPr>
          <w:t>63,74,75</w:t>
        </w:r>
        <w:r>
          <w:rPr>
            <w:rFonts w:ascii="Times New Roman" w:eastAsia="Times New Roman" w:hAnsi="Times New Roman" w:cs="Times New Roman"/>
          </w:rPr>
          <w:t>. While sustainable management has been effective in stabilizing population declines</w:t>
        </w:r>
        <w:r>
          <w:rPr>
            <w:rFonts w:ascii="Times New Roman" w:eastAsia="Times New Roman" w:hAnsi="Times New Roman" w:cs="Times New Roman"/>
            <w:vertAlign w:val="superscript"/>
          </w:rPr>
          <w:t>74,75</w:t>
        </w:r>
        <w:r>
          <w:rPr>
            <w:rFonts w:ascii="Times New Roman" w:eastAsia="Times New Roman" w:hAnsi="Times New Roman" w:cs="Times New Roman"/>
          </w:rPr>
          <w:t>, the issue is further complicated due to the occurrence of illegal, unreported and unregulated (IUU) fishing</w:t>
        </w:r>
        <w:r>
          <w:rPr>
            <w:rFonts w:ascii="Times New Roman" w:eastAsia="Times New Roman" w:hAnsi="Times New Roman" w:cs="Times New Roman"/>
            <w:vertAlign w:val="superscript"/>
          </w:rPr>
          <w:t>65,76</w:t>
        </w:r>
        <w:r>
          <w:rPr>
            <w:rFonts w:ascii="Times New Roman" w:eastAsia="Times New Roman" w:hAnsi="Times New Roman" w:cs="Times New Roman"/>
          </w:rPr>
          <w:t xml:space="preserve"> , as removals in this context are difficult to account for</w:t>
        </w:r>
        <w:r>
          <w:rPr>
            <w:rFonts w:ascii="Times New Roman" w:eastAsia="Times New Roman" w:hAnsi="Times New Roman" w:cs="Times New Roman"/>
            <w:vertAlign w:val="superscript"/>
          </w:rPr>
          <w:t>77,78</w:t>
        </w:r>
        <w:r>
          <w:rPr>
            <w:rFonts w:ascii="Times New Roman" w:eastAsia="Times New Roman" w:hAnsi="Times New Roman" w:cs="Times New Roman"/>
          </w:rPr>
          <w:t>.</w:t>
        </w:r>
      </w:ins>
    </w:p>
    <w:p w14:paraId="0000001D" w14:textId="77777777" w:rsidR="00F57F1F" w:rsidRDefault="00000000">
      <w:pPr>
        <w:ind w:firstLine="720"/>
        <w:rPr>
          <w:ins w:id="270" w:author="Monica Thom" w:date="2026-09-07T23:09:00Z" w16du:dateUtc="2026-09-08T03:09:00Z"/>
          <w:rFonts w:ascii="Times New Roman" w:eastAsia="Times New Roman" w:hAnsi="Times New Roman" w:cs="Times New Roman"/>
        </w:rPr>
      </w:pPr>
      <w:ins w:id="271" w:author="Monica Thom" w:date="2026-09-07T23:09:00Z" w16du:dateUtc="2026-09-08T03:09:00Z">
        <w:r>
          <w:rPr>
            <w:rFonts w:ascii="Times New Roman" w:eastAsia="Times New Roman" w:hAnsi="Times New Roman" w:cs="Times New Roman"/>
          </w:rPr>
          <w:t>Life history traits determine the intrinsic resiliency of a species to fishing. In general, higher trophic level species such as large predatory fish with slower growth rates, late onset of sexual maturation, low fecundity, and therefore higher energetic cost per egg are the most vulnerable to fishing, as these traits often imply lower population growth rates</w:t>
        </w:r>
        <w:r>
          <w:rPr>
            <w:rFonts w:ascii="Times New Roman" w:eastAsia="Times New Roman" w:hAnsi="Times New Roman" w:cs="Times New Roman"/>
            <w:vertAlign w:val="superscript"/>
          </w:rPr>
          <w:t>79</w:t>
        </w:r>
        <w:r>
          <w:rPr>
            <w:rFonts w:ascii="Times New Roman" w:eastAsia="Times New Roman" w:hAnsi="Times New Roman" w:cs="Times New Roman"/>
          </w:rPr>
          <w:t>. Elasmobranchs are suitable examples of taxa that are highly sensitive to fishing, with severe declines of nearly two thirds their original abundance leading to highly depleted populations observed worldwide across many different species even with moderate levels of fishing pressure</w:t>
        </w:r>
        <w:r>
          <w:rPr>
            <w:rFonts w:ascii="Times New Roman" w:eastAsia="Times New Roman" w:hAnsi="Times New Roman" w:cs="Times New Roman"/>
            <w:vertAlign w:val="superscript"/>
          </w:rPr>
          <w:t>80–82</w:t>
        </w:r>
        <w:r>
          <w:rPr>
            <w:rFonts w:ascii="Times New Roman" w:eastAsia="Times New Roman" w:hAnsi="Times New Roman" w:cs="Times New Roman"/>
          </w:rPr>
          <w:t>. Even with immediate halts on elasmobranch fishing, many populations would take several decades to recover to healthy levels due to high generation times. Despite lower vulnerability, small pelagic fish have also been impacted by unregulated fishing pressure across the world, with historically heavily exploited areas such as the Mediterranean among the most impacted</w:t>
        </w:r>
        <w:r>
          <w:rPr>
            <w:rFonts w:ascii="Times New Roman" w:eastAsia="Times New Roman" w:hAnsi="Times New Roman" w:cs="Times New Roman"/>
            <w:vertAlign w:val="superscript"/>
          </w:rPr>
          <w:t>1</w:t>
        </w:r>
        <w:r>
          <w:rPr>
            <w:rFonts w:ascii="Times New Roman" w:eastAsia="Times New Roman" w:hAnsi="Times New Roman" w:cs="Times New Roman"/>
          </w:rPr>
          <w:t>. Many small-scale fisheries have a higher reliance on exploited or threatened species as well</w:t>
        </w:r>
        <w:r>
          <w:rPr>
            <w:rFonts w:ascii="Times New Roman" w:eastAsia="Times New Roman" w:hAnsi="Times New Roman" w:cs="Times New Roman"/>
            <w:vertAlign w:val="superscript"/>
          </w:rPr>
          <w:t>83</w:t>
        </w:r>
        <w:r>
          <w:rPr>
            <w:rFonts w:ascii="Times New Roman" w:eastAsia="Times New Roman" w:hAnsi="Times New Roman" w:cs="Times New Roman"/>
          </w:rPr>
          <w:t>. At the global scale, recent decreases in fishing pressure has resulted in noticeable recoveries for both tuna</w:t>
        </w:r>
        <w:r>
          <w:rPr>
            <w:rFonts w:ascii="Times New Roman" w:eastAsia="Times New Roman" w:hAnsi="Times New Roman" w:cs="Times New Roman"/>
            <w:vertAlign w:val="superscript"/>
          </w:rPr>
          <w:t>84,85</w:t>
        </w:r>
        <w:r>
          <w:rPr>
            <w:rFonts w:ascii="Times New Roman" w:eastAsia="Times New Roman" w:hAnsi="Times New Roman" w:cs="Times New Roman"/>
          </w:rPr>
          <w:t xml:space="preserve"> and groundfish</w:t>
        </w:r>
        <w:r>
          <w:rPr>
            <w:rFonts w:ascii="Times New Roman" w:eastAsia="Times New Roman" w:hAnsi="Times New Roman" w:cs="Times New Roman"/>
            <w:vertAlign w:val="superscript"/>
          </w:rPr>
          <w:t>86</w:t>
        </w:r>
        <w:r>
          <w:rPr>
            <w:rFonts w:ascii="Times New Roman" w:eastAsia="Times New Roman" w:hAnsi="Times New Roman" w:cs="Times New Roman"/>
          </w:rPr>
          <w:t xml:space="preserve"> at global scales. Historical fishing pressure for North Atlantic fishes has been twice as high as proposed F</w:t>
        </w:r>
        <w:r>
          <w:rPr>
            <w:rFonts w:ascii="Times New Roman" w:eastAsia="Times New Roman" w:hAnsi="Times New Roman" w:cs="Times New Roman"/>
            <w:vertAlign w:val="subscript"/>
          </w:rPr>
          <w:t>MSY</w:t>
        </w:r>
        <w:r>
          <w:rPr>
            <w:rFonts w:ascii="Times New Roman" w:eastAsia="Times New Roman" w:hAnsi="Times New Roman" w:cs="Times New Roman"/>
            <w:vertAlign w:val="superscript"/>
          </w:rPr>
          <w:t>87</w:t>
        </w:r>
        <w:r>
          <w:rPr>
            <w:rFonts w:ascii="Times New Roman" w:eastAsia="Times New Roman" w:hAnsi="Times New Roman" w:cs="Times New Roman"/>
          </w:rPr>
          <w:t xml:space="preserve">. </w:t>
        </w:r>
      </w:ins>
    </w:p>
    <w:p w14:paraId="0000001E" w14:textId="77777777" w:rsidR="00F57F1F" w:rsidRDefault="00000000">
      <w:pPr>
        <w:ind w:firstLine="720"/>
        <w:jc w:val="both"/>
        <w:rPr>
          <w:ins w:id="272" w:author="Monica Thom" w:date="2026-09-07T23:09:00Z" w16du:dateUtc="2026-09-08T03:09:00Z"/>
          <w:rFonts w:ascii="Times New Roman" w:eastAsia="Times New Roman" w:hAnsi="Times New Roman" w:cs="Times New Roman"/>
        </w:rPr>
      </w:pPr>
      <w:ins w:id="273" w:author="Monica Thom" w:date="2026-09-07T23:09:00Z" w16du:dateUtc="2026-09-08T03:09:00Z">
        <w:r>
          <w:rPr>
            <w:rFonts w:ascii="Times New Roman" w:eastAsia="Times New Roman" w:hAnsi="Times New Roman" w:cs="Times New Roman"/>
          </w:rPr>
          <w:lastRenderedPageBreak/>
          <w:t>Fishing is an inherently non-random process; fishers disproportionately target t</w:t>
        </w:r>
        <w:commentRangeStart w:id="274"/>
        <w:r>
          <w:rPr>
            <w:rFonts w:ascii="Times New Roman" w:eastAsia="Times New Roman" w:hAnsi="Times New Roman" w:cs="Times New Roman"/>
          </w:rPr>
          <w:t>he largest</w:t>
        </w:r>
      </w:ins>
      <w:commentRangeEnd w:id="274"/>
      <w:r>
        <w:rPr>
          <w:rStyle w:val="CommentReference"/>
          <w:rFonts w:ascii="Times New Roman" w:eastAsia="Times New Roman" w:hAnsi="Times New Roman" w:cs="Times New Roman"/>
          <w:sz w:val="22"/>
          <w:szCs w:val="22"/>
        </w:rPr>
        <w:commentReference w:id="274"/>
      </w:r>
      <w:ins w:id="275" w:author="Monica Thom" w:date="2026-09-07T23:09:00Z" w16du:dateUtc="2026-09-08T03:09:00Z">
        <w:r>
          <w:rPr>
            <w:rFonts w:ascii="Times New Roman" w:eastAsia="Times New Roman" w:hAnsi="Times New Roman" w:cs="Times New Roman"/>
          </w:rPr>
          <w:t>, more commercially desirable individuals within a stock. Selective harvest pressures like these have historically caused Fisheries-Induced Evolution (FIE): by unevenly removing larger, highly fecund individuals consistently, fishing effectively selects against individuals with faster growth rates, later maturation, and larger sizes, shifting the population towards smaller, slower-growing individuals with smaller reproductive output</w:t>
        </w:r>
        <w:r>
          <w:rPr>
            <w:rFonts w:ascii="Times New Roman" w:eastAsia="Times New Roman" w:hAnsi="Times New Roman" w:cs="Times New Roman"/>
            <w:vertAlign w:val="superscript"/>
          </w:rPr>
          <w:t>88</w:t>
        </w:r>
        <w:r>
          <w:rPr>
            <w:rFonts w:ascii="Times New Roman" w:eastAsia="Times New Roman" w:hAnsi="Times New Roman" w:cs="Times New Roman"/>
          </w:rPr>
          <w:t>. FIE has been linked to causing unstable trophic structures</w:t>
        </w:r>
        <w:r>
          <w:rPr>
            <w:rFonts w:ascii="Times New Roman" w:eastAsia="Times New Roman" w:hAnsi="Times New Roman" w:cs="Times New Roman"/>
            <w:vertAlign w:val="superscript"/>
          </w:rPr>
          <w:t>89–93</w:t>
        </w:r>
        <w:r>
          <w:rPr>
            <w:rFonts w:ascii="Times New Roman" w:eastAsia="Times New Roman" w:hAnsi="Times New Roman" w:cs="Times New Roman"/>
          </w:rPr>
          <w:t xml:space="preserve"> and truncating the upper third of the marine size spectrum</w:t>
        </w:r>
        <w:r>
          <w:rPr>
            <w:rFonts w:ascii="Times New Roman" w:eastAsia="Times New Roman" w:hAnsi="Times New Roman" w:cs="Times New Roman"/>
            <w:vertAlign w:val="superscript"/>
          </w:rPr>
          <w:t>94,95</w:t>
        </w:r>
        <w:r>
          <w:rPr>
            <w:rFonts w:ascii="Times New Roman" w:eastAsia="Times New Roman" w:hAnsi="Times New Roman" w:cs="Times New Roman"/>
          </w:rPr>
          <w:t xml:space="preserve">. As highly-fecund individuals massively contribute to the population’s reproductive rates, depleting the upper end of the marine size spectrum can cause deleterious effects such as decreased genetic diversity and recruitment failures, as the few spawning individuals remaining struggle to compensate for the high mortality common during early life stages </w:t>
        </w:r>
        <w:r>
          <w:rPr>
            <w:rFonts w:ascii="Times New Roman" w:eastAsia="Times New Roman" w:hAnsi="Times New Roman" w:cs="Times New Roman"/>
            <w:vertAlign w:val="superscript"/>
          </w:rPr>
          <w:t>51,52</w:t>
        </w:r>
        <w:r>
          <w:rPr>
            <w:rFonts w:ascii="Times New Roman" w:eastAsia="Times New Roman" w:hAnsi="Times New Roman" w:cs="Times New Roman"/>
          </w:rPr>
          <w:t>. The size of the catch is also highly correlated with fisheries profit, particularly in the Northern Hemisphere</w:t>
        </w:r>
        <w:r>
          <w:rPr>
            <w:rFonts w:ascii="Times New Roman" w:eastAsia="Times New Roman" w:hAnsi="Times New Roman" w:cs="Times New Roman"/>
            <w:vertAlign w:val="superscript"/>
          </w:rPr>
          <w:t>96</w:t>
        </w:r>
        <w:r>
          <w:rPr>
            <w:rFonts w:ascii="Times New Roman" w:eastAsia="Times New Roman" w:hAnsi="Times New Roman" w:cs="Times New Roman"/>
          </w:rPr>
          <w:t>. Balanced harvesting, where fishing pressure is spread more evenly across age and size classes, has been shown to help limit trophic instability in highly fished ecosystems</w:t>
        </w:r>
        <w:r>
          <w:rPr>
            <w:rFonts w:ascii="Times New Roman" w:eastAsia="Times New Roman" w:hAnsi="Times New Roman" w:cs="Times New Roman"/>
            <w:vertAlign w:val="superscript"/>
          </w:rPr>
          <w:t>91</w:t>
        </w:r>
        <w:r>
          <w:rPr>
            <w:rFonts w:ascii="Times New Roman" w:eastAsia="Times New Roman" w:hAnsi="Times New Roman" w:cs="Times New Roman"/>
          </w:rPr>
          <w:t>, but issues with balanced harvesting, including the price of gear modifications to lower prices at market</w:t>
        </w:r>
        <w:r>
          <w:rPr>
            <w:rFonts w:ascii="Times New Roman" w:eastAsia="Times New Roman" w:hAnsi="Times New Roman" w:cs="Times New Roman"/>
            <w:vertAlign w:val="superscript"/>
          </w:rPr>
          <w:t>92</w:t>
        </w:r>
        <w:r>
          <w:rPr>
            <w:rFonts w:ascii="Times New Roman" w:eastAsia="Times New Roman" w:hAnsi="Times New Roman" w:cs="Times New Roman"/>
          </w:rPr>
          <w:t>, are difficult to overcome.</w:t>
        </w:r>
      </w:ins>
    </w:p>
    <w:p w14:paraId="0000001F" w14:textId="77777777" w:rsidR="00F57F1F" w:rsidRDefault="00000000">
      <w:pPr>
        <w:ind w:firstLine="720"/>
        <w:jc w:val="both"/>
        <w:rPr>
          <w:ins w:id="276" w:author="Monica Thom" w:date="2026-09-07T23:09:00Z" w16du:dateUtc="2026-09-08T03:09:00Z"/>
          <w:rFonts w:ascii="Times New Roman" w:eastAsia="Times New Roman" w:hAnsi="Times New Roman" w:cs="Times New Roman"/>
        </w:rPr>
      </w:pPr>
      <w:ins w:id="277" w:author="Monica Thom" w:date="2026-09-07T23:09:00Z" w16du:dateUtc="2026-09-08T03:09:00Z">
        <w:r>
          <w:rPr>
            <w:rFonts w:ascii="Times New Roman" w:eastAsia="Times New Roman" w:hAnsi="Times New Roman" w:cs="Times New Roman"/>
          </w:rPr>
          <w:t>When the most desirable species within a fishery is a high trophic level predator that eventually becomes depleted, lower trophic levels can become serially depleted as the fishery moves to more abundant taxa, a phenomenon known as ‘fishing down the food web</w:t>
        </w:r>
        <w:r>
          <w:rPr>
            <w:rFonts w:ascii="Times New Roman" w:eastAsia="Times New Roman" w:hAnsi="Times New Roman" w:cs="Times New Roman"/>
            <w:vertAlign w:val="superscript"/>
          </w:rPr>
          <w:t>97</w:t>
        </w:r>
        <w:r>
          <w:rPr>
            <w:rFonts w:ascii="Times New Roman" w:eastAsia="Times New Roman" w:hAnsi="Times New Roman" w:cs="Times New Roman"/>
          </w:rPr>
          <w:t>. Fishing down the food web can be deleterious for ecosystems, as the serial depletion of high trophic levels can severely disrupt trophic cascades and affect ecosystem stability</w:t>
        </w:r>
        <w:r>
          <w:rPr>
            <w:rFonts w:ascii="Times New Roman" w:eastAsia="Times New Roman" w:hAnsi="Times New Roman" w:cs="Times New Roman"/>
            <w:vertAlign w:val="superscript"/>
          </w:rPr>
          <w:t>98–100</w:t>
        </w:r>
        <w:r>
          <w:rPr>
            <w:rFonts w:ascii="Times New Roman" w:eastAsia="Times New Roman" w:hAnsi="Times New Roman" w:cs="Times New Roman"/>
          </w:rPr>
          <w:t xml:space="preserve">. While dangerous for ecosystem structure, the prevalence of fishing down the food web has been historically overstated. Rather than being driven by upper trophic levels, fisheries often simply tend to pursue the highest possible return for the effort </w:t>
        </w:r>
        <w:r>
          <w:rPr>
            <w:rFonts w:ascii="Times New Roman" w:eastAsia="Times New Roman" w:hAnsi="Times New Roman" w:cs="Times New Roman"/>
            <w:vertAlign w:val="superscript"/>
          </w:rPr>
          <w:t>101</w:t>
        </w:r>
        <w:r>
          <w:rPr>
            <w:rFonts w:ascii="Times New Roman" w:eastAsia="Times New Roman" w:hAnsi="Times New Roman" w:cs="Times New Roman"/>
          </w:rPr>
          <w:t>. In some systems, the loss of higher-trophic level species may cause temporary increases in abundance of lower-trophic level species in a phenomenon known as the predator release hypothesis</w:t>
        </w:r>
        <w:r>
          <w:rPr>
            <w:rFonts w:ascii="Times New Roman" w:eastAsia="Times New Roman" w:hAnsi="Times New Roman" w:cs="Times New Roman"/>
            <w:vertAlign w:val="superscript"/>
          </w:rPr>
          <w:t>102,103</w:t>
        </w:r>
        <w:r>
          <w:rPr>
            <w:rFonts w:ascii="Times New Roman" w:eastAsia="Times New Roman" w:hAnsi="Times New Roman" w:cs="Times New Roman"/>
          </w:rPr>
          <w:t>. Climate change is anticipated to exacerbate the trophic restructuring and loss of yield in fisheries</w:t>
        </w:r>
        <w:r>
          <w:rPr>
            <w:rFonts w:ascii="Times New Roman" w:eastAsia="Times New Roman" w:hAnsi="Times New Roman" w:cs="Times New Roman"/>
            <w:vertAlign w:val="superscript"/>
          </w:rPr>
          <w:t>104–106</w:t>
        </w:r>
        <w:r>
          <w:rPr>
            <w:rFonts w:ascii="Times New Roman" w:eastAsia="Times New Roman" w:hAnsi="Times New Roman" w:cs="Times New Roman"/>
          </w:rPr>
          <w:t>. Vessel strikes impact whales</w:t>
        </w:r>
        <w:r>
          <w:rPr>
            <w:rFonts w:ascii="Times New Roman" w:eastAsia="Times New Roman" w:hAnsi="Times New Roman" w:cs="Times New Roman"/>
            <w:vertAlign w:val="superscript"/>
          </w:rPr>
          <w:t>36</w:t>
        </w:r>
        <w:r>
          <w:rPr>
            <w:rFonts w:ascii="Times New Roman" w:eastAsia="Times New Roman" w:hAnsi="Times New Roman" w:cs="Times New Roman"/>
          </w:rPr>
          <w:t>, elasmobranchs</w:t>
        </w:r>
        <w:r>
          <w:rPr>
            <w:rFonts w:ascii="Times New Roman" w:eastAsia="Times New Roman" w:hAnsi="Times New Roman" w:cs="Times New Roman"/>
            <w:vertAlign w:val="superscript"/>
          </w:rPr>
          <w:t>107</w:t>
        </w:r>
        <w:r>
          <w:rPr>
            <w:rFonts w:ascii="Times New Roman" w:eastAsia="Times New Roman" w:hAnsi="Times New Roman" w:cs="Times New Roman"/>
          </w:rPr>
          <w:t>, and many other marine megafauna. Entanglement has been found in whales</w:t>
        </w:r>
        <w:r>
          <w:rPr>
            <w:rFonts w:ascii="Times New Roman" w:eastAsia="Times New Roman" w:hAnsi="Times New Roman" w:cs="Times New Roman"/>
            <w:vertAlign w:val="superscript"/>
          </w:rPr>
          <w:t>36</w:t>
        </w:r>
        <w:r>
          <w:rPr>
            <w:rFonts w:ascii="Times New Roman" w:eastAsia="Times New Roman" w:hAnsi="Times New Roman" w:cs="Times New Roman"/>
          </w:rPr>
          <w:t xml:space="preserve"> and sharks</w:t>
        </w:r>
        <w:r>
          <w:rPr>
            <w:rFonts w:ascii="Times New Roman" w:eastAsia="Times New Roman" w:hAnsi="Times New Roman" w:cs="Times New Roman"/>
            <w:vertAlign w:val="superscript"/>
          </w:rPr>
          <w:t>108</w:t>
        </w:r>
        <w:r>
          <w:rPr>
            <w:rFonts w:ascii="Times New Roman" w:eastAsia="Times New Roman" w:hAnsi="Times New Roman" w:cs="Times New Roman"/>
          </w:rPr>
          <w:t>.</w:t>
        </w:r>
      </w:ins>
    </w:p>
    <w:p w14:paraId="00000020" w14:textId="77777777" w:rsidR="00F57F1F" w:rsidRDefault="00F57F1F">
      <w:pPr>
        <w:rPr>
          <w:ins w:id="278" w:author="Monica Thom" w:date="2026-09-07T23:09:00Z" w16du:dateUtc="2026-09-08T03:09:00Z"/>
          <w:rFonts w:ascii="Times New Roman" w:eastAsia="Times New Roman" w:hAnsi="Times New Roman" w:cs="Times New Roman"/>
        </w:rPr>
      </w:pPr>
    </w:p>
    <w:p w14:paraId="00000021" w14:textId="77777777" w:rsidR="00F57F1F" w:rsidRDefault="00000000">
      <w:pPr>
        <w:rPr>
          <w:ins w:id="279" w:author="Monica Thom" w:date="2026-09-07T23:09:00Z" w16du:dateUtc="2026-09-08T03:09:00Z"/>
          <w:rFonts w:ascii="Times New Roman" w:eastAsia="Times New Roman" w:hAnsi="Times New Roman" w:cs="Times New Roman"/>
        </w:rPr>
      </w:pPr>
      <w:ins w:id="280" w:author="Monica Thom" w:date="2026-09-07T23:09:00Z" w16du:dateUtc="2026-09-08T03:09:00Z">
        <w:r>
          <w:rPr>
            <w:rFonts w:ascii="Times New Roman" w:eastAsia="Times New Roman" w:hAnsi="Times New Roman" w:cs="Times New Roman"/>
            <w:i/>
            <w:iCs/>
          </w:rPr>
          <w:t>The Existence of Losers Implies the Existence of Winners</w:t>
        </w:r>
      </w:ins>
    </w:p>
    <w:p w14:paraId="00000022" w14:textId="77777777" w:rsidR="00F57F1F" w:rsidRDefault="00000000">
      <w:pPr>
        <w:ind w:firstLine="720"/>
        <w:rPr>
          <w:ins w:id="281" w:author="Monica Thom" w:date="2026-09-07T23:09:00Z" w16du:dateUtc="2026-09-08T03:09:00Z"/>
          <w:rFonts w:ascii="Times New Roman" w:eastAsia="Times New Roman" w:hAnsi="Times New Roman" w:cs="Times New Roman"/>
          <w:i/>
          <w:iCs/>
        </w:rPr>
      </w:pPr>
      <w:ins w:id="282" w:author="Monica Thom" w:date="2026-09-07T23:09:00Z" w16du:dateUtc="2026-09-08T03:09:00Z">
        <w:r>
          <w:rPr>
            <w:rFonts w:ascii="Times New Roman" w:eastAsia="Times New Roman" w:hAnsi="Times New Roman" w:cs="Times New Roman"/>
          </w:rPr>
          <w:t>As marine ecosystems have continued to be altered, winners have also emerged. Small pelagic fish have been estimated to be twice as abundant compared to pre-industrial fishing levels due to depletion of their predators, known as the predator release hypothesis</w:t>
        </w:r>
        <w:r>
          <w:rPr>
            <w:rFonts w:ascii="Times New Roman" w:eastAsia="Times New Roman" w:hAnsi="Times New Roman" w:cs="Times New Roman"/>
            <w:vertAlign w:val="superscript"/>
          </w:rPr>
          <w:t>109</w:t>
        </w:r>
        <w:r>
          <w:rPr>
            <w:rFonts w:ascii="Times New Roman" w:eastAsia="Times New Roman" w:hAnsi="Times New Roman" w:cs="Times New Roman"/>
          </w:rPr>
          <w:t>. Small pelagics tend to have higher relative natural mortality compared to fishing mortality, which causes them to be less sensitive to changes in fishing effort compared to other taxa</w:t>
        </w:r>
        <w:r>
          <w:rPr>
            <w:rFonts w:ascii="Times New Roman" w:eastAsia="Times New Roman" w:hAnsi="Times New Roman" w:cs="Times New Roman"/>
            <w:vertAlign w:val="superscript"/>
          </w:rPr>
          <w:t>110</w:t>
        </w:r>
        <w:r>
          <w:rPr>
            <w:rFonts w:ascii="Times New Roman" w:eastAsia="Times New Roman" w:hAnsi="Times New Roman" w:cs="Times New Roman"/>
          </w:rPr>
          <w:t>.  Although individual stocks show variability, small pelagics as a whole have not seen drastic shifts in their abundance since 1970, regardless of fishing pressure</w:t>
        </w:r>
        <w:r>
          <w:rPr>
            <w:rFonts w:ascii="Times New Roman" w:eastAsia="Times New Roman" w:hAnsi="Times New Roman" w:cs="Times New Roman"/>
            <w:vertAlign w:val="superscript"/>
          </w:rPr>
          <w:t>1</w:t>
        </w:r>
        <w:r>
          <w:rPr>
            <w:rFonts w:ascii="Times New Roman" w:eastAsia="Times New Roman" w:hAnsi="Times New Roman" w:cs="Times New Roman"/>
          </w:rPr>
          <w:t>; this is contrary to trends for groundfish</w:t>
        </w:r>
        <w:r>
          <w:rPr>
            <w:rFonts w:ascii="Times New Roman" w:eastAsia="Times New Roman" w:hAnsi="Times New Roman" w:cs="Times New Roman"/>
            <w:vertAlign w:val="superscript"/>
          </w:rPr>
          <w:t>111</w:t>
        </w:r>
        <w:r>
          <w:rPr>
            <w:rFonts w:ascii="Times New Roman" w:eastAsia="Times New Roman" w:hAnsi="Times New Roman" w:cs="Times New Roman"/>
          </w:rPr>
          <w:t xml:space="preserve"> and tuna</w:t>
        </w:r>
        <w:r>
          <w:rPr>
            <w:rFonts w:ascii="Times New Roman" w:eastAsia="Times New Roman" w:hAnsi="Times New Roman" w:cs="Times New Roman"/>
            <w:vertAlign w:val="superscript"/>
          </w:rPr>
          <w:t>112,113</w:t>
        </w:r>
        <w:r>
          <w:rPr>
            <w:rFonts w:ascii="Times New Roman" w:eastAsia="Times New Roman" w:hAnsi="Times New Roman" w:cs="Times New Roman"/>
          </w:rPr>
          <w:t>, which have seen increases in abundance with decreasing fishing pressure over the past quarter century. Many invertebrates</w:t>
        </w:r>
        <w:r>
          <w:rPr>
            <w:rFonts w:ascii="Times New Roman" w:eastAsia="Times New Roman" w:hAnsi="Times New Roman" w:cs="Times New Roman"/>
            <w:vertAlign w:val="superscript"/>
          </w:rPr>
          <w:t>114–116</w:t>
        </w:r>
        <w:r>
          <w:rPr>
            <w:rFonts w:ascii="Times New Roman" w:eastAsia="Times New Roman" w:hAnsi="Times New Roman" w:cs="Times New Roman"/>
          </w:rPr>
          <w:t xml:space="preserve"> and mid-trophic predators</w:t>
        </w:r>
        <w:r>
          <w:rPr>
            <w:rFonts w:ascii="Times New Roman" w:eastAsia="Times New Roman" w:hAnsi="Times New Roman" w:cs="Times New Roman"/>
            <w:vertAlign w:val="superscript"/>
          </w:rPr>
          <w:t>117</w:t>
        </w:r>
        <w:r>
          <w:rPr>
            <w:rFonts w:ascii="Times New Roman" w:eastAsia="Times New Roman" w:hAnsi="Times New Roman" w:cs="Times New Roman"/>
          </w:rPr>
          <w:t xml:space="preserve"> have also seen their abundances increase with the initial defaunation associated with fishing, but many have seen this growth reversed with the growth of invertebrate fisheries globally and a shift to lower-trophic species within fisheries</w:t>
        </w:r>
        <w:r>
          <w:rPr>
            <w:rFonts w:ascii="Times New Roman" w:eastAsia="Times New Roman" w:hAnsi="Times New Roman" w:cs="Times New Roman"/>
            <w:vertAlign w:val="superscript"/>
          </w:rPr>
          <w:t>97</w:t>
        </w:r>
        <w:r>
          <w:rPr>
            <w:rFonts w:ascii="Times New Roman" w:eastAsia="Times New Roman" w:hAnsi="Times New Roman" w:cs="Times New Roman"/>
          </w:rPr>
          <w:t>. Sponges are also likely to emerge as winners, with responses to the combined effects of ocean acidification and warming being less pronounced than other benthic taxa</w:t>
        </w:r>
        <w:r>
          <w:rPr>
            <w:rFonts w:ascii="Times New Roman" w:eastAsia="Times New Roman" w:hAnsi="Times New Roman" w:cs="Times New Roman"/>
            <w:vertAlign w:val="superscript"/>
          </w:rPr>
          <w:t>118</w:t>
        </w:r>
        <w:r>
          <w:rPr>
            <w:rFonts w:ascii="Times New Roman" w:eastAsia="Times New Roman" w:hAnsi="Times New Roman" w:cs="Times New Roman"/>
          </w:rPr>
          <w:t>.</w:t>
        </w:r>
      </w:ins>
    </w:p>
    <w:p w14:paraId="00000023" w14:textId="77777777" w:rsidR="00F57F1F" w:rsidRDefault="00F57F1F">
      <w:pPr>
        <w:rPr>
          <w:ins w:id="283" w:author="Monica Thom" w:date="2026-09-07T23:09:00Z" w16du:dateUtc="2026-09-08T03:09:00Z"/>
          <w:rFonts w:ascii="Times New Roman" w:eastAsia="Times New Roman" w:hAnsi="Times New Roman" w:cs="Times New Roman"/>
        </w:rPr>
      </w:pPr>
    </w:p>
    <w:p w14:paraId="00000024" w14:textId="77777777" w:rsidR="00F57F1F" w:rsidRDefault="00000000">
      <w:pPr>
        <w:rPr>
          <w:ins w:id="284" w:author="Monica Thom" w:date="2026-09-07T23:09:00Z" w16du:dateUtc="2026-09-08T03:09:00Z"/>
          <w:rFonts w:ascii="Times New Roman" w:eastAsia="Times New Roman" w:hAnsi="Times New Roman" w:cs="Times New Roman"/>
          <w:b/>
          <w:bCs/>
        </w:rPr>
      </w:pPr>
      <w:ins w:id="285" w:author="Monica Thom" w:date="2026-09-07T23:09:00Z" w16du:dateUtc="2026-09-08T03:09:00Z">
        <w:r>
          <w:rPr>
            <w:rFonts w:ascii="Times New Roman" w:eastAsia="Times New Roman" w:hAnsi="Times New Roman" w:cs="Times New Roman"/>
            <w:b/>
            <w:bCs/>
          </w:rPr>
          <w:t>Supplemental Results</w:t>
        </w:r>
      </w:ins>
    </w:p>
    <w:p w14:paraId="00000025" w14:textId="77777777" w:rsidR="00F57F1F" w:rsidRDefault="00000000">
      <w:pPr>
        <w:pStyle w:val="Heading2"/>
        <w:keepLines w:val="0"/>
        <w:spacing w:before="240" w:after="240" w:line="240" w:lineRule="auto"/>
        <w:rPr>
          <w:ins w:id="286" w:author="Monica Thom" w:date="2026-09-07T23:09:00Z" w16du:dateUtc="2026-09-08T03:09:00Z"/>
          <w:rFonts w:ascii="Times New Roman" w:eastAsia="Times New Roman" w:hAnsi="Times New Roman" w:cs="Times New Roman"/>
          <w:sz w:val="22"/>
          <w:szCs w:val="22"/>
        </w:rPr>
      </w:pPr>
      <w:ins w:id="287" w:author="Monica Thom" w:date="2026-09-07T23:09:00Z" w16du:dateUtc="2026-09-08T03:09:00Z">
        <w:r>
          <w:rPr>
            <w:rFonts w:ascii="Times New Roman" w:eastAsia="Times New Roman" w:hAnsi="Times New Roman" w:cs="Times New Roman"/>
            <w:i/>
            <w:iCs/>
            <w:sz w:val="22"/>
            <w:szCs w:val="22"/>
          </w:rPr>
          <w:lastRenderedPageBreak/>
          <w:t>Plankton</w:t>
        </w:r>
      </w:ins>
    </w:p>
    <w:p w14:paraId="00000026" w14:textId="77777777" w:rsidR="00F57F1F" w:rsidRDefault="00000000">
      <w:pPr>
        <w:spacing w:before="240" w:line="240" w:lineRule="auto"/>
        <w:ind w:firstLine="720"/>
        <w:rPr>
          <w:ins w:id="288" w:author="Monica Thom" w:date="2026-09-07T23:09:00Z" w16du:dateUtc="2026-09-08T03:09:00Z"/>
          <w:rFonts w:ascii="Times New Roman" w:eastAsia="Times New Roman" w:hAnsi="Times New Roman" w:cs="Times New Roman"/>
        </w:rPr>
      </w:pPr>
      <w:ins w:id="289" w:author="Monica Thom" w:date="2026-09-07T23:09:00Z" w16du:dateUtc="2026-09-08T03:09:00Z">
        <w:r>
          <w:rPr>
            <w:rFonts w:ascii="Times New Roman" w:eastAsia="Times New Roman" w:hAnsi="Times New Roman" w:cs="Times New Roman"/>
          </w:rPr>
          <w:t>No time series data was available for use in this analysis, but studies exist that highlight global and regional trends in plankton abundance. The NASA global ocean color record was used to examine global changes in chlorophyll abundance as a proxy for phytoplankton abundance, finding no significant change in mean annual abundance between 1998 and 2015</w:t>
        </w:r>
        <w:r>
          <w:rPr>
            <w:rFonts w:ascii="Times New Roman" w:eastAsia="Times New Roman" w:hAnsi="Times New Roman" w:cs="Times New Roman"/>
            <w:vertAlign w:val="superscript"/>
          </w:rPr>
          <w:t>119</w:t>
        </w:r>
        <w:r>
          <w:rPr>
            <w:rFonts w:ascii="Times New Roman" w:eastAsia="Times New Roman" w:hAnsi="Times New Roman" w:cs="Times New Roman"/>
          </w:rPr>
          <w:t>. However, these results contrast with an analysis of the same data from 1998 to 2012, which found a statistically significant decline in chlorophyll abundance</w:t>
        </w:r>
        <w:r>
          <w:rPr>
            <w:rFonts w:ascii="Times New Roman" w:eastAsia="Times New Roman" w:hAnsi="Times New Roman" w:cs="Times New Roman"/>
            <w:vertAlign w:val="superscript"/>
          </w:rPr>
          <w:t>120</w:t>
        </w:r>
        <w:r>
          <w:rPr>
            <w:rFonts w:ascii="Times New Roman" w:eastAsia="Times New Roman" w:hAnsi="Times New Roman" w:cs="Times New Roman"/>
          </w:rPr>
          <w:t>. A hindcast simulation of a climate system model found similar global declines in phytoplankton abundance</w:t>
        </w:r>
        <w:r>
          <w:rPr>
            <w:rFonts w:ascii="Times New Roman" w:eastAsia="Times New Roman" w:hAnsi="Times New Roman" w:cs="Times New Roman"/>
            <w:vertAlign w:val="superscript"/>
          </w:rPr>
          <w:t>121</w:t>
        </w:r>
        <w:r>
          <w:rPr>
            <w:rFonts w:ascii="Times New Roman" w:eastAsia="Times New Roman" w:hAnsi="Times New Roman" w:cs="Times New Roman"/>
          </w:rPr>
          <w:t>. Other analyses of satellite data show increasing phytoplankton abundance across a similar time range to the aforementioned studies</w:t>
        </w:r>
        <w:r>
          <w:rPr>
            <w:rFonts w:ascii="Times New Roman" w:eastAsia="Times New Roman" w:hAnsi="Times New Roman" w:cs="Times New Roman"/>
            <w:vertAlign w:val="superscript"/>
          </w:rPr>
          <w:t>122,123</w:t>
        </w:r>
        <w:r>
          <w:rPr>
            <w:rFonts w:ascii="Times New Roman" w:eastAsia="Times New Roman" w:hAnsi="Times New Roman" w:cs="Times New Roman"/>
          </w:rPr>
          <w:t xml:space="preserve">. </w:t>
        </w:r>
      </w:ins>
    </w:p>
    <w:p w14:paraId="00000027" w14:textId="77777777" w:rsidR="00F57F1F" w:rsidRDefault="00000000">
      <w:pPr>
        <w:spacing w:before="240" w:line="240" w:lineRule="auto"/>
        <w:ind w:firstLine="720"/>
        <w:rPr>
          <w:ins w:id="290" w:author="Monica Thom" w:date="2026-09-07T23:09:00Z" w16du:dateUtc="2026-09-08T03:09:00Z"/>
          <w:rFonts w:ascii="Times New Roman" w:eastAsia="Times New Roman" w:hAnsi="Times New Roman" w:cs="Times New Roman"/>
        </w:rPr>
      </w:pPr>
      <w:ins w:id="291" w:author="Monica Thom" w:date="2026-09-07T23:09:00Z" w16du:dateUtc="2026-09-08T03:09:00Z">
        <w:r>
          <w:rPr>
            <w:rFonts w:ascii="Times New Roman" w:eastAsia="Times New Roman" w:hAnsi="Times New Roman" w:cs="Times New Roman"/>
          </w:rPr>
          <w:t>Regional shifts in composition do exist; in the North and Equatorial Indian Ocean basins, a sharp decrease in chlorophyll abundance occurs, signaling a shift from large or intermediate-sized phytoplankton (e.g., diatoms) to smaller phytoplankton (e.g. cyanobacteria)</w:t>
        </w:r>
        <w:r>
          <w:rPr>
            <w:rFonts w:ascii="Times New Roman" w:eastAsia="Times New Roman" w:hAnsi="Times New Roman" w:cs="Times New Roman"/>
            <w:vertAlign w:val="superscript"/>
          </w:rPr>
          <w:t>119</w:t>
        </w:r>
        <w:r>
          <w:rPr>
            <w:rFonts w:ascii="Times New Roman" w:eastAsia="Times New Roman" w:hAnsi="Times New Roman" w:cs="Times New Roman"/>
          </w:rPr>
          <w:t>. Other study found increases of up to 4.7% in phytoplankton abundance between 1998-2007 using satellite-derived chlorophyll concentrations</w:t>
        </w:r>
        <w:r>
          <w:rPr>
            <w:rFonts w:ascii="Times New Roman" w:eastAsia="Times New Roman" w:hAnsi="Times New Roman" w:cs="Times New Roman"/>
            <w:vertAlign w:val="superscript"/>
          </w:rPr>
          <w:t>123</w:t>
        </w:r>
        <w:r>
          <w:rPr>
            <w:rFonts w:ascii="Times New Roman" w:eastAsia="Times New Roman" w:hAnsi="Times New Roman" w:cs="Times New Roman"/>
          </w:rPr>
          <w:t>. For zooplankton, the only global estimate comes from simulation hindcasts, suggesting a 5% decline in biomass between 1960 and 2006</w:t>
        </w:r>
        <w:r>
          <w:rPr>
            <w:rFonts w:ascii="Times New Roman" w:eastAsia="Times New Roman" w:hAnsi="Times New Roman" w:cs="Times New Roman"/>
            <w:vertAlign w:val="superscript"/>
          </w:rPr>
          <w:t>121</w:t>
        </w:r>
        <w:r>
          <w:rPr>
            <w:rFonts w:ascii="Times New Roman" w:eastAsia="Times New Roman" w:hAnsi="Times New Roman" w:cs="Times New Roman"/>
          </w:rPr>
          <w:t>. Regionally, zooplankton biomass exhibit different trends in abundance across time</w:t>
        </w:r>
        <w:r>
          <w:rPr>
            <w:rFonts w:ascii="Times New Roman" w:eastAsia="Times New Roman" w:hAnsi="Times New Roman" w:cs="Times New Roman"/>
            <w:vertAlign w:val="superscript"/>
          </w:rPr>
          <w:t>124,125</w:t>
        </w:r>
        <w:r>
          <w:rPr>
            <w:rFonts w:ascii="Times New Roman" w:eastAsia="Times New Roman" w:hAnsi="Times New Roman" w:cs="Times New Roman"/>
          </w:rPr>
          <w:t>.</w:t>
        </w:r>
      </w:ins>
    </w:p>
    <w:p w14:paraId="79B7711B" w14:textId="77777777" w:rsidR="004A31DC" w:rsidRDefault="00B057CE" w:rsidP="004A31DC">
      <w:pPr>
        <w:ind w:firstLine="720"/>
        <w:rPr>
          <w:del w:id="292" w:author="Monica Thom" w:date="2026-09-07T23:09:00Z" w16du:dateUtc="2026-09-08T03:09:00Z"/>
          <w:rFonts w:ascii="Times New Roman" w:hAnsi="Times New Roman" w:cs="Times New Roman"/>
        </w:rPr>
      </w:pPr>
      <w:commentRangeStart w:id="293"/>
      <w:del w:id="294" w:author="Monica Thom" w:date="2026-09-07T23:09:00Z" w16du:dateUtc="2026-09-08T03:09:00Z">
        <w:r>
          <w:rPr>
            <w:rFonts w:ascii="Times New Roman" w:hAnsi="Times New Roman" w:cs="Times New Roman"/>
          </w:rPr>
          <w:delText>T</w:delText>
        </w:r>
        <w:r w:rsidR="00CF6956" w:rsidRPr="00CF6956">
          <w:rPr>
            <w:rFonts w:ascii="Times New Roman" w:hAnsi="Times New Roman" w:cs="Times New Roman"/>
          </w:rPr>
          <w:delText>he largest</w:delText>
        </w:r>
      </w:del>
      <w:ins w:id="295" w:author="Kristina Randrup" w:date="2026-08-21T20:40:00Z" w16du:dateUtc="2026-08-22T03:40:00Z">
        <w:del w:id="296" w:author="Monica Thom" w:date="2026-09-07T23:09:00Z" w16du:dateUtc="2026-09-08T03:09:00Z">
          <w:r w:rsidR="00CF6956" w:rsidRPr="00CF6956">
            <w:rPr>
              <w:rFonts w:ascii="Times New Roman" w:hAnsi="Times New Roman" w:cs="Times New Roman"/>
            </w:rPr>
            <w:delText xml:space="preserve"> </w:delText>
          </w:r>
        </w:del>
      </w:ins>
      <w:del w:id="297" w:author="Monica Thom" w:date="2026-09-07T23:09:00Z" w16du:dateUtc="2026-09-08T03:09:00Z">
        <w:r w:rsidR="00CF6956" w:rsidRPr="00CF6956">
          <w:rPr>
            <w:rFonts w:ascii="Times New Roman" w:hAnsi="Times New Roman" w:cs="Times New Roman"/>
          </w:rPr>
          <w:delText>anthropogenic threat faced by marine biodiversity is exploitation</w:delText>
        </w:r>
        <w:r w:rsid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{"citationID":"mqygZvI9","properties":{"unsorted":false,"formattedCitation":"\\super 56,57\\nosupersub{}","plainCitation":"56,57","noteIndex":0},"citationItems":[{"id":1357,"uris":["http://zotero.org/groups/6001417/items/KMISK4B8"],"itemData":{"id":1357,"type":"article-journal","container-title":"PloS one","ISSN":"1932-6203","issue":"8","journalAbbreviation":"PloS one","page":"e12110","publisher":"Public Library of Science San Francisco, USA","title":"A census of marine biodiversity knowledge, resources, and future challenges","volume":"5","author":[{"family":"Costello","given":"Mark John"},{"family":"Coll","given":"Marta"},{"family":"Danovaro","given":"Roberto"},{"family":"Halpin","given":"Pat"},{"family":"Ojaveer","given":"Henn"},{"family":"Miloslavich","given":"Patricia"}],"issued":{"date-parts":[["2010"]]}}},{"id":247,"uris":["http://zotero.org/groups/6001417/items/F4GBMLHR"],"itemData":{"id":247,"type":"book","DOI":"10.4060/cc0461en","ISBN":"978-92-5-136364-5","language":"en","publisher":"FAO","source":"DOI.org (Crossref)","title":"The State of World Fisheries and Aquaculture 2022","URL":"http://www.fao.org/documents/card/en/c/cc0461en","accessed":{"date-parts":[["2025",6,5]]},"issued":{"date-parts":[["2022",6,28]]}}}],"schema":"https://github.com/citation-style-language/schema/raw/master/csl-citation.json"} </w:delInstrText>
        </w:r>
        <w:r w:rsidR="00CF6956">
          <w:rPr>
            <w:rFonts w:ascii="Times New Roman" w:hAnsi="Times New Roman" w:cs="Times New Roman"/>
          </w:rPr>
          <w:fldChar w:fldCharType="separate"/>
        </w:r>
        <w:r w:rsidR="00CF6956" w:rsidRPr="00CF6956">
          <w:rPr>
            <w:rFonts w:ascii="Times New Roman" w:hAnsi="Times New Roman" w:cs="Times New Roman"/>
            <w:vertAlign w:val="superscript"/>
          </w:rPr>
          <w:delText>56,57</w:delText>
        </w:r>
        <w:r w:rsidR="00CF6956">
          <w:rPr>
            <w:rFonts w:ascii="Times New Roman" w:hAnsi="Times New Roman" w:cs="Times New Roman"/>
          </w:rPr>
          <w:fldChar w:fldCharType="end"/>
        </w:r>
        <w:r w:rsidR="00CF6956" w:rsidRPr="00CF6956">
          <w:rPr>
            <w:rFonts w:ascii="Times New Roman" w:hAnsi="Times New Roman" w:cs="Times New Roman"/>
          </w:rPr>
          <w:delText>. Marine species have historically been exploited either as a food resource or to produce commercially valuable products</w:delText>
        </w:r>
        <w:r w:rsidR="00CF6956"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{"citationID":"JgBUXFAU","properties":{"unsorted":false,"formattedCitation":"\\super 58\\nosupersub{}","plainCitation":"58","noteIndex":0},"citationItems":[{"id":"xpwFpum7/9L05HzOD","uris":["http://zotero.org/users/10354669/items/Z4XUZKLX"],"itemData":{"id":"xpwFpum7/9L05HzOD","type":"article-journal","container-title":"Science","DOI":"10.1126/science.1122804","issue":"5767","page":"1557-1558","publisher":"American Association for the Advancement of Science","source":"science.org (Atypon)","title":"Globalization, Roving Bandits, and Marine Resources","volume":"311","author":[{"family":"Berkes","given":"F."},{"family":"Hughes","given":"T. P."},{"family":"Steneck","given":"R. S."},{"family":"Wilson","given":"J. A."},{"family":"Bellwood","given":"D. R."},{"family":"Crona","given":"B."},{"family":"Folke","given":"C."},{"family":"Gunderson","given":"L. H."},{"family":"Leslie","given":"H. M."},{"family":"Norberg","given":"J."},{"family":"Nyström","given":"M."},{"family":"Olsson","given":"P."},{"family":"Österblom","given":"H."},{"family":"Scheffer","given":"M."},{"family":"Worm","given":"B."}],"issued":{"date-parts":[["2006",3,17]]}}}],"schema":"https://github.com/citation-style-language/schema/raw/master/csl-citation.json"} </w:delInstrText>
        </w:r>
        <w:r w:rsidR="00CF6956"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58</w:delText>
        </w:r>
        <w:r w:rsidR="00CF6956" w:rsidRPr="00CF6956">
          <w:rPr>
            <w:rFonts w:ascii="Times New Roman" w:hAnsi="Times New Roman" w:cs="Times New Roman"/>
          </w:rPr>
          <w:fldChar w:fldCharType="end"/>
        </w:r>
        <w:r w:rsidR="00CF6956" w:rsidRPr="00CF6956">
          <w:rPr>
            <w:rFonts w:ascii="Times New Roman" w:hAnsi="Times New Roman" w:cs="Times New Roman"/>
          </w:rPr>
          <w:delText>. While small-scale and subsistence fisheries for food have operated for millennia, many fisheries underwent rapid expansion during the latter half of the 20</w:delText>
        </w:r>
        <w:r w:rsidR="00CF6956" w:rsidRPr="00CF6956">
          <w:rPr>
            <w:rFonts w:ascii="Times New Roman" w:hAnsi="Times New Roman" w:cs="Times New Roman"/>
            <w:vertAlign w:val="superscript"/>
          </w:rPr>
          <w:delText>th</w:delText>
        </w:r>
        <w:r w:rsidR="00CF6956" w:rsidRPr="00CF6956">
          <w:rPr>
            <w:rFonts w:ascii="Times New Roman" w:hAnsi="Times New Roman" w:cs="Times New Roman"/>
          </w:rPr>
          <w:delText xml:space="preserve"> century</w:delText>
        </w:r>
        <w:r w:rsidR="00CF6956"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{"citationID":"WP3RJFhZ","properties":{"unsorted":false,"formattedCitation":"\\super 59\\nosupersub{}","plainCitation":"59","noteIndex":0},"citationItems":[{"id":"xpwFpum7/Ahfo04N9","uris":["http://zotero.org/users/10354669/items/GU8JCDMH"],"itemData":{"id":2239,"type":"article-journal","abstract":"Global marine wild-capture landings have remained relatively stable for &gt;20 years; however, there is a lack of credible fishing capacity and effort information required to assess the sustainability and efficiency of the global fleet. As such, we estimated global fishing capacity and effort from 1950 to 2012 using a relatively comprehensive database developed by the FAO, supplemented by other data sources. Using random sampling techniques, we estimated the uncertainty surrounding many of our estimates enabling the identification of deficiencies and limitations. Global fishing capacity and effort increased rapidly from the late 1970s through to around 2010 before stabilizing. The Asian fleet is more than an order of magnitude larger than any other region in both capacity and effort, and continues to increase. Most other regions have stabilized, and there have been considerable declines in Europe and, to a lesser extent, in North America. Developed nations, as a whole, have decreased in both measures in the recent years and are responsible for the stabilization of the global trend. Developing and undeveloped countries are still increasing with the former having the largest fleet and showing the greatest relative increase with the socioeconomic impacts of reversing these trends likely to be high. The efficiency of the global fleet, in terms of watt days of fishing effort per tonnage of wild marine catch, is now less than in 1950 despite the considerable technological advances, and expansion throughout the world's oceans, that has occurred during this period of time.","container-title":"Fish and Fisheries","DOI":"10.1111/faf.12187","ISSN":"1467-2979","issue":"3","language":"en","license":"© 2016 John Wiley &amp; Sons Ltd","page":"489-505","source":"Wiley Online Library","title":"Global fishing capacity and fishing effort from 1950 to 2012","volume":"18","author":[{"family":"Bell","given":"Justin D"},{"family":"Watson","given":"Reg A"},{"family":"Ye","given":"Yimin"}],"issued":{"date-parts":[["2017"]]}}}],"schema":"https://github.com/citation-style-language/schema/raw/master/csl-citation.json"} </w:delInstrText>
        </w:r>
        <w:r w:rsidR="00CF6956"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59</w:delText>
        </w:r>
        <w:r w:rsidR="00CF6956" w:rsidRPr="00CF6956">
          <w:rPr>
            <w:rFonts w:ascii="Times New Roman" w:hAnsi="Times New Roman" w:cs="Times New Roman"/>
          </w:rPr>
          <w:fldChar w:fldCharType="end"/>
        </w:r>
        <w:r w:rsidR="00CF6956" w:rsidRPr="00CF6956">
          <w:rPr>
            <w:rFonts w:ascii="Times New Roman" w:hAnsi="Times New Roman" w:cs="Times New Roman"/>
          </w:rPr>
          <w:delText xml:space="preserve"> </w:delText>
        </w:r>
        <w:r w:rsidR="00CF6956"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{"citationID":"NXICsNlo","properties":{"unsorted":false,"formattedCitation":"\\super 60\\nosupersub{}","plainCitation":"60","noteIndex":0},"citationItems":[{"id":"xpwFpum7/evovFbPX","uris":["http://zotero.org/users/10354669/items/CZ7A586L"],"itemData":{"id":2237,"type":"article-journal","abstract":"Previous reconstructions of marine fishing fleets have aggregated data without regard to the artisanal and industrial sectors. Engine power has often been estimated from subsets of the developed world, leading to inflated results. We disaggregated data into three sectors, artisanal (unpowered/powered) and industrial, and reconstructed the evolution of the fleet and its fishing effort. We found that the global fishing fleet doubled between 1950 and 2015—from 1.7 to 3.7 million vessels. This has been driven by substantial expansion of the motorized fleet, particularly, of the powered-artisanal fleet. By 2015, 68% of the global fishing fleet was motorized. Although the global fleet is dominated by small powered vessels under 50 kW, they contribute only 27% of the global engine power, which has increased from 25 to 145 GW (combined powered-artisanal and industrial fleets). Alongside an expansion of the fleets, the effective catch per unit of effort (CPUE) has consistently decreased since 1950, showing the increasing pressure of fisheries on ocean resources. The effective CPUE of most countries in 2015 was a fifth of its 1950s value, which was compared with a global decline in abundance. There are signs, however, of stabilization and more effective management in recent years, with a reduction in fleet sizes in developed countries. Based on historical patterns and allowing for the slowing rate of expansion, 1 million more motorized vessels could join the global fleet by midcentury as developing countries continue to transition away from subsistence fisheries, challenging sustainable use of fisheries' resources.","container-title":"Proceedings of the National Academy of Sciences","DOI":"10.1073/pnas.1820344116","issue":"25","page":"12238-12243","publisher":"Proceedings of the National Academy of Sciences","source":"pnas.org (Atypon)","title":"Evolution of global marine fishing fleets and the response of fished resources","volume":"116","author":[{"family":"Rousseau","given":"Yannick"},{"family":"Watson","given":"Reg A."},{"family":"Blanchard","given":"Julia L."},{"family":"Fulton","given":"Elizabeth A."}],"issued":{"date-parts":[["2019",6,18]]}}}],"schema":"https://github.com/citation-style-language/schema/raw/master/csl-citation.json"} </w:delInstrText>
        </w:r>
        <w:r w:rsidR="00CF6956"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60</w:delText>
        </w:r>
        <w:r w:rsidR="00CF6956" w:rsidRPr="00CF6956">
          <w:rPr>
            <w:rFonts w:ascii="Times New Roman" w:hAnsi="Times New Roman" w:cs="Times New Roman"/>
          </w:rPr>
          <w:fldChar w:fldCharType="end"/>
        </w:r>
        <w:r w:rsidR="00CF6956" w:rsidRPr="00CF6956">
          <w:rPr>
            <w:rFonts w:ascii="Times New Roman" w:hAnsi="Times New Roman" w:cs="Times New Roman"/>
          </w:rPr>
          <w:delText>.Technological advancement in areas such as navigation</w:delText>
        </w:r>
        <w:r w:rsidR="00CF6956"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{"citationID":"Eu9Lkoqn","properties":{"unsorted":false,"formattedCitation":"\\super 61,62\\nosupersub{}","plainCitation":"61,62","noteIndex":0},"citationItems":[{"id":"xpwFpum7/oUOyS1Ov","uris":["http://zotero.org/users/10354669/items/5XYKZIHN"],"itemData":{"id":2252,"type":"article-journal","abstract":"World War II impacted both the marine and the terrestrial environment of the North Atlantic, triggered major political and economic decisions with profound cultural implications, and eventually induced a change in ocean management. The War helped develop technologies and state responses to immediate post-war market problems and impacted the Great Acceleration of fisheries between 1945 and 1975. During the war, fisheries were closed completely only in certain parts of the most fished waters, such as the central North Sea and the English Channel. Even in the most affected Northern European waters some fishing continued throughout the war. Fishing was carried on in the waters off Iceland and the Arctic, but extractions were much reduced. Previously unfished stocks in the Baltic were targeted for the first time ever. The effect of the closure of certain fisheries was an overall increase of survival rates of marine animals. Technological advances made during the War increased the fishing efficiency of vessels when the technology was put to commercial use soon after the War. The immediate benefit of better catch-per-unit effort after the War was concealed by the slump in the international fish market. The wartime ‘dividend’ of marine resources was largely spent by the mid-1950s in the North Sea and by 1960 in the wider North Atlantic. The war disrupted market allegiances, effectively ended old fishing patterns and introduced a forced modernisation in the High North. Among North Sea countries, Denmark in particular responded to the disruption of the market for fresh fish by introducing reduction fishery, which led to severe environmental stress and eventually a collapse of the North Sea herring stock. Before WWII, the oceans had largely been regulated according to the international law of open access to all ocean resources. North Sea countries resumed negotiations over fishing rights after 1945, expecting to revert to old principles. However, U.S. President Harry Truman’s declaration against Japan came to impact fishing negotiations in the North Atlantic and changed post-war fishing management forever.","container-title":"Global Environment","DOI":"10.3197/ge.2012.051005","issue":"10","page":"66-91","publisher":"Liverpool University Press","source":"liverpooluniversitypress.co.uk (Atypon)","title":"World War II and the “Great Acceleration” of North Atlantic Fisheries","volume":"5","author":[{"family":"Holm","given":"Poul"}],"issued":{"date-parts":[["2012",1]]}}},{"id":"xpwFpum7/eon4szQ5","uris":["http://zotero.org/users/10354669/items/WZ2Y3MXZ"],"itemData":{"id":2257,"type":"article-journal","abstract":"The impact of global positioning systems (GPS) and plotter systems on the relative fishing power of the northern prawn fishery fleet on tiger prawns (Penaeus esculentus Haswell, 1879, and P. semisulcatus de Haan, 1850) was investigated fro</w:delInstrText>
        </w:r>
        <w:r w:rsidR="00CF6956" w:rsidRPr="00775FC7">
          <w:rPr>
            <w:rFonts w:ascii="Times New Roman" w:hAnsi="Times New Roman"/>
            <w:lang w:val="fr-FR"/>
            <w:rPrChange w:id="298" w:author="Will Patrone" w:date="2026-09-07T23:10:00Z" w16du:dateUtc="2026-09-08T03:10:00Z">
              <w:rPr>
                <w:rFonts w:ascii="Times New Roman" w:hAnsi="Times New Roman"/>
              </w:rPr>
            </w:rPrChange>
          </w:rPr>
          <w:delInstrText xml:space="preserve">m commercial catch data. A generalized linear model was used to account for differences in fishing power between boats and changes in prawn abundance. It was found that boats that used a GPS alone had 4% greater fishing power than boats without a GPS. The addition of a plotter raised the power by 7% over boats without the equipment. For each year between the first to third that a fisher has been working with plotters, there is an additional 2 or 3% increase. It appears that when all boats have a GPS and plotter for at least 3 years, the fishing power of the fleet will increase by 12%. Management controls have reduced the efficiency of each boat and lowered the number of days available to fish, but this may not have been sufficient to counteract the increases. Further limits will be needed to maintain the desired levels of mortality.","container-title":"Canadian Journal of Fisheries and Aquatic Sciences","DOI":"10.1139/f98-037","ISSN":"0706-652X","issue":"7","journalAbbreviation":"Can. J. Fish. Aquat. Sci.","page":"1645-1651","publisher":"NRC Research Press","source":"cdnsciencepub.com (Atypon)","title":"The impact of global positioning systems and plotters on fishing power in the northern prawn fishery, Australia","volume":"55","author":[{"family":"Robins","given":"Carolyn M"},{"family":"Wang","given":"You-Gan"},{"family":"Die","given":"David"}],"issued":{"date-parts":[["1998",7]]}}}],"schema":"https://github.com/citation-style-language/schema/raw/master/csl-citation.json"} </w:delInstrText>
        </w:r>
        <w:r w:rsidR="00CF6956" w:rsidRPr="00CF6956">
          <w:rPr>
            <w:rFonts w:ascii="Times New Roman" w:hAnsi="Times New Roman" w:cs="Times New Roman"/>
          </w:rPr>
          <w:fldChar w:fldCharType="separate"/>
        </w:r>
        <w:r w:rsidR="00CF6956" w:rsidRPr="00775FC7">
          <w:rPr>
            <w:rFonts w:ascii="Times New Roman" w:hAnsi="Times New Roman"/>
            <w:vertAlign w:val="superscript"/>
            <w:lang w:val="fr-FR"/>
            <w:rPrChange w:id="299" w:author="Will Patrone" w:date="2026-09-07T23:10:00Z" w16du:dateUtc="2026-09-08T03:10:00Z">
              <w:rPr>
                <w:rFonts w:ascii="Times New Roman" w:hAnsi="Times New Roman"/>
                <w:vertAlign w:val="superscript"/>
              </w:rPr>
            </w:rPrChange>
          </w:rPr>
          <w:delText>61,62</w:delText>
        </w:r>
        <w:r w:rsidR="00CF6956" w:rsidRPr="00CF6956">
          <w:rPr>
            <w:rFonts w:ascii="Times New Roman" w:hAnsi="Times New Roman" w:cs="Times New Roman"/>
          </w:rPr>
          <w:fldChar w:fldCharType="end"/>
        </w:r>
        <w:r w:rsidR="00CF6956" w:rsidRPr="00775FC7">
          <w:rPr>
            <w:rFonts w:ascii="Times New Roman" w:hAnsi="Times New Roman"/>
            <w:lang w:val="fr-FR"/>
            <w:rPrChange w:id="300" w:author="Will Patrone" w:date="2026-09-07T23:10:00Z" w16du:dateUtc="2026-09-08T03:10:00Z">
              <w:rPr>
                <w:rFonts w:ascii="Times New Roman" w:hAnsi="Times New Roman"/>
              </w:rPr>
            </w:rPrChange>
          </w:rPr>
          <w:delText>, echolocation</w:delText>
        </w:r>
        <w:r w:rsidR="00CF6956" w:rsidRPr="00CF6956">
          <w:rPr>
            <w:rFonts w:ascii="Times New Roman" w:hAnsi="Times New Roman" w:cs="Times New Roman"/>
          </w:rPr>
          <w:fldChar w:fldCharType="begin"/>
        </w:r>
        <w:r w:rsidR="00CF6956" w:rsidRPr="00775FC7">
          <w:rPr>
            <w:rFonts w:ascii="Times New Roman" w:hAnsi="Times New Roman"/>
            <w:lang w:val="fr-FR"/>
            <w:rPrChange w:id="301" w:author="Will Patrone" w:date="2026-09-07T23:10:00Z" w16du:dateUtc="2026-09-08T03:10:00Z">
              <w:rPr>
                <w:rFonts w:ascii="Times New Roman" w:hAnsi="Times New Roman"/>
              </w:rPr>
            </w:rPrChange>
          </w:rPr>
          <w:delInstrText xml:space="preserve"> ADDIN ZOTERO_ITEM CSL_CITATION {"citationID":"P201MjwF","properties":{"unsorted":false,"formattedCitation":"\\super 63\\nosupersub{}","plainCitation":"63","noteIndex":0},"citationItems":[{"id":"xpwFpum7/D3vgOo2z","uris":["http://zotero.org/users/10354669/items/8K36JRYG"],"itemData":{"id":2254,"type":"article-journal","abstract":"According to a recent World Bank report, the intensification of global fishing effort and the ensuing depletion of marine fish stocks causes economic losses of 50billion US dollars annually. Data deficiencies, however, currently hamper analysis of global fishing effort. We analyzed data from the Food and Agricultural Organization of the United Nations (FAO), the EUROPA fishing fleet registry, and peer-reviewed and other publications, to determine the global trends in fishing effort from 1950 to 2006. Our results show that global fishing effort, expressed as total engine power and the number of fishing days in a year (kilowattdays), was roughly constant from 1950 to 1970, and then steadily increased up to the present. Europe dominated global fishing effort, followed by Asia. Projecting current trends suggests that Asia will soon surpass Europe. Trawlers contribute a major fraction of global fishing effort, as do vessels greater than 100 gross registered tons. Current estimates of global fishing effort, the number of vessels, and total vessel tonnage are, however, underestimates given the data gaps that we have identified. Our results are useful in the following ways: (1) they may encourage researchers in academia and government to improve global fishing effort databases; (2) they allow deeper global analyses of the impact of fishing on marine ecosystems; (3) they induce caution in accepting current underestimates of economic losses of global fisheries; and (4) they reinforce calls for a reduction in global fishing effort.","container-title":"Fisheries Research","DOI":"10.1016/j.fishres.2010.10.016","ISSN":"0165-7836","issue":"1","journalAbbreviation":"Fisheries Research","page":"131-136","source":"ScienceDirect","title":"Global fishing effort (1950–2010): Trends, gaps, and implications","title-short":"Global fishing effort (1950–2010)","volume":"107","author":[{"family":"Anticamara","given":"J. A."},{"family":"Watson","given":"R."},{"family":"Gelchu","given":"A."},{"family":"Pauly","given":"D."}],"issued":{"date-parts":[["2011",1,1]]}}}],"schema":"https://github.com/citation-style-language/schema/raw/master/csl-citation.json"} </w:delInstrText>
        </w:r>
        <w:r w:rsidR="00CF6956" w:rsidRPr="00CF6956">
          <w:rPr>
            <w:rFonts w:ascii="Times New Roman" w:hAnsi="Times New Roman" w:cs="Times New Roman"/>
          </w:rPr>
          <w:fldChar w:fldCharType="separate"/>
        </w:r>
        <w:r w:rsidR="00CF6956" w:rsidRPr="00775FC7">
          <w:rPr>
            <w:rFonts w:ascii="Times New Roman" w:hAnsi="Times New Roman"/>
            <w:vertAlign w:val="superscript"/>
            <w:lang w:val="fr-FR"/>
            <w:rPrChange w:id="302" w:author="Will Patrone" w:date="2026-09-07T23:10:00Z" w16du:dateUtc="2026-09-08T03:10:00Z">
              <w:rPr>
                <w:rFonts w:ascii="Times New Roman" w:hAnsi="Times New Roman"/>
                <w:vertAlign w:val="superscript"/>
              </w:rPr>
            </w:rPrChange>
          </w:rPr>
          <w:delText>63</w:delText>
        </w:r>
        <w:r w:rsidR="00CF6956" w:rsidRPr="00CF6956">
          <w:rPr>
            <w:rFonts w:ascii="Times New Roman" w:hAnsi="Times New Roman" w:cs="Times New Roman"/>
          </w:rPr>
          <w:fldChar w:fldCharType="end"/>
        </w:r>
      </w:del>
      <w:ins w:id="303" w:author="Kristina Randrup" w:date="2026-08-21T20:41:00Z" w16du:dateUtc="2026-08-22T03:41:00Z">
        <w:r w:rsidR="00D73542">
          <w:rPr>
            <w:rFonts w:ascii="Times New Roman" w:hAnsi="Times New Roman" w:cs="Times New Roman"/>
          </w:rPr>
          <w:t>,</w:t>
        </w:r>
      </w:ins>
      <w:del w:id="304" w:author="Monica Thom" w:date="2026-09-07T23:09:00Z" w16du:dateUtc="2026-09-08T03:09:00Z">
        <w:r w:rsidR="00CF6956" w:rsidRPr="00775FC7">
          <w:rPr>
            <w:rFonts w:ascii="Times New Roman" w:hAnsi="Times New Roman"/>
            <w:lang w:val="fr-FR"/>
            <w:rPrChange w:id="305" w:author="Will Patrone" w:date="2026-09-07T23:10:00Z" w16du:dateUtc="2026-09-08T03:10:00Z">
              <w:rPr>
                <w:rFonts w:ascii="Times New Roman" w:hAnsi="Times New Roman"/>
              </w:rPr>
            </w:rPrChange>
          </w:rPr>
          <w:delText xml:space="preserve"> and nylon fishing gear</w:delText>
        </w:r>
        <w:r w:rsidR="00CF6956" w:rsidRPr="00CF6956">
          <w:rPr>
            <w:rFonts w:ascii="Times New Roman" w:hAnsi="Times New Roman" w:cs="Times New Roman"/>
          </w:rPr>
          <w:fldChar w:fldCharType="begin"/>
        </w:r>
        <w:r w:rsidR="00CF6956" w:rsidRPr="00775FC7">
          <w:rPr>
            <w:rFonts w:ascii="Times New Roman" w:hAnsi="Times New Roman"/>
            <w:lang w:val="fr-FR"/>
            <w:rPrChange w:id="306" w:author="Will Patrone" w:date="2026-09-07T23:10:00Z" w16du:dateUtc="2026-09-08T03:10:00Z">
              <w:rPr>
                <w:rFonts w:ascii="Times New Roman" w:hAnsi="Times New Roman"/>
              </w:rPr>
            </w:rPrChange>
          </w:rPr>
          <w:delInstrText xml:space="preserve"> ADDIN ZOTERO_ITEM CSL_CITATION {"citationID":"Vpqj73Ow","properties":{"unsorted":false,"formattedCitation":"\\super 64\\nosupersub{}","plainCitation":"64","noteIndex":0},"citationItems":[{"id":"xpwFpum7/d7gQ0Fux","uris":["http://zotero.org/users/10354669/items/TK78CZ9D"],"itemData":{"id":2244,"type":"article-journal","abstract":"Adoption of synthetic materials for fishing gears may be one of the greatest advances in global capture fisheries. From the time of wide adoption about seventy years ago, synthetic materials have become the backbone for all fishing gear types and scales from artisanal fisheries operating from canoes in coastal lagoons to fully mechanized factory trawlers and super purse seiners in high seas. It only took about 20 years after they were hailed as savior for increased fish production to feed a growing population in baby boomer era to the realization of persistent plastic litter in the ocean that may last for hundreds of years and associated negative impacts. This essay recounts the history of adoption of synthetic materials in capture fisheries to growing concerns of abandoned, lost or otherwise discarded fishing gear (ALDFG), and international effort to minimize the risks posed by these derelict fishing gears. While nondegradable plastics will remain as main materials for fishing gears in the foreseeable future, searching for means and mechanism to reduce the impact of ALDFG, and development of totally biodegradable or recyclable materials will be the focus for future fishing gear designers and material scientists.","container-title":"ICES Journal of Marine Science","DOI":"10.1093/icesjms/fsag081","ISSN":"1054-3139","issue":"5","journalAbbreviation":"ICES J Mar Sci","page":"fsag081","source":"Silverchair","title":"Innovation, impacts, challenges and future of synthetic materials in capture fisheries","volume":"83","author":[{"family":"He","given":"Pingguo"}],"issued":{"date-parts":[["2026",5,1]]}}}],"schema":"https://github.com/citation-style-language/schema/raw/master/csl-citation.json"} </w:delInstrText>
        </w:r>
        <w:r w:rsidR="00CF6956" w:rsidRPr="00CF6956">
          <w:rPr>
            <w:rFonts w:ascii="Times New Roman" w:hAnsi="Times New Roman" w:cs="Times New Roman"/>
          </w:rPr>
          <w:fldChar w:fldCharType="separate"/>
        </w:r>
        <w:r w:rsidR="00CF6956" w:rsidRPr="00775FC7">
          <w:rPr>
            <w:rFonts w:ascii="Times New Roman" w:hAnsi="Times New Roman"/>
            <w:vertAlign w:val="superscript"/>
            <w:lang w:val="fr-FR"/>
            <w:rPrChange w:id="307" w:author="Will Patrone" w:date="2026-09-07T23:10:00Z" w16du:dateUtc="2026-09-08T03:10:00Z">
              <w:rPr>
                <w:rFonts w:ascii="Times New Roman" w:hAnsi="Times New Roman"/>
                <w:vertAlign w:val="superscript"/>
              </w:rPr>
            </w:rPrChange>
          </w:rPr>
          <w:delText>64</w:delText>
        </w:r>
        <w:r w:rsidR="00CF6956" w:rsidRPr="00CF6956">
          <w:rPr>
            <w:rFonts w:ascii="Times New Roman" w:hAnsi="Times New Roman" w:cs="Times New Roman"/>
          </w:rPr>
          <w:fldChar w:fldCharType="end"/>
        </w:r>
        <w:r w:rsidR="00CF6956" w:rsidRPr="00775FC7">
          <w:rPr>
            <w:rFonts w:ascii="Times New Roman" w:hAnsi="Times New Roman"/>
            <w:lang w:val="fr-FR"/>
            <w:rPrChange w:id="308" w:author="Will Patrone" w:date="2026-09-07T23:10:00Z" w16du:dateUtc="2026-09-08T03:10:00Z">
              <w:rPr>
                <w:rFonts w:ascii="Times New Roman" w:hAnsi="Times New Roman"/>
              </w:rPr>
            </w:rPrChange>
          </w:rPr>
          <w:delText xml:space="preserve"> led to more efficient targeting of fish stocks</w:delText>
        </w:r>
      </w:del>
      <w:ins w:id="309" w:author="Kristina Randrup" w:date="2026-08-21T20:41:00Z" w16du:dateUtc="2026-08-22T03:41:00Z">
        <w:r w:rsidR="00D73542">
          <w:rPr>
            <w:rFonts w:ascii="Times New Roman" w:hAnsi="Times New Roman" w:cs="Times New Roman"/>
          </w:rPr>
          <w:t>. These advances subsequently</w:t>
        </w:r>
      </w:ins>
      <w:del w:id="310" w:author="Monica Thom" w:date="2026-09-07T23:09:00Z" w16du:dateUtc="2026-09-08T03:09:00Z">
        <w:r w:rsidR="00CF6956" w:rsidRPr="00775FC7">
          <w:rPr>
            <w:rFonts w:ascii="Times New Roman" w:hAnsi="Times New Roman"/>
            <w:lang w:val="fr-FR"/>
            <w:rPrChange w:id="311" w:author="Will Patrone" w:date="2026-09-07T23:10:00Z" w16du:dateUtc="2026-09-08T03:10:00Z">
              <w:rPr>
                <w:rFonts w:ascii="Times New Roman" w:hAnsi="Times New Roman"/>
              </w:rPr>
            </w:rPrChange>
          </w:rPr>
          <w:delText>, in turn leading</w:delText>
        </w:r>
      </w:del>
      <w:ins w:id="312" w:author="Kristina Randrup" w:date="2026-08-21T20:41:00Z" w16du:dateUtc="2026-08-22T03:41:00Z">
        <w:r w:rsidR="00D73542">
          <w:rPr>
            <w:rFonts w:ascii="Times New Roman" w:hAnsi="Times New Roman" w:cs="Times New Roman"/>
          </w:rPr>
          <w:t>led</w:t>
        </w:r>
      </w:ins>
      <w:del w:id="313" w:author="Monica Thom" w:date="2026-09-07T23:09:00Z" w16du:dateUtc="2026-09-08T03:09:00Z">
        <w:r w:rsidR="00CF6956" w:rsidRPr="00775FC7">
          <w:rPr>
            <w:rFonts w:ascii="Times New Roman" w:hAnsi="Times New Roman"/>
            <w:lang w:val="fr-FR"/>
            <w:rPrChange w:id="314" w:author="Will Patrone" w:date="2026-09-07T23:10:00Z" w16du:dateUtc="2026-09-08T03:10:00Z">
              <w:rPr>
                <w:rFonts w:ascii="Times New Roman" w:hAnsi="Times New Roman"/>
              </w:rPr>
            </w:rPrChange>
          </w:rPr>
          <w:delText xml:space="preserve"> to the decline of many commercially valuable fish populations</w:delText>
        </w:r>
        <w:r w:rsidR="00CF6956" w:rsidRPr="00CF6956">
          <w:rPr>
            <w:rFonts w:ascii="Times New Roman" w:hAnsi="Times New Roman" w:cs="Times New Roman"/>
          </w:rPr>
          <w:fldChar w:fldCharType="begin"/>
        </w:r>
        <w:r w:rsidR="00CF6956" w:rsidRPr="00775FC7">
          <w:rPr>
            <w:rFonts w:ascii="Times New Roman" w:hAnsi="Times New Roman"/>
            <w:lang w:val="fr-FR"/>
            <w:rPrChange w:id="315" w:author="Will Patrone" w:date="2026-09-07T23:10:00Z" w16du:dateUtc="2026-09-08T03:10:00Z">
              <w:rPr>
                <w:rFonts w:ascii="Times New Roman" w:hAnsi="Times New Roman"/>
              </w:rPr>
            </w:rPrChange>
          </w:rPr>
          <w:delInstrText xml:space="preserve"> ADDIN ZOTERO_ITEM CSL_CITATION {"citationID":"hnO15yab","properties":{"unsorted":false,"formattedCitation":"\\super 65,66\\nosupersub{}","plainCitation":"65,66","noteIndex":0},"citationItems":[{"id":"xpwFpum7/iefHlup8","uris":["http://zotero.org/users/10354669/items/ZCHEE5J7"],"itemData":{"id":2232,"type":"book","DOI":"10.4060/cd8357en","ISBN":"978-92-5-140453-9","language":"en","publisher":"FAO","source":"DOI.org (Crossref)","title":"The State of World Fisheries and Aquaculture 2026","URL":"https://openknowledge.fao.org/handle/20.500.14283/cd8357en","accessed":{"date-parts":[["2026",8,12]]},"issued":{"date-parts":[["2026",6,16]]}}},{"id":"xpwFpum7/MY9xR4dI","uris":["http://zotero.org/users/10354669/items/PAVL3K88"],"itemData":{"id":2280,"type":"article-journal","abstract":"After a long history of overexploitation, increasing efforts to restore marine ecosystems and rebuild fisheries are under way. Here, we analyze current trends from a fisheries and conservation perspective. In 5 of 10 well-studied ecosystems, the average exploitation rate has recently declined and is now at or below the rate predicted to achieve maximum sustainable yield for seven systems. Yet 63% of assessed fish stocks worldwide still require rebuilding, and even lower exploitation rates are needed to reverse the collapse of vulnerable species. Combined fisheries and conservat</w:delInstrText>
        </w:r>
        <w:r w:rsidR="00CF6956">
          <w:rPr>
            <w:rFonts w:ascii="Times New Roman" w:hAnsi="Times New Roman" w:cs="Times New Roman"/>
          </w:rPr>
          <w:delInstrText xml:space="preserve">ion objectives can be achieved by merging diverse management actions, including catch restrictions, gear modification, and closed areas, depending on local context. Impacts of international fleets and the lack of alternatives to fishing complicate prospects for rebuilding fisheries in many poorer regions, highlighting the need for a global perspective on rebuilding marine resources.","container-title":"Science","DOI":"10.1126/science.1173146","issue":"5940","page":"578-585","publisher":"American Association for the Advancement of Science","source":"science.org (Atypon)","title":"Rebuilding Global Fisheries","volume":"325","author":[{"family":"Worm","given":"Boris"},{"family":"Hilborn","given":"Ray"},{"family":"Baum","given":"Julia K."},{"family":"Branch","given":"Trevor A."},{"family":"Collie","given":"Jeremy S."},{"family":"Costello","given":"Christopher"},{"family":"Fogarty","given":"Michael J."},{"family":"Fulton","given":"Elizabeth A."},{"family":"Hutchings","given":"Jeffrey A."},{"family":"Jennings","given":"Simon"},{"family":"Jensen","given":"Olaf P."},{"family":"Lotze","given":"Heike K."},{"family":"Mace","given":"Pamela M."},{"family":"McClanahan","given":"Tim R."},{"family":"Minto","given":"Cóilín"},{"family":"Palumbi","given":"Stephen R."},{"family":"Parma","given":"Ana M."},{"family":"Ricard","given":"Daniel"},{"family":"Rosenberg","given":"Andrew A."},{"family":"Watson","given":"Reg"},{"family":"Zeller","given":"Dirk"}],"issued":{"date-parts":[["2009",7,31]]}}}],"schema":"https://github.com/citation-style-language/schema/raw/master/csl-citation.json"} </w:delInstrText>
        </w:r>
        <w:r w:rsidR="00CF6956"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65,66</w:delText>
        </w:r>
        <w:r w:rsidR="00CF6956" w:rsidRPr="00CF6956">
          <w:rPr>
            <w:rFonts w:ascii="Times New Roman" w:hAnsi="Times New Roman" w:cs="Times New Roman"/>
          </w:rPr>
          <w:fldChar w:fldCharType="end"/>
        </w:r>
        <w:r w:rsidR="00CF6956" w:rsidRPr="00CF6956">
          <w:rPr>
            <w:rFonts w:ascii="Times New Roman" w:hAnsi="Times New Roman" w:cs="Times New Roman"/>
          </w:rPr>
          <w:delText>. Beyond food, demand for commercially valuable products also drove the substantial depletion and, in some cases extirpation, of marine mammals including pinnipeds</w:delText>
        </w:r>
        <w:r w:rsidR="00CF6956"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{"citationID":"Jmy08rSO","properties":{"unsorted":false,"formattedCitation":"\\super 67,68\\nosupersub{}","plainCitation":"67,68","noteIndex":0},"citationItems":[{"id":"xpwFpum7/m1JK13gf","uris":["http://zotero.org/users/10354669/items/8CRIYRLQ"],"itemData":{"id":2228,"type":"article-journal","abstract":"Understanding historical roles of species in ecosystems can be crucial for assessing long term human impacts on environments, providing context for management or restoration objectives, and making conservation evaluations of species status. In most cases limited historical abundance data impedes quantitative investigations, but harvested species may have long-term data accessible from hunting records. Here we make use of annual hunting records for Caspian seals (Pusa caspica) dating back to the mid-19th century, and current census data from aerial surveys, to reconstruct historical abundance using a hind-casting model. We estimate the minimum numbers of seals in 1867 to have been 1–1.6 million, but the population declined by at least 90% to around 100,000 individuals by 2005, primarily due to unsustainable hunting throughout the 20th century. This collapse is part of a broader picture of catastrophic ecological change in the Caspian over the 20th Century. Our results combined with fisheries data show that the current biomass of top predators in the Caspian is much reduced compared to historical conditions. The potential for the Caspian and other similar perturbed ecosystems to sustain natural resources of much greater biological and economic value than at present depends on the extent to which a number of anthropogenic impacts can be harnessed.","container-title":"PLOS ONE","DOI":"10.1371/journal.pone.0043130","ISSN":"1932-6203","issue":"9","journalAbbreviation":"PLOS ONE","language":"en","page":"e43130","publisher":"Public Library of Science","source":"PLoS Journals","title":"Collapse of a Marine Mammal Species Driven by Human Impacts","volume":"7","author":[{"family":"Harkonen","given":"Tero"},{"family":"Harding","given":"Karin C."},{"family":"Wilson","given":"Susan"},{"family":"Baimukanov","given":"Mirgaliy"},{"family":"Dmitrieva","given":"Lilia"},{"family":"Svensson","given":"Carl Johan"},{"family":"Goodman","given":"Simon J."}],"issued":{"date-parts":[["2012",9,19]]}}},{"id":"xpwFpum7/jaP6dhsX","uris":["http://zotero.org/users/10354669/items/GX9GX8JH"],"itemData":{"id":2276,"type":"article-journal","container-title":"Marine Resource Economics","DOI":"10.1086/698137","issue":"3","page":"217-243","publisher":"The University of Chicago Press","source":"journals.uchicago.edu (Atypon)","title":"Common Property Resources and the Dynamics of Overexploitation: The Case of the North Pacific Fur Seal","title-short":"Common Property Resources and the Dynamics of Overexploitation","volume":"33","author":[{"family":"Wilen","given":"James E."}],"issued":{"date-parts":[["2018",7]]}}}],"schema":"https://github.com/citation-style-language/schema/raw/master/csl-citation.json"} </w:delInstrText>
        </w:r>
        <w:r w:rsidR="00CF6956"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67,68</w:delText>
        </w:r>
        <w:r w:rsidR="00CF6956" w:rsidRPr="00CF6956">
          <w:rPr>
            <w:rFonts w:ascii="Times New Roman" w:hAnsi="Times New Roman" w:cs="Times New Roman"/>
          </w:rPr>
          <w:fldChar w:fldCharType="end"/>
        </w:r>
        <w:r w:rsidR="00CF6956" w:rsidRPr="00CF6956">
          <w:rPr>
            <w:rFonts w:ascii="Times New Roman" w:hAnsi="Times New Roman" w:cs="Times New Roman"/>
          </w:rPr>
          <w:delText>, sea otters</w:delText>
        </w:r>
        <w:r w:rsidR="00CF6956"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{"citationID":"JBYKSaPt","properties":{"unsorted":false,"formattedCitation":"\\super 69,70\\nosupersub{}","plainCitation":"69,70","noteIndex":0},"citationItems":[{"id":"xpwFpum7/pT5iALgI","uris":["http://zotero.org/users/10354669/items/G9IMKG7Q"],"itemData":{"id":"xpwFpum7/pT5iALgI","type":"chapter","abstract":"This chapter introduces key aspects of the life history and ecology of sea otters. History—namely their near extinction from overhunting followed by protection and recovery—provides a context for much of what is known about sea otter ecology as well as an important point of reference for key issues having to do with their management and conservation. The species’ unique form and function led to their value as an economically valuable resource during the fur trade, the keystone role they play in the ecology of coastal marine ecosystems, their often extreme human appeal, and the challenges they face as the world’s smallest fully marine mammal. Although the sea otter is just one of the millions of species that deserve attention in the endeavor of biodiversity conservation, they highlight a number of issues that are central to achieving that goal.","container-title":"Sea Otter Conservation","DOI":"10.1016/B978-0-12-801402-8.00002-0","ISBN":"978-0-12-801402-8","page":"19-41","publisher":"Academic Press","publisher-place":"Boston","source":"ScienceDirect","title":"Chapter 2 - Natural History, Ecology, and the Conservation and Management of Sea Otters","URL":"https://www.sciencedirect.com/science/article/pii/B9780128014028000020","author":[{"family":"Estes","given":"James A."}],"editor":[{"family":"Larson","given":"Shawn E."},{"family":"Bodkin","given":"James L."},{"family":"VanBlaricom","given":"Glenn R."}],"accessed":{"date-parts":[["2026",8,12]]},"issued":{"date-parts":[["2015",1,1]]}}},{"id":"xpwFpum7/mbCu4Kuj","uris":["http://zotero.org/users/10354669/items/UFMM6CBH"],"itemData":{"id":"xpwFpum7/mbCu4Kuj","type":"chapter","abstract":"The Maritime Fur Trade of the eighteenth and nineteenth centuries influenced countries of the North Pacific Rim, including China, Japan, Russia, Canada, Mexico, and the United States. Especially affected was Alaska, which probably would belong to Canada if the fur trade had not inspired Russian adventurers to colonize it in the eighteenth century. That event changed the lives and cultural history of maritime Native people, especially the Aleuts (Unangan and Sugpiaq), who were conscripted (enslaved) to hunt sea otters for Russian traders from the mid-1700s until the United States purchased Alaska in 1867. After Russia withdrew from the territory, American (and, to a lesser extent, British and Japanese) hunters pursued sea otters throughout their original range, often as poachers. Sea otter populations reached the brink of extinction until the signing of the International Fur Seal Treaty in 1911, which included protections for sea otters. In hindsight, the rush for the otters’ “soft gold” was a predictable boom and bust cycle, a cautionary example of unsustainable resource use, and a socioeconomic driver of Western—mainly American—involvement in the Pacific region starting in the eighteenth century. The trade’s profound effects on the population biology of this important marine predator and the littoral community of the Pacific Rim are still apparent today.","container-title":"Ethology and Behavioral Ecology of Sea Otters and Polar Bears","DOI":"10.1007/978-3-030-66796-2_10","ISBN":"978-3-030-66796-2","language":"en","page":"173-204","publisher":"Springer International Publishing","publisher-place":"Cham","source":"Springer Link","title":"Sea Otters and the Maritime Fur Trade","URL":"https://doi.org/10.1007/978-3-030-66796-2_10","author":[{"family":"Loshbaugh","given":"Shana"}],"editor":[{"family":"Davis","given":"Randall W."},{"family":"Pagano","given":"Anthony M."}],"accessed":{"date-parts":[["2026",8,12]]},"issued":{"date-parts":[["2021"]]}}}],"schema":"https://github.com/citation-style-language/schema/raw/master/csl-citation.json"} </w:delInstrText>
        </w:r>
        <w:r w:rsidR="00CF6956"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69,70</w:delText>
        </w:r>
        <w:r w:rsidR="00CF6956" w:rsidRPr="00CF6956">
          <w:rPr>
            <w:rFonts w:ascii="Times New Roman" w:hAnsi="Times New Roman" w:cs="Times New Roman"/>
          </w:rPr>
          <w:fldChar w:fldCharType="end"/>
        </w:r>
        <w:r w:rsidR="00CF6956" w:rsidRPr="00CF6956">
          <w:rPr>
            <w:rFonts w:ascii="Times New Roman" w:hAnsi="Times New Roman" w:cs="Times New Roman"/>
          </w:rPr>
          <w:delText xml:space="preserve"> and cetaceans</w:delText>
        </w:r>
        <w:r w:rsidR="00CF6956"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{"citationID":"TQbR5R42","properties":{"unsorted":false,"formattedCitation":"\\super 71,72\\nosupersub{}","plainCitation":"71,72","noteIndex":0},"citationItems":[{"id":"xpwFpum7/An1xV5Dw","uris":["http://zotero.org/users/10354669/items/X7YPGF7Z"],"itemData":{"id":2266,"type":"book","DOI":"10.1525/california/9780520248847.001.0001","ISBN":"978-0-520-24884-7","language":"eng","number-of-pages":"1","publisher":"University of California Press","publisher-place":"Berkeley Los Angeles London","source":"K10plus ISBN","title":"Whales, whaling, and ocean ecosystems","editor":[{"family":"Estes","given":"James A."},{"family":"DeMaster","given":"Douglas P."},{"family":"Doak","given":"Daniel F."},{"family":"Williams","given":"Terrie M."},{"family":"Brownell","given":"Robert L."}],"issued":{"literal":"16"}}},{"id":"xpwFpum7/VuFQGJTv","uris":["http://zotero.org/users/10354669/items/YYU6JGIJ"],"itemData":{"id":2263,"type":"article-journal","abstract":"Many baleen whales were commercially harvested during the 20th century almost to extinction. Reliable assessments of how this mass depletion impacted whale populations, and projections of their recovery, are crucial but there are uncertainties regarding the status of Southern Hemisphere whale populations. We developed a Southern Hemisphere spatial “Model of Intermediate Complexity for Ecosystem Assessments” (MICE) for phytoplankton, krill (Euphausia superba) and five baleen whale species, to estimate whale population trajectories from 1890 to present. To forward project to 2100, we couple the predator–prey model to a global climate model. We used the most up to date catch records, fitted to survey data and accounted for key uncertainties. We predict Antarctic blue (Balaenoptera musculus intermedia), fin (Balaenoptera physalus) and southern right (Eubalaena australis) whales will be at less than half their pre-exploitation numbers (K) even given 100 years of future protection from whaling, because of slow growth rates. Some species have benefited greatly from cessation of harvesting, particularly humpbacks (Megaptera novaeangliae), currently at 32% of K, with full recovery predicted by 2050. We highlight spatial differences in the recovery of whale species between oceanic areas, with current estimates of Atlantic/Indian area blue (1,890, &lt;1% of K) and fin (16,950, &lt;4% of K) whales suggesting slower recovery from harvesting, whilst Pacific southern right numbers are &lt;7% of K (2,680). Antarctic minke (Balaenoptera bonaerensis) population trajectories track future expected increases in primary productivity. Population estimates and plausible future predicted trajectories for Southern Hemisphere baleen whales are key requirements for management and conservation.","container-title":"Fish and Fisheries","DOI":"10.1111/faf.12241","ISSN":"1467-2979","issue":"1","language":"en","license":"© 2017 John Wiley &amp; Sons Ltd","page":"117-137","source":"Wiley Online Library","title":"Ecosystem modelling to quantify the impact of historical whaling on Southern Hemisphere baleen whales","volume":"19","author":[{"family":"Tulloch","given":"Vivitskaia J D"},{"family":"Plagányi","given":"Éva E"},{"family":"Matear","given":"Richard"},{"family":"Brown","given":"Christopher J"},{"family":"Richardson","given":"Anthony J"}],"issued":{"date-parts":[["2018"]]}}}],"schema":"https://github.com/citation-style-language/schema/raw/master/csl-citation.json"} </w:delInstrText>
        </w:r>
        <w:r w:rsidR="00CF6956"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71,72</w:delText>
        </w:r>
        <w:r w:rsidR="00CF6956" w:rsidRPr="00CF6956">
          <w:rPr>
            <w:rFonts w:ascii="Times New Roman" w:hAnsi="Times New Roman" w:cs="Times New Roman"/>
          </w:rPr>
          <w:fldChar w:fldCharType="end"/>
        </w:r>
        <w:r w:rsidR="00CF6956" w:rsidRPr="00CF6956">
          <w:rPr>
            <w:rFonts w:ascii="Times New Roman" w:hAnsi="Times New Roman" w:cs="Times New Roman"/>
          </w:rPr>
          <w:delText>.These declines due to exploitation have led to the adoption of sustainability as a primary objective in fisheries management</w:delText>
        </w:r>
        <w:r w:rsidR="00CF6956"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{"citationID":"rIslacGZ","properties":{"unsorted":false,"formattedCitation":"\\super 65,73\\nosupersub{}","plainCitation":"65,73","noteIndex":0},"citationItems":[{"id":"xpwFpum7/iefHlup8","uris":["http://zotero.org/users/10354669/items/ZCHEE5J7"],"itemData":{"id":2232,"type":"book","DOI":"10.4060/cd8357en","ISBN":"978-92-5-140453-9","language":"en","publisher":"FAO","source":"DOI.org (Crossref)","title":"The State of World Fisheries and Aquaculture 2026","URL":"https://openknowledge.fao.org/handle/20.500.14283/cd8357en","accessed":{"date-parts":[["2026",8,12]]},"issued":{"date-parts":[["2026",6,16]]}}},{"id":"xpwFpum7/7njD4CfK","uris":["http://zotero.org/users/10354669/items/DML7W3XP"],"itemData":{"id":2278,"type":"article-journal","abstract":"Although existing fisheries management systems have largely failed, the public and most scientists believe this failure is due to overfishing and that the solution includes the precautionary approach, marine protected areas, and ecosystem management. We argue that the existing interpretations\nof ecosystem management have proved disastrous for the U.S. West Coast groundfish fishery; that no obvious social and economic goal is associated with these interpretations; that maximization of total ecosystem yield would probably perpetuate overfishing on some stocks; and that \"weak-stock\"\nmanagement will lead to major losses in potential yields. Although smaller-scale spatial management could prevent overfishing on weak stocks while allowing fishing of healthy stocks, eco-system management and other biological remedies fail to recognize the real problem: overcapitalization\nand the race for fish; the \"solutions\" commonly identified actually treat a symptom rather than the problem. Solutions do exist and have the common characteristic of changing the incentives to make what is good for an individual or group good for society. Examples already in place include\ncommunity ownership of fishing grounds, cooperative fisheries, and rights-based fishing (e.g., individual transferable quotas).","container-title":"Bulletin of Marine Science","issue":"3","journalAbbreviation":"Bulletin of Marine Science","page":"493-507","source":"IngentaConnect","title":"Beyond band-aids in fisheries management: fixing world fisheries","title-short":"Beyond band-aids in fisheries management","volume":"74","author":[{"family":"Hilborn","given":"Ray"},{"family":"Punt","given":"André E."},{"family":"Orensanz","given":"José"}],"issued":{"date-parts":[["2004",5,1]]}}}],"schema":"https://github.com/citation-style-language/schema/raw/master/csl-citation.json"} </w:delInstrText>
        </w:r>
        <w:r w:rsidR="00CF6956"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65,73</w:delText>
        </w:r>
        <w:r w:rsidR="00CF6956" w:rsidRPr="00CF6956">
          <w:rPr>
            <w:rFonts w:ascii="Times New Roman" w:hAnsi="Times New Roman" w:cs="Times New Roman"/>
          </w:rPr>
          <w:fldChar w:fldCharType="end"/>
        </w:r>
        <w:r w:rsidR="00CF6956" w:rsidRPr="00CF6956">
          <w:rPr>
            <w:rFonts w:ascii="Times New Roman" w:hAnsi="Times New Roman" w:cs="Times New Roman"/>
          </w:rPr>
          <w:delText>. However, sustainable management requires both assessment and management capacity, and is therefore often limited to countries with developed economies</w:delText>
        </w:r>
        <w:r w:rsidR="00CF6956"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{"citationID":"ogMPyTMm","properties":{"unsorted":false,"formattedCitation":"\\super 63,74,75\\nosupersub{}","plainCitation":"63,74,75","noteIndex":0},"citationItems":[{"id":"xpwFpum7/D3vgOo2z","uris":["http://zotero.org/users/10354669/items/8K36JRYG"],"itemData":{"id":2254,"type":"article-journal","abstract":"According to a recent World Bank report, the intensification of global fishing effort and the ensuing depletion of marine fish stocks causes economic losses of 50billion US dollars annually. Data deficiencies, however, currently hamper analysis of global fishing effort. We analyzed data from the Food and Agricultural Organization of the United Nations (FAO), the EUROPA fishing fleet registry, and peer-reviewed and other publications, to determine the global trends in fishing effort from 1950 to 2006. Our results show that global fishing effort, expressed as total engine power and the number of fishing days in a year (kilowattdays), was roughly constant from 1950 to 1970, and then steadily increased up to the present. Europe dominated global fishing effort, followed by Asia. Projecting current trends suggests that Asia will soon surpass Europe. Trawlers contribute a major fraction of global fishing effort, as do vessels greater than 100 gross registered tons. Current estimates of global fishing effort, the number of vessels, and total vessel tonnage are, however, underestimates given the data gaps that we have identified. Our results are useful in the following ways: (1) they may encourage researchers in academia and government to improve global fishing effort databases; (2) they allow deeper global analyses of the impact of fishing on marine ecosystems; (3) they induce caution in accepting current underestimates of economic losses of global fisheries; and (4) they reinforce calls for a reduction in global fishing effort.","container-title":"Fisheries Research","DOI":"10.1016/j.fishres.2010.10.016","ISSN":"0165-7836","issue":"1","journalAbbreviation":"Fisheries Research","page":"131-136","source":"ScienceDirect","title":"Global fishing effort (1950–2010): Trends, gaps, and implications","title-short":"Global fishing effort (1950–2010)","volume":"107","author":[{"family":"Anticamara","given":"J. A."},{"family":"Watson","given":"R."},{"family":"Gelchu","given":"A."},{"family":"Pauly","given":"D."}],"issued":{"date-parts":[["2011",1,1]]}}},{"id":"xpwFpum7/02B8W71R","uris":["http://zotero.org/users/10354669/items/ZUZKWL6H"],"itemData":{"id":2260,"type":"article-journal","container-title":"Trends in Ecology &amp; Evolution","DOI":"10.1016/j.tree.2012.07.005","ISSN":"01695347","issue":"11","journalAbbreviation":"Trends in Ecology &amp; Evolution","language":"en","license":"https://www.elsevier.com/tdm/userlicense/1.0/","page":"594-599","source":"DOI.org (Crossref)","title":"The future of fish","volume":"27","author":[{"family":"Worm","given":"Boris"},{"family":"Branch","given":"Trevor A."}],"issued":{"date-parts":[["2012",11]]}}},{"id":"xpwFpum7/6GtTGKuD","uris":["http://zotero.org/users/10354669/items/4FD9U5V4"],"itemData":{"id":2282,"type":"article-journal","abstract":"Which management actions work best to prevent or halt overfishing and to rebuild depleted populations? A comprehensive evaluation of multiple, co-occurring management actions on the sustainability status of marine populations has been lacking. Here we compiled detailed management histories for 288 assessed fisheries from around the world (accounting for 45% of those with formal stock assessments) and used hierarchical time-series analyses to estimate effects of different management interventions on trends in stock status. Rebuilding plans, applied less commonly than other management measures (implemented at some point historically for 43% of stocks), rapidly lowered fishing pressure towards target levels and emerged as the most important factor enabling overfished populations to recover. Additionally, the ratification of international fishing agreements, and harvest control rules specifying how catch limits should vary with population biomass, helped to reduce overfishing and rebuild biomass. Notably, we found that benefits of management actions are cumulative—as more are implemented, stock status improves and predicted long-term catches increase. Thus, a broad suite of management measures at local, national and international levels appears to be key to sustaining fish populations and food production.","container-title":"Nature Sustainability","DOI":"10.1038/s41893-020-00668-1","ISSN":"2398-9629","issue":"5","journalAbbreviation":"Nat Sustain","language":"en","license":"2021 The Author(s), under exclusive licence to Springer Nature Limited","page":"440-449","publisher":"Nature Publishing Group","source":"www.nature.com","title":"Identifying management actions that promote sustainable fisheries","volume":"4","author":[{"family":"Melnychuk","given":"Michael C."},{"family":"Kurota","given":"Hiroyuki"},{"family":"Mace","given":"Pamela M."},{"family":"Pons","given":"Maite"},{"family":"Minto","given":"Cóilín"},{"family":"Osio","given":"Giacomo Chato"},{"family":"Jensen","given":"Olaf P."},{"family":"Moor","given":"Carryn L.","non-dropping-particle":"de"},{"family":"Parma","given":"Ana M."},{"family":"Richard Little","given":"L."},{"family":"Hively","given":"Daniel"},{"family":"Ashbrook","given":"Charmane E."},{"family":"Baker","given":"Nicole"},{"family":"Amoroso","given":"Ricardo O."},{"family":"Branch","given":"Trevor A."},{"family":"Anderson","given":"Christopher M."},{"family":"Szuwalski","given":"Cody S."},{"family":"Baum","given":"Julia K."},{"family":"McClanahan","given":"Tim R."},{"family":"Ye","given":"Yimin"},{"family":"Ligas","given":"Alessandro"},{"family":"Bensbai","given":"Jilali"},{"family":"Thompson","given":"Grant G."},{"family":"DeVore","given":"John"},{"family":"Magnusson","given":"Arni"},{"family":"Bogstad","given":"Bjarte"},{"family":"Wort","given":"Edward"},{"family":"Rice","given":"Jake"},{"family":"Hilborn","given":"Ray"}],"issued":{"date-parts":[["2021",5]]}}}],"schema":"https://github.com/citation-style-language/schema/raw/master/csl-citation.json"} </w:delInstrText>
        </w:r>
        <w:r w:rsidR="00CF6956"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63,74,75</w:delText>
        </w:r>
        <w:r w:rsidR="00CF6956" w:rsidRPr="00CF6956">
          <w:rPr>
            <w:rFonts w:ascii="Times New Roman" w:hAnsi="Times New Roman" w:cs="Times New Roman"/>
          </w:rPr>
          <w:fldChar w:fldCharType="end"/>
        </w:r>
        <w:r w:rsidR="00CF6956" w:rsidRPr="00CF6956">
          <w:rPr>
            <w:rFonts w:ascii="Times New Roman" w:hAnsi="Times New Roman" w:cs="Times New Roman"/>
          </w:rPr>
          <w:delText>. While sustainable management has been effective in stabilizing population declines</w:delText>
        </w:r>
        <w:r w:rsidR="00CF6956"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{"citationID":"qyDPEqCe","properties":{"unsorted":false,"formattedCitation":"\\super 74,75\\nosupersub{}","plainCitation":"74,75","noteIndex":0},"citationItems":[{"id":"xpwFpum7/02B8W71R","uris":["http://zotero.org/users/10354669/items/ZUZKWL6H"],"itemData":{"id":2260,"type":"article-journal","container-title":"Trends in Ecology &amp; Evolution","DOI":"10.1016/j.tree.2012.07.005","ISSN":"01695347","issue":"11","journalAbbreviation":"Trends in Ecology &amp; Evolution","language":"en","license":"https://www.elsevier.com/tdm/userlicense/1.0/","page":"594-599","source":"DOI.org (Crossref)","title":"The future of fish","volume":"27","author":[{"family":"Worm","given":"Boris"},{"family":"Branch","given":"Trevor A."}],"issued":{"date-parts":[["2012",11]]}}},{"id":"xpwFpum7/6GtTGKuD","uris":["http://zotero.org/users/10354669/items/4FD9U5V4"],"itemData":{"id":2282,"type":"article-journal","abstract":"Which management actions work best to prevent or halt overfishing and to rebuild depleted populations? A comprehensive evaluation of multiple, co-occurring management actions on the sustainability status of marine populations has been lacking. Here we compiled detailed management histories for 288 assessed fisheries from around the world (accounting for 45% of those with formal stock assessments) and used hierarchical time-series analyses to estimate effects of different management interventions on trends in stock status. Rebuilding plans, applied less commonly than other management measures (implemented at some point historically for 43% of stocks), rapidly lowered fishing pressure towards target levels and emerged as the most important factor enabling overfished populations to recover. Additionally, the ratification of international fishing agreements, and harvest control rules specifying how catch limits should vary with population biomass, helped to reduce overfishing and rebuild biomass. Notably, we found that benefits of management actions are cumulative—as more are implemented, stock status improves and predicted long-term catches increase. Thus, a broad suite of management measures at local, national and international levels appears to be key to sustaining fish populations and food production.","container-title":"Nature Sustainability","DOI":"10.1038/s41893-020-00668-1","ISSN":"2398-9629","issue":"5","journalAbbreviation":"Nat Sustain","language":"en","license":"2021 The Author(s), under exclusive licence to Springer Nature Limited","page":"440-449","publisher":"Nature Publishing Group","source":"www.nature.com","title":"Identifying management actions that promote sustainable fisheries","volume":"4","author":[{"family":"Melnychuk","given":"Michael C."},{"family":"Kurota","given":"Hiroyuki"},{"family":"Mace","given":"Pamela M."},{"family":"Pons","given":"Maite"},{"family":"Minto","given":"Cóilín"},{"family":"Osio","given":"Giacomo Chato"},{"family":"Jensen","given":"Olaf P."},{"family":"Moor","given":"Carryn L.","non-dropping-particle":"de"},{"family":"Parma","given":"Ana M."},{"family":"Richard Little","given":"L."},{"family":"Hively","given":"Daniel"},{"family":"Ashbrook","given":"Charmane E."},{"family":"Baker","given":"Nicole"},{"family":"Amoroso","given":"Ricardo O."},{"family":"Branch","given":"Trevor A."},{"family":"Anderson","given":"Christopher M."},{"family":"Szuwalski","given":"Cody S."},{"family":"Baum","given":"Julia K."},{"family":"McClanahan","given":"Tim R."},{"family":"Ye","given":"Yimin"},{"family":"Ligas","given":"Alessandro"},{"family":"Bensbai","given":"Jilali"},{"family":"Thompson","given":"Grant G."},{"family":"DeVore","given":"John"},{"family":"Magnusson","given":"Arni"},{"family":"Bogstad","given":"Bjarte"},{"family":"Wort","given":"Edward"},{"family":"Rice","given":"Jake"},{"family":"Hilborn","given":"Ray"}],"issued":{"date-parts":[["2021",5]]}}}],"schema":"https://github.com/citation-style-language/schema/raw/master/csl-citation.json"} </w:delInstrText>
        </w:r>
        <w:r w:rsidR="00CF6956"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74,75</w:delText>
        </w:r>
        <w:r w:rsidR="00CF6956" w:rsidRPr="00CF6956">
          <w:rPr>
            <w:rFonts w:ascii="Times New Roman" w:hAnsi="Times New Roman" w:cs="Times New Roman"/>
          </w:rPr>
          <w:fldChar w:fldCharType="end"/>
        </w:r>
        <w:r w:rsidR="00CF6956" w:rsidRPr="00CF6956">
          <w:rPr>
            <w:rFonts w:ascii="Times New Roman" w:hAnsi="Times New Roman" w:cs="Times New Roman"/>
          </w:rPr>
          <w:delText>, the issue is further complicated due to the occurrence of illegal, unreported and unregulated (IUU) fishing</w:delText>
        </w:r>
        <w:r w:rsidR="00CF6956"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{"citationID":"CjX84MoV","properties":{"unsorted":false,"formattedCitation":"\\super 65,76\\nosupersub{}","plainCitation":"65,76","noteIndex":0},"citationItems":[{"id":"xpwFpum7/iefHlup8","uris":["http://zotero.org/users/10354669/items/ZCHEE5J7"],"itemData":{"id":2232,"type":"book","DOI":"10.4060/cd8357en","ISBN":"978-92-5-140453-9","language":"en","publisher":"FAO","source":"DOI.org (Crossref)","title":"The State of World Fisheries and Aquaculture 2026","URL":"https://openknowledge.fao.org/handle/20.500.14283/cd8357en","accessed":{"date-parts":[["2026",8,12]]},"issued":{"date-parts":[["2026",6,16]]}}},{"id":"xpwFpum7/qxG7evdk","uris":["http://zotero.org/users/10354669/items/RNQD9IZ7"],"itemData":{"id":2284,"type":"article-journal","abstract":"Illegal, unreported and unregulated (IUU) fishing is a significant problem that affects the marine ecosystem and those who depend on it for survival. Research and theory in criminology can shed light on the problem and suggest policy instruments to reduce IUU fishing. Informed by rational choice theory and situational crime prevention framework, this study examines the relationship between local situational factors and illegal fishing in 53 countries. Results suggest that a country’s risk of illegal fishing is positively related to the number of commercially significant species found within its territorial waters and its proximity to known ports of convenience. Countries that exercise effective fisheries management and have strong patrol surveillance capacity experience less illegal fishing activity within their territorial waters. The presence of legally fishing vessels does not deter illegal fishing activity. These findings demonstrate the utility of thinking about illegal fishing through the lens of criminology, which is equipped with practical tools to address the problem. Findings suggest a dialogue between criminologists and conservationists to work together to address similar problems affecting the environment.","collection-title":"Detecting and Understanding Non-compliance with Conservation Rules","container-title":"Biological Conservation","DOI":"10.1016/j.biocon.2014.09.005","ISSN":"0006-3207","journalAbbreviation":"Biological Conservation","page":"39-48","source":"ScienceDirect","title":"Preventing illegal, unreported and unregulated (IUU) fishing: A situational approach","title-short":"Preventing illegal, unreported and unregulated (IUU) fishing","volume":"189","author":[{"family":"Petrossian","given":"Gohar A."}],"issued":{"date-parts":[["2015",9,1]]}}}],"schema":"https://github.com/citation-style-language/schema/raw/master/csl-citation.json"} </w:delInstrText>
        </w:r>
        <w:r w:rsidR="00CF6956"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65,76</w:delText>
        </w:r>
        <w:r w:rsidR="00CF6956" w:rsidRPr="00CF6956">
          <w:rPr>
            <w:rFonts w:ascii="Times New Roman" w:hAnsi="Times New Roman" w:cs="Times New Roman"/>
          </w:rPr>
          <w:fldChar w:fldCharType="end"/>
        </w:r>
        <w:r w:rsidR="00CF6956" w:rsidRPr="00CF6956">
          <w:rPr>
            <w:rFonts w:ascii="Times New Roman" w:hAnsi="Times New Roman" w:cs="Times New Roman"/>
          </w:rPr>
          <w:delText xml:space="preserve"> , as removals in this context are difficult to account for</w:delText>
        </w:r>
        <w:r w:rsidR="00CF6956"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{"citationID":"3nqmlSfg","properties":{"unsorted":false,"formattedCitation":"\\super 77,78\\nosupersub{}","plainCitation":"77,78","noteIndex":0},"citationItems":[{"id":"xpwFpum7/uBs9sysO","uris":["http://zotero.org/users/10354669/items/L3VCF6S4"],"itemData":{"id":2288,"type":"article-journal","abstract":"Illegal, unreported and unregulated (IUU) fishing is recognized as one of the largest threats to the sustainability of the world's fisheries. This paper focuses on IUU fishing in the context of unreported catches by members or co-operating non-members of regional fisheries management organizations (RFMOs) and their implications for scientific assessments of stock status and management advice. A review of Japanese market statistics was undertaken in 2006 by an independent panel in relation to catches of southern bluefin tuna (SBT). Based on this review, the Commission for the Conservation of Southern Bluefin Tuna (CCSBT) concluded that very substantial and continuous unreported catches of SBT had been taken by longline vessels since at least the early 1990s. While uncertainty exists about the fleets contributing to these IUU catches, the assumption used within the CCSBT Scientific Committee is that a significant proportion of these were taken by Japanese longliners. Implications of these unreported catches for the stock assessments by RFMOs are discussed in light of the central role that Japanese vessel reported data have in the assessment of the world's tuna and billfish stocks. Results indicate that it is plausible that the unreported catches of SBT stem from the misreporting of catches as other tuna species and/or the location of fishing effort. The magnitude and extended period of the unreported SBT catches highlight the wide-spread risks of relying on fishery dependent logbook data in the absence of verification. An urgent need exists for minimum standards of verification of catch, effort and landing statistics for use in scientific assessments. The fisheries science community needs to be more pro-active in the development of such standards and the implementation of independent monitoring and verification. In addition, there is a need to reform the operation of the scientific bodies of RFMOs in terms of transparency, the treatment of uncertainty and the burden of proof if they are to be effective in providing objective scientific advice consistent with the intent of international agreements.","container-title":"Marine Policy","DOI":"10.1016/j.marpol.2012.02.019","ISSN":"0308-597X","issue":"5","journalAbbreviation":"Marine Policy","page":"1150-1165","source":"ScienceDirect","title":"Assessment of IUU fishing for Southern Bluefin Tuna","volume":"36","author":[{"family":"Polacheck","given":"Tom"}],"issued":{"date-parts":[["2012",9,1]]}}},{"id":"xpwFpum7/FFSXxLrW","uris":["http://zotero.org/users/10354669/items/YUR3BI2G"],"itemData":{"id":2286,"type":"article-journal","abstract":"The need to accurately quantify fishing effort has increased in recent years as fisheries have expanded around the world and many fish stocks and non-target species are threatened with collapse. Quantification methods vary greatly among fisheries, and to date there has not been a comprehensive review of these methods. Here we review existing approaches to quantify fishing effort in small-scale, recreational, industrial, and illegal, unreported and unregulated (IUU) fisheries. We present the strengths and limitations of existing methods, identifying the most robust methods and the critical knowledge gaps that must be addressed to improve our ability to quantify and map fishing effort. Although identifying the ‘best’ method ultimately depends on the intended application of the data, in general, quantification methods that are based on information on gear use and spatial distribution offer the best approaches to representing fishing effort on a broad scale. Integrating fisher’s knowledge and involving fishers in data collection and management decisions may be the most effective way to improve data quality and accessibility.","container-title":"Fish and Fisheries","DOI":"10.1111/j.1467-2979.2008.00283.x","ISSN":"1467-2979","issue":"2","language":"en","license":"© 2008 The Authors. Journal compilation © 2008 Blackwell Publishing Ltd","page":"188-200","source":"Wiley Online Library","title":"Quantifying fishing effort: a synthesis of current methods and their applications","title-short":"Quantifying fishing effort","volume":"9","author":[{"family":"McCluskey","given":"Shannon M."},{"family":"Lewison","given":"Rebecca L."}],"issued":{"date-parts":[["2008"]]}}}],"schema":"https://github.com/citation-style-language/schema/raw/master/csl-citation.json"} </w:delInstrText>
        </w:r>
        <w:r w:rsidR="00CF6956"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77,78</w:delText>
        </w:r>
        <w:r w:rsidR="00CF6956" w:rsidRPr="00CF6956">
          <w:rPr>
            <w:rFonts w:ascii="Times New Roman" w:hAnsi="Times New Roman" w:cs="Times New Roman"/>
          </w:rPr>
          <w:fldChar w:fldCharType="end"/>
        </w:r>
        <w:r w:rsidR="00CF6956" w:rsidRPr="00CF6956">
          <w:rPr>
            <w:rFonts w:ascii="Times New Roman" w:hAnsi="Times New Roman" w:cs="Times New Roman"/>
          </w:rPr>
          <w:delText>.</w:delText>
        </w:r>
      </w:del>
      <w:commentRangeEnd w:id="293"/>
      <w:r w:rsidR="00D9099C">
        <w:rPr>
          <w:rStyle w:val="CommentReference"/>
          <w:rFonts w:ascii="Times New Roman" w:hAnsi="Times New Roman" w:cs="Times New Roman"/>
          <w:sz w:val="22"/>
          <w:szCs w:val="22"/>
        </w:rPr>
        <w:commentReference w:id="293"/>
      </w:r>
    </w:p>
    <w:p w14:paraId="44E91735" w14:textId="73BECC7B" w:rsidR="005A6D18" w:rsidRPr="004A31DC" w:rsidRDefault="00000000" w:rsidP="004A31DC">
      <w:pPr>
        <w:ind w:firstLine="720"/>
        <w:rPr>
          <w:del w:id="316" w:author="Monica Thom" w:date="2026-09-07T23:09:00Z" w16du:dateUtc="2026-09-08T03:09:00Z"/>
          <w:rFonts w:ascii="Times New Roman" w:hAnsi="Times New Roman" w:cs="Times New Roman"/>
        </w:rPr>
      </w:pPr>
      <w:del w:id="317" w:author="Monica Thom" w:date="2026-09-07T23:09:00Z" w16du:dateUtc="2026-09-08T03:09:00Z">
        <w:r w:rsidRPr="00CF6956">
          <w:rPr>
            <w:rFonts w:ascii="Times New Roman" w:hAnsi="Times New Roman" w:cs="Times New Roman"/>
          </w:rPr>
          <w:delText xml:space="preserve">Life history traits determine the intrinsic resiliency of a species to fishing. </w:delText>
        </w:r>
      </w:del>
      <w:ins w:id="318" w:author="Kristina Randrup" w:date="2026-08-21T20:42:00Z" w16du:dateUtc="2026-08-22T03:42:00Z">
        <w:r w:rsidR="00B35B9E">
          <w:rPr>
            <w:rFonts w:ascii="Times New Roman" w:hAnsi="Times New Roman" w:cs="Times New Roman"/>
          </w:rPr>
          <w:t>Generally</w:t>
        </w:r>
      </w:ins>
      <w:del w:id="319" w:author="Monica Thom" w:date="2026-09-07T23:09:00Z" w16du:dateUtc="2026-09-08T03:09:00Z">
        <w:r w:rsidRPr="00CF6956">
          <w:rPr>
            <w:rFonts w:ascii="Times New Roman" w:hAnsi="Times New Roman" w:cs="Times New Roman"/>
          </w:rPr>
          <w:delText>In general, higher trophic level species</w:delText>
        </w:r>
      </w:del>
      <w:ins w:id="320" w:author="Kristina Randrup" w:date="2026-08-21T20:42:00Z" w16du:dateUtc="2026-08-22T03:42:00Z">
        <w:r w:rsidR="00B35B9E">
          <w:rPr>
            <w:rFonts w:ascii="Times New Roman" w:hAnsi="Times New Roman" w:cs="Times New Roman"/>
          </w:rPr>
          <w:t>,</w:t>
        </w:r>
      </w:ins>
      <w:del w:id="321" w:author="Monica Thom" w:date="2026-09-07T23:09:00Z" w16du:dateUtc="2026-09-08T03:09:00Z">
        <w:r w:rsidRPr="00CF6956">
          <w:rPr>
            <w:rFonts w:ascii="Times New Roman" w:hAnsi="Times New Roman" w:cs="Times New Roman"/>
          </w:rPr>
          <w:delText xml:space="preserve"> such as large predatory fish with slower growth rates, </w:delText>
        </w:r>
      </w:del>
      <w:ins w:id="322" w:author="Kristina Randrup" w:date="2026-09-07T23:10:00Z" w16du:dateUtc="2026-09-08T03:10:00Z">
        <w:r w:rsidRPr="00CF6956">
          <w:rPr>
            <w:rFonts w:ascii="Times New Roman" w:hAnsi="Times New Roman" w:cs="Times New Roman"/>
          </w:rPr>
          <w:t>late</w:t>
        </w:r>
      </w:ins>
      <w:ins w:id="323" w:author="Kristina Randrup" w:date="2026-08-21T20:42:00Z" w16du:dateUtc="2026-08-22T03:42:00Z">
        <w:r w:rsidR="00B35B9E">
          <w:rPr>
            <w:rFonts w:ascii="Times New Roman" w:hAnsi="Times New Roman" w:cs="Times New Roman"/>
          </w:rPr>
          <w:t>r</w:t>
        </w:r>
      </w:ins>
      <w:del w:id="324" w:author="Monica Thom" w:date="2026-09-07T23:09:00Z" w16du:dateUtc="2026-09-08T03:09:00Z">
        <w:r w:rsidRPr="00CF6956">
          <w:rPr>
            <w:rFonts w:ascii="Times New Roman" w:hAnsi="Times New Roman" w:cs="Times New Roman"/>
          </w:rPr>
          <w:delText xml:space="preserve">late onset of sexual maturation, </w:delText>
        </w:r>
      </w:del>
      <w:ins w:id="325" w:author="Kristina Randrup" w:date="2026-09-07T23:10:00Z" w16du:dateUtc="2026-09-08T03:10:00Z">
        <w:r w:rsidRPr="00CF6956">
          <w:rPr>
            <w:rFonts w:ascii="Times New Roman" w:hAnsi="Times New Roman" w:cs="Times New Roman"/>
          </w:rPr>
          <w:t>low</w:t>
        </w:r>
      </w:ins>
      <w:ins w:id="326" w:author="Kristina Randrup" w:date="2026-08-21T20:42:00Z" w16du:dateUtc="2026-08-22T03:42:00Z">
        <w:r w:rsidR="00B35B9E">
          <w:rPr>
            <w:rFonts w:ascii="Times New Roman" w:hAnsi="Times New Roman" w:cs="Times New Roman"/>
          </w:rPr>
          <w:t>er</w:t>
        </w:r>
      </w:ins>
      <w:del w:id="327" w:author="Monica Thom" w:date="2026-09-07T23:09:00Z" w16du:dateUtc="2026-09-08T03:09:00Z">
        <w:r w:rsidRPr="00CF6956">
          <w:rPr>
            <w:rFonts w:ascii="Times New Roman" w:hAnsi="Times New Roman" w:cs="Times New Roman"/>
          </w:rPr>
          <w:delText>low fecundity, and therefore higher energetic cost per egg</w:delText>
        </w:r>
      </w:del>
      <w:ins w:id="328" w:author="Kristina Randrup" w:date="2026-08-21T20:43:00Z" w16du:dateUtc="2026-08-22T03:43:00Z">
        <w:r w:rsidR="00B35B9E">
          <w:rPr>
            <w:rFonts w:ascii="Times New Roman" w:hAnsi="Times New Roman" w:cs="Times New Roman"/>
          </w:rPr>
          <w:t>,</w:t>
        </w:r>
      </w:ins>
      <w:del w:id="329" w:author="Monica Thom" w:date="2026-09-07T23:09:00Z" w16du:dateUtc="2026-09-08T03:09:00Z">
        <w:r w:rsidRPr="00CF6956">
          <w:rPr>
            <w:rFonts w:ascii="Times New Roman" w:hAnsi="Times New Roman" w:cs="Times New Roman"/>
          </w:rPr>
          <w:delText xml:space="preserve"> are the most vulnerable to fishing, as these traits often imply</w:delText>
        </w:r>
      </w:del>
      <w:ins w:id="330" w:author="Kristina Randrup" w:date="2026-08-21T20:43:00Z" w16du:dateUtc="2026-08-22T03:43:00Z">
        <w:r w:rsidR="00B35B9E">
          <w:rPr>
            <w:rFonts w:ascii="Times New Roman" w:hAnsi="Times New Roman" w:cs="Times New Roman"/>
          </w:rPr>
          <w:t>are coupled with</w:t>
        </w:r>
      </w:ins>
      <w:del w:id="331" w:author="Monica Thom" w:date="2026-09-07T23:09:00Z" w16du:dateUtc="2026-09-08T03:09:00Z">
        <w:r w:rsidRPr="00CF6956">
          <w:rPr>
            <w:rFonts w:ascii="Times New Roman" w:hAnsi="Times New Roman" w:cs="Times New Roman"/>
          </w:rPr>
          <w:delText xml:space="preserve"> lower population growth rates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{"citationID":"jlPuymY3","properties":{"unsorted":false,"formattedCitation":"\\super 79\\nosupersub{}","plainCitation":"79","noteIndex":0},"citationItems":[{"id":2962,"uris":["http://zotero.org/groups/6001417/items/UF9BVM4A"],"itemData":{"id":2962,"type":"article-journal","container-title":"CONSERVATION BIOLOGY SERIES-CAMBRIDGE-","journalAbbreviation":"CONSERVATION BIOLOGY SERIES-CAMBRIDGE-","page":"147-168","publisher":"Press Syndicate of the University of Cambridge","title":"Life histories of fishes and population responses to exploitation","author":[{"family":"Reynolds","given":"John D"},{"family":"Jennings","given":"Simon"},{"family":"Dulvy","given":"Nicholas K"}],"issued":{"date-parts":[["2001"]]}}}],"schema":"https://github.com/citation-style-language/schema/raw/master/csl-citation.json"}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79</w:delText>
        </w:r>
        <w:r w:rsidR="0055361D" w:rsidRPr="00CF6956">
          <w:rPr>
            <w:rFonts w:ascii="Times New Roman" w:hAnsi="Times New Roman" w:cs="Times New Roman"/>
          </w:rPr>
          <w:fldChar w:fldCharType="end"/>
        </w:r>
        <w:r w:rsidRPr="00CF6956">
          <w:rPr>
            <w:rFonts w:ascii="Times New Roman" w:hAnsi="Times New Roman" w:cs="Times New Roman"/>
          </w:rPr>
          <w:delText>. Elasmobranchs are suitable examples of taxa that are highly sensitive to fishing, with severe declines of nearly two thirds their original abundance leading to highly depleted populations observed worldwide across many different species even with moderate levels of fishing pressure</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{"citationID":"rJUVv4Wu","properties":{"unsorted":false,"formattedCitation":"\\super 80\\uc0\\u8211{}82\\nosupersub{}","plainCitation":"80–82","noteIndex":0},"citationItems":[{"id":2932,"uris":["http://zotero.org/groups/6001417/items/PFN9CV3R"],"itemData":{"id":2932,"type":"article-journal","container-title":"Nature Reviews Biodiversity","ISSN":"3005-0677","journalAbbreviation":"Nature Reviews Biodiversity","page":"1-24","publisher":"Nature Publishing Group UK London","title":"Bending back the curve of shark and ray biodiversity loss","author":[{"family":"Dulvy","given":"Nicholas K"},{"family":"Aitchison","given":"Rachel M"},{"family":"Arnold","given":"Amanda E"},{"family":"Booth","given":"Hollie"},{"family":"Charvet","given":"Patricia"},{"family":"Finucci","given":"Brittany"},{"family":"Fordham","given":"Sonja V"},{"family":"Matsushiba","given":"Jay H"},{"family":"Mull","given":"Christopher G"},{"family":"Pacoureau","given":"Nathan"}],"issued":{"date-parts":[["2026"]]}}},{"id":441,"uris":["http://zotero.org/groups/6001417/items/DBP49NY6"],"itemData":{"id":441,"type":"article-journal","container-title":"Current Biology","ISSN":"0960-9822","issue":"21","journalAbbreviation":"Current Biology","page":"4773-4787","publisher":"Elsevier","title":"Overfishing drives over one-third of all sharks and rays toward a global extinction crisis","volume":"31","author":[{"family":"Dulvy","given":"Nicholas K"},{"family":"Pacoureau","given":"Nathan"},{"family":"Rigby","given":"Cassandra L"},{"family":"Pollom","given":"Riley A"},{"family":"Jabado","given":"Rima W"},{"family":"Ebert","given":"David A"},{"family":"Finucci","given":"Brittany"},{"family":"Pollock","given":"Caroline M"},{"family":"Cheok","given":"Jessica"},{"family":"Derrick","given":"Danielle H"}],"issued":{"date-parts":[["2021"]]}}},{"id":289,"uris":["http://zotero.org/groups/6001417/items/QAMF9QI6"],"itemData":{"id":289,"type":"article-journal","container-title":"Nature","DOI":"10.1038/s41586-020-03173-9","ISSN":"0028-0836, 1476-4687","issue":"7843","journalAbbreviation":"Nature","language":"en","page":"567-571","source":"DOI.org (Crossref)","title":"Half a century of global decline in oceanic sharks and rays","volume":"589","author":[{"family":"Pacoureau","given":"Nathan"},{"family":"Rigby","given":"Cassandra L."},{"family":"Kyne","given":"Peter M."},{"family":"Sherley","given":"Richard B."},{"family":"Winker","given":"Henning"},{"family":"Carlson","given":"John K."},{"family":"Fordham","given":"Sonja V."},{"family":"Barreto","given":"Rodrigo"},{"family":"Fernando","given":"Daniel"},{"family":"Francis","given":"Malcolm P."},{"family":"Jabado","given":"Rima W."},{"family":"Herman","given":"Katelyn B."},{"family":"Liu","given":"Kwang-Ming"},{"family":"Marshall","given":"Andrea D."},{"family":"Pollom","given":"Riley A."},{"family":"Romanov","given":"Evgeny V."},{"family":"Simpfendorfer","given":"Colin A."},{"family":"Yin","given":"Jamie S."},{"family":"Kindsvater","given":"Holly K."},{"family":"Dulvy","given":"Nicholas K."}],"issued":{"date-parts":[["2021",1,28]]}}}],"schema":"https://github.com/citation-style-language/schema/raw/master/csl-citation.json"}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80–82</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Even with immediate halts on elasmobranch fishing, many populations would take several decades to recover to healthy levels due to high generation times. Despite lower vulnerability, small pelagic </w:delText>
        </w:r>
      </w:del>
      <w:ins w:id="332" w:author="Kristina Randrup" w:date="2026-09-07T23:10:00Z" w16du:dateUtc="2026-09-08T03:10:00Z">
        <w:r w:rsidRPr="00CF6956">
          <w:rPr>
            <w:rFonts w:ascii="Times New Roman" w:hAnsi="Times New Roman" w:cs="Times New Roman"/>
          </w:rPr>
          <w:t>fish</w:t>
        </w:r>
      </w:ins>
      <w:ins w:id="333" w:author="Kristina Randrup" w:date="2026-08-21T20:43:00Z" w16du:dateUtc="2026-08-22T03:43:00Z">
        <w:r w:rsidR="00B35B9E">
          <w:rPr>
            <w:rFonts w:ascii="Times New Roman" w:hAnsi="Times New Roman" w:cs="Times New Roman"/>
          </w:rPr>
          <w:t>es</w:t>
        </w:r>
      </w:ins>
      <w:del w:id="334" w:author="Monica Thom" w:date="2026-09-07T23:09:00Z" w16du:dateUtc="2026-09-08T03:09:00Z">
        <w:r w:rsidRPr="00CF6956">
          <w:rPr>
            <w:rFonts w:ascii="Times New Roman" w:hAnsi="Times New Roman" w:cs="Times New Roman"/>
          </w:rPr>
          <w:delText>fish have also been impacted by unregulated fishing pressure across the world, with historically heavily exploited areas such as the Mediterranean among the most impacted</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{"citationID":"iReS3Hzm","properties":{"unsorted":false,"formattedCitation":"\\super 1\\nosupersub{}","plainCitation":"1","noteIndex":0},"citationItems":[{"id":1772,"uris":["http://zotero.org/groups/6001417/items/2RDKHE62"],"itemData":{"id":1772,"type":"article-journal","container-title":"Fish and Fisheries","ISSN":"1467-2960","issue":"6","journalAbbreviation":"Fish and Fisheries","page":"1313-1331","publisher":"Wiley Online Library","title":"Recent trends in abundance and fishing pressure of agency‐assessed small pelagic fish stocks","volume":"23","author":[{"family":"Hilborn","given":"Ray"},{"family":"Buratti","given":"Claudio C"},{"family":"Díaz Acuña","given":"Erich"},{"family":"Hively","given":"Daniel"},{"family":"Kolding","given":"Jeppe"},{"family":"Kurota","given":"Hiroyuki"},{"family":"Baker","given":"Nicole"},{"family":"Mace","given":"Pamela M"},{"family":"Moor","given":"Carryn L","non-dropping-particle":"de"},{"family":"Muko","given":"Soyoka"}],"issued":{"date-parts":[["2022"]]}}}],"schema":"https://github.com/citation-style-language/schema/raw/master/csl-citation.json"}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w:delText>
        </w:r>
        <w:r w:rsidR="0055361D" w:rsidRPr="00CF6956">
          <w:rPr>
            <w:rFonts w:ascii="Times New Roman" w:hAnsi="Times New Roman" w:cs="Times New Roman"/>
          </w:rPr>
          <w:fldChar w:fldCharType="end"/>
        </w:r>
        <w:r w:rsidRPr="00CF6956">
          <w:rPr>
            <w:rFonts w:ascii="Times New Roman" w:hAnsi="Times New Roman" w:cs="Times New Roman"/>
          </w:rPr>
          <w:delText>. Many small-scale fisheries have a higher reliance</w:delText>
        </w:r>
      </w:del>
      <w:ins w:id="335" w:author="Kristina Randrup" w:date="2026-08-21T20:48:00Z" w16du:dateUtc="2026-08-22T03:48:00Z">
        <w:r w:rsidR="002F78E4">
          <w:rPr>
            <w:rFonts w:ascii="Times New Roman" w:hAnsi="Times New Roman" w:cs="Times New Roman"/>
          </w:rPr>
          <w:t>rely more heavily</w:t>
        </w:r>
      </w:ins>
      <w:del w:id="336" w:author="Monica Thom" w:date="2026-09-07T23:09:00Z" w16du:dateUtc="2026-09-08T03:09:00Z">
        <w:r w:rsidRPr="00CF6956">
          <w:rPr>
            <w:rFonts w:ascii="Times New Roman" w:hAnsi="Times New Roman" w:cs="Times New Roman"/>
          </w:rPr>
          <w:delText xml:space="preserve"> on exploited or threatened species as well</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{"citationID":"e2VKDCCm","properties":{"unsorted":false,"formattedCitation":"\\super 83\\nosupersub{}","plainCitation":"83","noteIndex":0},"citationItems":[{"id":2938,"uris":["http://zotero.org/groups/6001417/items/ZHHK8759"],"itemData":{"id":2938,"type":"article-journal","container-title":"Fisheries Research","ISSN":"0165-7836","issue":"1","journalAbbreviation":"Fisheries Research","page":"8-17","publisher":"Elsevier","title":"Where small can have a large impact: structure and characterization of small-scale fisheries in Peru","volume":"106","author":[{"family":"Alfaro-Shigueto","given":"Joanna"},{"family":"Mangel","given":"Jeffrey C"},{"family":"Pajuelo","given":"Mariela"},{"family":"Dutton","given":"Peter H"},{"family":"Seminoff","given":"Jeffrey A"},{"family":"Godley","given":"Brendan J"}],"issued":{"date-parts":[["2010"]]}}}],"schema":"https://github.com/citation-style-language/schema/raw/master/csl-citation.json"}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83</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w:delText>
        </w:r>
        <w:commentRangeStart w:id="337"/>
        <w:r w:rsidRPr="00CF6956">
          <w:rPr>
            <w:rFonts w:ascii="Times New Roman" w:hAnsi="Times New Roman" w:cs="Times New Roman"/>
          </w:rPr>
          <w:delText>At the global scale, recent</w:delText>
        </w:r>
      </w:del>
      <w:ins w:id="338" w:author="Kristina Randrup" w:date="2026-08-21T20:49:00Z" w16du:dateUtc="2026-08-22T03:49:00Z">
        <w:r w:rsidR="002F78E4">
          <w:rPr>
            <w:rFonts w:ascii="Times New Roman" w:hAnsi="Times New Roman" w:cs="Times New Roman"/>
          </w:rPr>
          <w:t>Recent</w:t>
        </w:r>
      </w:ins>
      <w:del w:id="339" w:author="Monica Thom" w:date="2026-09-07T23:09:00Z" w16du:dateUtc="2026-09-08T03:09:00Z">
        <w:r w:rsidRPr="00CF6956">
          <w:rPr>
            <w:rFonts w:ascii="Times New Roman" w:hAnsi="Times New Roman" w:cs="Times New Roman"/>
          </w:rPr>
          <w:delText xml:space="preserve"> decreases in fishing pressure has resulted in noticeable recoveries for both tuna</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{"citationID":"HUvEUmDX","properties":{"unsorted":false,"formattedCitation":"\\super 84,85\\nosupersub{}","plainCitation":"84,85","noteIndex":0},"citationItems":[{"id":2905,"uris":["http://zotero.org/groups/6001417/items/VQKQVUNC"],"itemData":{"id":2905,"type":"article-journal","container-title":"Fish and Fisheries","ISSN":"1467-2960","issue":"1","journalAbbreviation":"Fish and Fisheries","page":"1-21","publisher":"Wiley Online Library","title":"Effects of biological, economic and management factors on tuna and billfish stock status","volume":"18","author":[{"family":"Pons","given":"Maite"},{"family":"Branch","given":"Trevor A"},{"family":"Melnychuk","given":"Michael C"},{"family":"Jensen","given":"Olaf P"},{"family":"Brodziak","given":"Jon"},{"family":"Fromentin","given":"Jean M"},{"family":"Harley","given":"Shelton J"},{"family":"Haynie","given":"Alan C"},{"family":"Kell","given":"Laurie T"},{"family":"Maunder","given":"Mark N"}],"issued":{"date-parts":[["2017"]]}}},{"id":2906,"uris":["http://zotero.org/groups/6001417/items/PFI4GKW7"],"itemData":{"id":2906,"type":"article-journal","container-title":"Proceedings of the National Academy of Sciences","ISSN":"0027-8424","issue":"51","journalAbbreviation":"Proceedings of the National Academy of Sciences","page":"20650-20655","publisher":"National Academy of Sciences","title":"Global population trajectories of tunas and their relatives","volume":"108","author":[{"family":"Juan-Jordá","given":"Maria José"},{"family":"Mosqueira","given":"Iago"},{"family":"Cooper","given":"Andrew B"},{"family":"Freire","given":"Juan"},{"family":"Dulvy","given":"Nicholas K"}],"issued":{"date-parts":[["2011"]]}}}],"schema":"https://github.com/citation-style-language/schema/raw/master/csl-citation.json"}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84,85</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and groundfish</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{"citationID":"UlnjyZkF","properties":{"unsorted":false,"formattedCitation":"\\super 86\\nosupersub{}","plainCitation":"86","noteIndex":0},"citationItems":[{"id":1775,"uris":["http://zotero.org/groups/6001417/items/2SGHUD82"],"itemData":{"id":1775,"type":"article-journal","container-title":"Fish and Fisheries","ISSN":"1467-2960","issue":"5","journalAbbreviation":"Fish and Fisheries","page":"911-928","publisher":"Wiley Online Library","title":"Global status of groundfish stocks","volume":"22","author":[{"family":"Hilborn","given":"Ray"},{"family":"Hively","given":"Daniel J"},{"family":"Loke","given":"Nicole Baker"},{"family":"Moor","given":"Carryn L","non-dropping-particle":"de"},{"family":"Kurota","given":"Hiroyuki"},{"family":"Kathena","given":"Johannes N"},{"family":"Mace","given":"Pamela M"},{"family":"Minto","given":"Cóilín"},{"family":"Parma","given":"Ana M"},{"family":"Quiroz","given":"Juan‐Carlos"}],"issued":{"date-parts":[["2021"]]}}}],"schema":"https://github.com/citation-style-language/schema/raw/master/csl-citation.json"}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86</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at global scales.</w:delText>
        </w:r>
      </w:del>
      <w:commentRangeEnd w:id="337"/>
      <w:r w:rsidR="002F78E4" w:rsidRPr="00CF6956">
        <w:rPr>
          <w:rStyle w:val="CommentReference"/>
          <w:rFonts w:ascii="Times New Roman" w:hAnsi="Times New Roman" w:cs="Times New Roman"/>
          <w:sz w:val="22"/>
          <w:szCs w:val="22"/>
        </w:rPr>
        <w:commentReference w:id="337"/>
      </w:r>
      <w:del w:id="340" w:author="Monica Thom" w:date="2026-09-07T23:09:00Z" w16du:dateUtc="2026-09-08T03:09:00Z">
        <w:r w:rsidRPr="00CF6956">
          <w:rPr>
            <w:rFonts w:ascii="Times New Roman" w:hAnsi="Times New Roman" w:cs="Times New Roman"/>
          </w:rPr>
          <w:delText xml:space="preserve"> Historical fishing pressure for North Atlantic fishes has been twice as high as proposed F</w:delText>
        </w:r>
        <w:r w:rsidRPr="00CF6956">
          <w:rPr>
            <w:rFonts w:ascii="Times New Roman" w:hAnsi="Times New Roman" w:cs="Times New Roman"/>
            <w:vertAlign w:val="subscript"/>
          </w:rPr>
          <w:delText>MSY</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{"citationID":"CJVFPlHI","properties":{"unsorted":false,"formattedCitation":"\\super 87\\nosupersub{}","plainCitation":"87","noteIndex":0},"citationItems":[{"id":2907,"uris":["http://zotero.org/groups/6001417/items/8GJ5BT9D"],"itemData":{"id":2907,"type":"article-journal","container-title":"ICES Journal of Marine Science","ISSN":"1095-9289","issue":"1","journalAbbreviation":"ICES Journal of Marine Science","page":"55-69","publisher":"Oxford University Press","title":"Estimating F msy from an ensemble of data sources to account for density dependence in Northeast Atlantic fish stocks","volume":"78","author":[{"family":"Sparholt","given":"Henrik"},{"family":"Bogstad","given":"Bjarte"},{"family":"Christensen","given":"Villy"},{"family":"Collie","given":"Jeremy"},{"family":"Van Gemert","given":"Rob"},{"family":"Hilborn","given":"Ray"},{"family":"Horbowy","given":"Jan"},{"family":"Howell","given":"Daniel"},{"family":"Melnychuk","given":"Michael C"},{"family":"Pedersen","given":"Søren Anker"}],"issued":{"date-parts":[["2021"]]}}}],"schema":"https://github.com/citation-style-language/schema/raw/master/csl-citation.json"}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87</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w:delText>
        </w:r>
      </w:del>
    </w:p>
    <w:p w14:paraId="3D2C2D36" w14:textId="22303623" w:rsidR="005A6D18" w:rsidRPr="00CF6956" w:rsidRDefault="00000000">
      <w:pPr>
        <w:ind w:firstLine="720"/>
        <w:jc w:val="both"/>
        <w:rPr>
          <w:del w:id="341" w:author="Monica Thom" w:date="2026-09-07T23:09:00Z" w16du:dateUtc="2026-09-08T03:09:00Z"/>
          <w:rFonts w:ascii="Times New Roman" w:hAnsi="Times New Roman" w:cs="Times New Roman"/>
        </w:rPr>
      </w:pPr>
      <w:del w:id="342" w:author="Monica Thom" w:date="2026-09-07T23:09:00Z" w16du:dateUtc="2026-09-08T03:09:00Z">
        <w:r w:rsidRPr="00CF6956">
          <w:rPr>
            <w:rFonts w:ascii="Times New Roman" w:hAnsi="Times New Roman" w:cs="Times New Roman"/>
          </w:rPr>
          <w:lastRenderedPageBreak/>
          <w:delText>Fishing is an inherently non-random process; fishers disproportionately target the largest, more commercially desirable individuals within a stock. Selective harvest pressures like these have historically caused Fisheries-Induced Evolution (FIE): by unevenly removing larger</w:delText>
        </w:r>
      </w:del>
      <w:ins w:id="343" w:author="Kristina Randrup" w:date="2026-08-21T20:51:00Z" w16du:dateUtc="2026-08-22T03:51:00Z">
        <w:r w:rsidR="00354F23">
          <w:rPr>
            <w:rFonts w:ascii="Times New Roman" w:hAnsi="Times New Roman" w:cs="Times New Roman"/>
          </w:rPr>
          <w:t xml:space="preserve"> and</w:t>
        </w:r>
      </w:ins>
      <w:del w:id="344" w:author="Monica Thom" w:date="2026-09-07T23:09:00Z" w16du:dateUtc="2026-09-08T03:09:00Z">
        <w:r w:rsidRPr="00CF6956">
          <w:rPr>
            <w:rFonts w:ascii="Times New Roman" w:hAnsi="Times New Roman" w:cs="Times New Roman"/>
          </w:rPr>
          <w:delText>, highly fecund individuals consistently, fishing effectively selects against individuals with faster growth rates, later maturation, and larger sizes, shifting the population towards smaller, slower-growing individuals with smaller reproductive output</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{"citationID":"IrlAMN2J","properties":{"formattedCitation":"\\super 88\\nosupersub{}","plainCitation":"88","noteIndex":0},"citationItems":[{"id":1695,"uris":["http://zotero.org/groups/6001417/items/7UUD9VRF"],"itemData":{"id":1695,"type":"article-journal","container-title":"science","ISSN":"1095-9203","issue":"5578","journalAbbreviation":"science","page":"94-96","publisher":"American Association for the Advancement of Science","title":"Sustaining fisheries yields over evolutionary time scales","volume":"297","author":[{"family":"Conover","given":"David O"},{"family":"Munch","given":"Stephan B"}],"issued":{"date-parts":[["2002"]]}}}],"schema":"https://github.com/citation-style-language/schema/raw/master/csl-citation.json"}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88</w:delText>
        </w:r>
        <w:r w:rsidR="0055361D" w:rsidRPr="00CF6956">
          <w:rPr>
            <w:rFonts w:ascii="Times New Roman" w:hAnsi="Times New Roman" w:cs="Times New Roman"/>
          </w:rPr>
          <w:fldChar w:fldCharType="end"/>
        </w:r>
        <w:r w:rsidRPr="00CF6956">
          <w:rPr>
            <w:rFonts w:ascii="Times New Roman" w:hAnsi="Times New Roman" w:cs="Times New Roman"/>
          </w:rPr>
          <w:delText>. FIE has been linked to causing unstable trophic structures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{"citationID":"ZQF1ZNvC","properties":{"formattedCitation":"\\super 89\\uc0\\u8211{}93\\nosupersub{}","plainCitation":"89–93","noteIndex":0},"citationItems":[{"id":1767,"uris":["http://zotero.org/groups/6001417/items/EG3DEKHV"],"itemData":{"id":1767,"type":"article-journal","container-title":"Science","ISSN":"0036-8075","issue":"6072","journalAbbreviation":"Science","page":"1045-1047","publisher":"American Association for the Advancement of Science","title":"Reconsidering the consequences of selective fisheries","volume":"335","author":[{"family":"Garcia","given":"Serge M"},{"family":"Kolding","given":"J"},{"family":"Rice","given":"J"},{"family":"Rochet","given":"M-J"},{"family":"Zhou","given":"S"},{"family":"Arimoto","given":"T"},{"family":"Beyer","given":"JE"},{"family":"Borges","given":"L"},{"family":"Bundy","given":"A"},{"family":"Dunn","given":"Dl"}],"issued":{"date-parts":[["2012"]]}}},{"id":1763,"uris":["http://zotero.org/groups/6001417/items/69CY2DR8"],"itemData":{"id":1763,"type":"article-journal","container-title":"Fish and Fisheries","ISSN":"1467-2960","issue":"2","journalAbbreviation":"Fish and Fisheries","page":"281-302","publisher":"Wiley Online Library","title":"Balanced exploitation and coexistence of interacting, size‐structured, fish species","volume":"17","author":[{"family":"Law","given":"Richard"},{"family":"Plank","given":"Michael J"},{"family":"Kolding","given":"Jeppe"}],"issued":{"date-parts":[["2016"]]}}},{"id":1764,"uris":["http://zotero.org/groups/6001417/items/LIXP4VZL","http://zotero.org/groups/6001417/items/HT9DZD93"],"itemData":{"id":1764,"type":"article-journal","container-title":"Fish and Fisheries","ISSN":"1467-2960","issue":"1","journalAbbreviation":"Fish and Fisheries","page":"160-174","publisher":"Wiley Online Library","title":"Squaring the circle: reconciling fishing and conservation of aquatic ecosystems","volume":"16","author":[{"family":"Law","given":"Richard"},{"family":"Kolding","given":"Jeppe"},{"family":"Plank","given":"Michael J"}],"issued":{"date-parts":[["2015"]]}}},{"id":1766,"uris":["http://zotero.org/groups/6001417/items/94UWL2D3","http://zotero.org/groups/6001417/items/QKQY3AQU"],"itemData":{"id":1766,"type":"article-journal","container-title":"Proceedings of the Royal Society B: Biological Sciences","ISSN":"0962-8452","issue":"1775","journalAbbreviation":"Proceedings of the Royal Society B: Biological Sciences","publisher":"The Royal Society","title":"The consequences of balanced harvesting of fish communities","volume":"281","author":[{"family":"Jacobsen","given":"Nis S"},{"family":"Gislason","given":"Henrik"},{"family":"Andersen","given":"Ken H"}],"issued":{"date-parts":[["2014"]]}}},{"id":1765,"uris":["http://zotero.org/groups/6001417/items/SN35RAVK"],"itemData":{"id":1765,"type":"article-journal","container-title":"Aquatic Sciences","ISSN":"1015-1621","issue":"2","journalAbbreviation":"Aquatic Sciences","page":"165-178","publisher":"Springer","title":"Fishing effects on age and spatial structures undermine population stability of fishes","volume":"72","author":[{"family":"Hsieh","given":"Chih-hao"},{"family":"Yamauchi","given":"Atsushi"},{"family":"Nakazawa","given":"Takefumi"},{"family":"Wang","given":"Wei-Fen"}],"issued":{"date-parts":[["2010"]]}}}],"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89–93</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and truncating the upper third of the marine size spectrum</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{"citationID":"T42yk225","properties":{"formattedCitation":"\\super 94,95\\nosupersub{}","plainCitation":"94,95","noteIndex":0},"citationItems":[{"id":1760,"uris":["http://zotero.org/groups/6001417/items/JZQXBTG7"],"itemData":{"id":1760,"type":"article-journal","container-title":"Limnology and oceanography","ISSN":"0024-3590","issue":"3","journalAbbreviation":"Limnology and oceanography","page":"327-340","publisher":"Wiley Online Library","title":"The size distribution of particles in the ocean","volume":"17","author":[{"family":"Sheldon","given":"RW"},{"family":"Prakash","given":"A_"},{"family":"Sutcliffe Jr","given":"WHr"}],"issued":{"date-parts":[["1972"]]}}},{"id":1761,"uris":["http://zotero.org/groups/6001417/items/IL8B3I2W"],"itemData":{"id":1761,"type":"article-journal","abstract":"Human activity has altered one of life’s largest-scale patterns: a global power law size distribution from bacteria to whales. It has long been hypothesized that aquatic biomass is evenly distributed among logarithmic body mass size classes. Although this community structure has been observed regionally, mostly among plankton groups, its generality has never been formally tested across all marine life over the global ocean, nor have the impacts of humans on it been globally assessed. Here, we bring together data at the global scale to test the hypothesis from bacteria to whales. We find that biomass within most order of magnitude size classes is indeed remarkably constant, near 1 gigatonne (Gt) wet weight (1015 g), but bacteria and large marine mammals are markedly above and below this value, respectively. Furthermore, human impacts appear to have significantly truncated the upper one-third of the spectrum. This dramatic alteration to what is possibly life’s largest-scale regularity underscores the global extent of human activities.","container-title":"Science Advances","DOI":"10.1126/sciadv.abh3732","issue":"46","note":"_eprint: https://www.science.org/doi/pdf/10.1126/sciadv.abh3732","page":"eabh3732","title":"The global ocean size spectrum from bacteria to whales","volume":"7","author":[{"family":"Hatton","given":"Ian A."},{"family":"Heneghan","given":"Ryan F."},{"family":"Bar-On","given":"Yinon M."},{"family":"Galbraith","given":"Eric D."}],"issued":{"date-parts":[["2021"]]}}}],"schema":"https://github.com/citation-style-language/schema/raw/master/csl-citation.json"}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94,95</w:delText>
        </w:r>
        <w:r w:rsidR="0055361D" w:rsidRPr="00CF6956">
          <w:rPr>
            <w:rFonts w:ascii="Times New Roman" w:hAnsi="Times New Roman" w:cs="Times New Roman"/>
          </w:rPr>
          <w:fldChar w:fldCharType="end"/>
        </w:r>
        <w:r w:rsidRPr="00CF6956">
          <w:rPr>
            <w:rFonts w:ascii="Times New Roman" w:hAnsi="Times New Roman" w:cs="Times New Roman"/>
          </w:rPr>
          <w:delText>. As</w:delText>
        </w:r>
      </w:del>
      <w:del w:id="345" w:author="Kristina Randrup" w:date="2026-08-21T21:04:00Z" w16du:dateUtc="2026-08-22T04:04:00Z">
        <w:r w:rsidRPr="00CF6956" w:rsidDel="0075693C">
          <w:rPr>
            <w:rFonts w:ascii="Times New Roman" w:hAnsi="Times New Roman" w:cs="Times New Roman"/>
          </w:rPr>
          <w:delText xml:space="preserve"> </w:delText>
        </w:r>
      </w:del>
      <w:ins w:id="346" w:author="Kristina Randrup" w:date="2026-08-21T21:04:00Z" w16du:dateUtc="2026-08-22T04:04:00Z">
        <w:r w:rsidR="0075693C">
          <w:rPr>
            <w:rFonts w:ascii="Times New Roman" w:hAnsi="Times New Roman" w:cs="Times New Roman"/>
          </w:rPr>
          <w:t>Because</w:t>
        </w:r>
        <w:del w:id="347" w:author="Monica Thom" w:date="2026-09-07T23:09:00Z" w16du:dateUtc="2026-09-08T03:09:00Z">
          <w:r w:rsidRPr="00CF6956">
            <w:rPr>
              <w:rFonts w:ascii="Times New Roman" w:hAnsi="Times New Roman" w:cs="Times New Roman"/>
            </w:rPr>
            <w:delText xml:space="preserve"> </w:delText>
          </w:r>
        </w:del>
      </w:ins>
      <w:del w:id="348" w:author="Monica Thom" w:date="2026-09-07T23:09:00Z" w16du:dateUtc="2026-09-08T03:09:00Z">
        <w:r w:rsidRPr="00CF6956">
          <w:rPr>
            <w:rFonts w:ascii="Times New Roman" w:hAnsi="Times New Roman" w:cs="Times New Roman"/>
          </w:rPr>
          <w:delText>highly-fecund individuals massively contribute to the population’s reproductive rates, depleting the upper end of the marine size spectrum</w:delText>
        </w:r>
      </w:del>
      <w:ins w:id="349" w:author="Kristina Randrup" w:date="2026-08-21T21:04:00Z" w16du:dateUtc="2026-08-22T04:04:00Z">
        <w:r w:rsidR="0075693C">
          <w:rPr>
            <w:rFonts w:ascii="Times New Roman" w:hAnsi="Times New Roman" w:cs="Times New Roman"/>
          </w:rPr>
          <w:t>of this group</w:t>
        </w:r>
      </w:ins>
      <w:del w:id="350" w:author="Monica Thom" w:date="2026-09-07T23:09:00Z" w16du:dateUtc="2026-09-08T03:09:00Z">
        <w:r w:rsidRPr="00CF6956">
          <w:rPr>
            <w:rFonts w:ascii="Times New Roman" w:hAnsi="Times New Roman" w:cs="Times New Roman"/>
          </w:rPr>
          <w:delText xml:space="preserve"> can cause deleterious effects such as decreased genetic diversity and recruitment failures, as the few spawning individuals remaining</w:delText>
        </w:r>
      </w:del>
      <w:ins w:id="351" w:author="Kristina Randrup" w:date="2026-09-07T23:10:00Z" w16du:dateUtc="2026-09-08T03:10:00Z">
        <w:r w:rsidRPr="00CF6956">
          <w:rPr>
            <w:rFonts w:ascii="Times New Roman" w:hAnsi="Times New Roman" w:cs="Times New Roman"/>
          </w:rPr>
          <w:t xml:space="preserve"> </w:t>
        </w:r>
      </w:ins>
      <w:ins w:id="352" w:author="Kristina Randrup" w:date="2026-08-21T21:05:00Z" w16du:dateUtc="2026-08-22T04:05:00Z">
        <w:r w:rsidR="0075693C">
          <w:rPr>
            <w:rFonts w:ascii="Times New Roman" w:hAnsi="Times New Roman" w:cs="Times New Roman"/>
          </w:rPr>
          <w:t>spawning individuals</w:t>
        </w:r>
        <w:del w:id="353" w:author="Monica Thom" w:date="2026-09-07T23:09:00Z" w16du:dateUtc="2026-09-08T03:09:00Z">
          <w:r w:rsidRPr="00CF6956">
            <w:rPr>
              <w:rFonts w:ascii="Times New Roman" w:hAnsi="Times New Roman" w:cs="Times New Roman"/>
            </w:rPr>
            <w:delText xml:space="preserve"> </w:delText>
          </w:r>
        </w:del>
      </w:ins>
      <w:del w:id="354" w:author="Monica Thom" w:date="2026-09-07T23:09:00Z" w16du:dateUtc="2026-09-08T03:09:00Z">
        <w:r w:rsidRPr="00CF6956">
          <w:rPr>
            <w:rFonts w:ascii="Times New Roman" w:hAnsi="Times New Roman" w:cs="Times New Roman"/>
          </w:rPr>
          <w:delText xml:space="preserve">struggle to compensate for the high mortality common during early life stages </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{"citationID":"keeH3jy7","properties":{"formattedCitation":"\\super 51,52\\nosupersub{}","plainCitation":"51,52","noteIndex":0},"citationItems":[{"id":"xpwFpum7/6xwoNg8g","uris":["http://zotero.org/users/17231728/items/M7CQ8BY2"],"itemData":{"id":1493,"type":"article-journal","container-title":"Ecology","DOI":"10.1890/03-0706","ISSN":"1939-9170","issue":"5","language":"en","license":"© 2004 by the Ecological Society of America","note":"_eprint: https://esajournals.onlinelibrary.wiley.com/doi/pdf/10.1890/03-0706","page":"1258-1264","source":"Wiley Online Library","title":"Maternal Age as a Determinant of Larval Growth and Survival in a Marine Fish, Sebastes Melanops","volume":"85","author":[{"family":"Berkeley","given":"Steven A."},{"family":"Chapman","given":"Colin"},{"family":"Sogard","given":"Susan M."}],"issued":{"date-parts":[["2004"]]}}},{"id":"xpwFpum7/gko8mvoQ","uris":["http://zotero.org/users/17231728/items/P98RSQLZ"],"itemData":{"id":1491,"type":"article-journal","container-title":"ICES Journal of Marine Science","DOI":"10.1093/icesjms/fst200","ISSN":"1054-3139","issue":"8","journalAbbreviation":"ICES J Mar Sci","language":"en","note":"publisher: Oxford Academic","page":"2171-2185","source":"academic.oup.com","title":"BOFFFFs: on the importance of conserving old-growth age structure in fishery populations","title-short":"BOFFFFs","volume":"71","author":[{"family":"Hixon","given":"Mark A."},{"family":"Johnson","given":"Darren W."},{"family":"Sogard","given":"Susan M."}],"issued":{"date-parts":[["2014",10,1]]}}}],"schema":"https://github.com/citation-style-language/schema/raw/master/csl-citation.json"}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51,52</w:delText>
        </w:r>
        <w:r w:rsidR="0055361D" w:rsidRPr="00CF6956">
          <w:rPr>
            <w:rFonts w:ascii="Times New Roman" w:hAnsi="Times New Roman" w:cs="Times New Roman"/>
          </w:rPr>
          <w:fldChar w:fldCharType="end"/>
        </w:r>
        <w:r w:rsidRPr="00CF6956">
          <w:rPr>
            <w:rFonts w:ascii="Times New Roman" w:hAnsi="Times New Roman" w:cs="Times New Roman"/>
          </w:rPr>
          <w:delText>. The size of the catch</w:delText>
        </w:r>
      </w:del>
      <w:del w:id="355" w:author="Kristina Randrup" w:date="2026-08-21T21:05:00Z" w16du:dateUtc="2026-08-22T04:05:00Z">
        <w:r w:rsidRPr="00CF6956" w:rsidDel="0075693C">
          <w:rPr>
            <w:rFonts w:ascii="Times New Roman" w:hAnsi="Times New Roman" w:cs="Times New Roman"/>
          </w:rPr>
          <w:delText xml:space="preserve"> </w:delText>
        </w:r>
      </w:del>
      <w:ins w:id="356" w:author="Kristina Randrup" w:date="2026-08-21T21:05:00Z" w16du:dateUtc="2026-08-22T04:05:00Z">
        <w:r w:rsidR="0075693C">
          <w:rPr>
            <w:rFonts w:ascii="Times New Roman" w:hAnsi="Times New Roman" w:cs="Times New Roman"/>
          </w:rPr>
          <w:t>caught individuals</w:t>
        </w:r>
        <w:del w:id="357" w:author="Monica Thom" w:date="2026-09-07T23:09:00Z" w16du:dateUtc="2026-09-08T03:09:00Z">
          <w:r w:rsidRPr="00CF6956">
            <w:rPr>
              <w:rFonts w:ascii="Times New Roman" w:hAnsi="Times New Roman" w:cs="Times New Roman"/>
            </w:rPr>
            <w:delText xml:space="preserve"> </w:delText>
          </w:r>
        </w:del>
      </w:ins>
      <w:del w:id="358" w:author="Monica Thom" w:date="2026-09-07T23:09:00Z" w16du:dateUtc="2026-09-08T03:09:00Z">
        <w:r w:rsidRPr="00CF6956">
          <w:rPr>
            <w:rFonts w:ascii="Times New Roman" w:hAnsi="Times New Roman" w:cs="Times New Roman"/>
          </w:rPr>
          <w:delText>is also highly correlated with fisheries profit, particularly in the Northern Hemisphere</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{"citationID":"eONOZoBQ","properties":{"unsorted":false,"formattedCitation":"\\super 96\\nosupersub{}","plainCitation":"96","noteIndex":0},"citationItems":[{"id":2931,"uris":["http://zotero.org/groups/6001417/items/MUST4BJ5"],"itemData":{"id":2931,"type":"article-journal","container-title":"Canadian Journal of Fisheries and Aquatic Sciences","ISSN":"0706-652X","issue":"4","journalAbbreviation":"Canadian Journal of Fisheries and Aquatic Sciences","page":"644-655","publisher":"NRC Research Press","title":"Maximizing fisheries yields while maintaining community structure","volume":"73","author":[{"family":"Kolding","given":"Jeppe"},{"family":"Jacobsen","given":"Nis S"},{"family":"Andersen","given":"Ken H"},{"family":"Zwieten","given":"Paul AM","non-dropping-particle":"van"}],"issued":{"date-parts":[["2016"]]}}}],"schema":"https://github.com/citation-style-language/schema/raw/master/csl-citation.json"}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96</w:delText>
        </w:r>
        <w:r w:rsidR="0055361D" w:rsidRPr="00CF6956">
          <w:rPr>
            <w:rFonts w:ascii="Times New Roman" w:hAnsi="Times New Roman" w:cs="Times New Roman"/>
          </w:rPr>
          <w:fldChar w:fldCharType="end"/>
        </w:r>
        <w:r w:rsidRPr="00CF6956">
          <w:rPr>
            <w:rFonts w:ascii="Times New Roman" w:hAnsi="Times New Roman" w:cs="Times New Roman"/>
          </w:rPr>
          <w:delText>. Balanced harvesting, where fishing pressure is spread more evenly across age and size classes, has been shown to help limit trophic instability in highly fished ecosystems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{"citationID":"XBPNSOPg","properties":{"unsorted":false,"formattedCitation":"\\super 91\\nosupersub{}","plainCitation":"91","noteIndex":0},"citationItems":[{"id":1764,"uris":["http://zotero.org/groups/6001417/items/LIXP4VZL","http://zotero.org/groups/6001417/items/HT9DZD93"],"itemData":{"id":1764,"type":"article-journal","container-title":"Fish and Fisheries","ISSN":"1467-2960","issue":"1","journalAbbreviation":"Fish and Fisheries","page":"160-174","publisher":"Wiley Online Library","title":"Squaring the circle: reconciling fishing and conservation of aquatic ecosystems","volume":"16","author":[{"family":"Law","given":"Richard"},{"family":"Kolding","given":"Jeppe"},{"family":"Plank","given":"Michael J"}],"issued":{"date-parts":[["2015"]]}}}],"schema":"https://github.com/citation-style-language/schema/raw/master/csl-citation.json"}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91</w:delText>
        </w:r>
        <w:r w:rsidR="0055361D" w:rsidRPr="00CF6956">
          <w:rPr>
            <w:rFonts w:ascii="Times New Roman" w:hAnsi="Times New Roman" w:cs="Times New Roman"/>
          </w:rPr>
          <w:fldChar w:fldCharType="end"/>
        </w:r>
      </w:del>
      <w:del w:id="359" w:author="Will Patrone" w:date="2026-09-07T23:10:00Z" w16du:dateUtc="2026-09-08T03:10:00Z">
        <w:r w:rsidRPr="00CF6956">
          <w:rPr>
            <w:rFonts w:ascii="Times New Roman" w:hAnsi="Times New Roman" w:cs="Times New Roman"/>
          </w:rPr>
          <w:delText>,</w:delText>
        </w:r>
      </w:del>
      <w:ins w:id="360" w:author="Kristina Randrup" w:date="2026-08-21T21:06:00Z" w16du:dateUtc="2026-08-22T04:06:00Z">
        <w:r w:rsidR="0075693C">
          <w:rPr>
            <w:rFonts w:ascii="Times New Roman" w:hAnsi="Times New Roman" w:cs="Times New Roman"/>
          </w:rPr>
          <w:t>.</w:t>
        </w:r>
      </w:ins>
      <w:del w:id="361" w:author="Monica Thom" w:date="2026-09-07T23:09:00Z" w16du:dateUtc="2026-09-08T03:09:00Z">
        <w:r w:rsidRPr="00CF6956">
          <w:rPr>
            <w:rFonts w:ascii="Times New Roman" w:hAnsi="Times New Roman" w:cs="Times New Roman"/>
          </w:rPr>
          <w:delText>, but issues with balanced harvesting, including the</w:delText>
        </w:r>
      </w:del>
      <w:ins w:id="362" w:author="Kristina Randrup" w:date="2026-08-21T21:06:00Z" w16du:dateUtc="2026-08-22T04:06:00Z">
        <w:r w:rsidR="0075693C">
          <w:rPr>
            <w:rFonts w:ascii="Times New Roman" w:hAnsi="Times New Roman" w:cs="Times New Roman"/>
          </w:rPr>
          <w:t>The</w:t>
        </w:r>
      </w:ins>
      <w:del w:id="363" w:author="Monica Thom" w:date="2026-09-07T23:09:00Z" w16du:dateUtc="2026-09-08T03:09:00Z">
        <w:r w:rsidRPr="00CF6956">
          <w:rPr>
            <w:rFonts w:ascii="Times New Roman" w:hAnsi="Times New Roman" w:cs="Times New Roman"/>
          </w:rPr>
          <w:delText xml:space="preserve"> price of gear modifications to</w:delText>
        </w:r>
      </w:del>
      <w:del w:id="364" w:author="Kristina Randrup" w:date="2026-08-21T21:06:00Z" w16du:dateUtc="2026-08-22T04:06:00Z">
        <w:r w:rsidRPr="00CF6956" w:rsidDel="0075693C">
          <w:rPr>
            <w:rFonts w:ascii="Times New Roman" w:hAnsi="Times New Roman" w:cs="Times New Roman"/>
          </w:rPr>
          <w:delText xml:space="preserve"> </w:delText>
        </w:r>
      </w:del>
      <w:ins w:id="365" w:author="Kristina Randrup" w:date="2026-08-21T21:06:00Z" w16du:dateUtc="2026-08-22T04:06:00Z">
        <w:r w:rsidR="0075693C">
          <w:rPr>
            <w:rFonts w:ascii="Times New Roman" w:hAnsi="Times New Roman" w:cs="Times New Roman"/>
          </w:rPr>
          <w:t>and</w:t>
        </w:r>
        <w:del w:id="366" w:author="Monica Thom" w:date="2026-09-07T23:09:00Z" w16du:dateUtc="2026-09-08T03:09:00Z">
          <w:r w:rsidRPr="00CF6956">
            <w:rPr>
              <w:rFonts w:ascii="Times New Roman" w:hAnsi="Times New Roman" w:cs="Times New Roman"/>
            </w:rPr>
            <w:delText xml:space="preserve"> </w:delText>
          </w:r>
        </w:del>
      </w:ins>
      <w:del w:id="367" w:author="Monica Thom" w:date="2026-09-07T23:09:00Z" w16du:dateUtc="2026-09-08T03:09:00Z">
        <w:r w:rsidRPr="00CF6956">
          <w:rPr>
            <w:rFonts w:ascii="Times New Roman" w:hAnsi="Times New Roman" w:cs="Times New Roman"/>
          </w:rPr>
          <w:delText>lower prices at market</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{"citationID":"QrHZiBK1","properties":{"unsorted":false,"formattedCitation":"\\super 92\\nosupersub{}","plainCitation":"92","noteIndex":0},"citationItems":[{"id":1766,"uris":["http://zotero.org/groups/6001417/items/94UWL2D3","http://zotero.org/groups/6001417/items/QKQY3AQU"],"itemData":{"id":1766,"type":"article-journal","container-title":"Proceedings of the Royal Society B: Biological Sciences","ISSN":"0962-8452","issue":"1775","journalAbbreviation":"Proceedings of the Royal Society B: Biological Sciences","publisher":"The Royal Society","title":"The consequences of balanced harvesting of fish communities","volume":"281","author":[{"family":"Jacobsen","given":"Nis S"},{"family":"Gislason","given":"Henrik"},{"family":"Andersen","given":"Ken H"}],"issued":{"date-parts":[["2014"]]}}}],"schema":"https://github.com/citation-style-language/schema/raw/master/csl-citation.json"}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92</w:delText>
        </w:r>
        <w:r w:rsidR="0055361D" w:rsidRPr="00CF6956">
          <w:rPr>
            <w:rFonts w:ascii="Times New Roman" w:hAnsi="Times New Roman" w:cs="Times New Roman"/>
          </w:rPr>
          <w:fldChar w:fldCharType="end"/>
        </w:r>
      </w:del>
      <w:del w:id="368" w:author="Will Patrone" w:date="2026-09-07T23:10:00Z" w16du:dateUtc="2026-09-08T03:10:00Z">
        <w:r w:rsidRPr="00CF6956">
          <w:rPr>
            <w:rFonts w:ascii="Times New Roman" w:hAnsi="Times New Roman" w:cs="Times New Roman"/>
          </w:rPr>
          <w:delText>,</w:delText>
        </w:r>
      </w:del>
      <w:ins w:id="369" w:author="Kristina Randrup" w:date="2026-08-21T21:06:00Z" w16du:dateUtc="2026-08-22T04:06:00Z">
        <w:r w:rsidR="0075693C">
          <w:rPr>
            <w:rFonts w:ascii="Times New Roman" w:hAnsi="Times New Roman" w:cs="Times New Roman"/>
          </w:rPr>
          <w:t xml:space="preserve"> associated with balanced harvesting can be</w:t>
        </w:r>
      </w:ins>
      <w:del w:id="370" w:author="Monica Thom" w:date="2026-09-07T23:09:00Z" w16du:dateUtc="2026-09-08T03:09:00Z">
        <w:r w:rsidRPr="00CF6956">
          <w:rPr>
            <w:rFonts w:ascii="Times New Roman" w:hAnsi="Times New Roman" w:cs="Times New Roman"/>
          </w:rPr>
          <w:delText>, are difficult to overcome.</w:delText>
        </w:r>
      </w:del>
    </w:p>
    <w:p w14:paraId="62CF4C1A" w14:textId="2D1979C7" w:rsidR="005A6D18" w:rsidRPr="00CF6956" w:rsidRDefault="00000000">
      <w:pPr>
        <w:ind w:firstLine="720"/>
        <w:jc w:val="both"/>
        <w:rPr>
          <w:del w:id="371" w:author="Monica Thom" w:date="2026-09-07T23:09:00Z" w16du:dateUtc="2026-09-08T03:09:00Z"/>
          <w:rFonts w:ascii="Times New Roman" w:hAnsi="Times New Roman" w:cs="Times New Roman"/>
        </w:rPr>
      </w:pPr>
      <w:del w:id="372" w:author="Monica Thom" w:date="2026-09-07T23:09:00Z" w16du:dateUtc="2026-09-08T03:09:00Z">
        <w:r w:rsidRPr="00CF6956">
          <w:rPr>
            <w:rFonts w:ascii="Times New Roman" w:hAnsi="Times New Roman" w:cs="Times New Roman"/>
          </w:rPr>
          <w:delText xml:space="preserve">When the most desirable species within a fishery is a high trophic level predator that eventually becomes depleted, lower trophic levels can become serially depleted as the fishery moves to more abundant </w:delText>
        </w:r>
      </w:del>
      <w:ins w:id="373" w:author="Kristina Randrup" w:date="2026-08-21T21:07:00Z" w16du:dateUtc="2026-08-22T04:07:00Z">
        <w:r w:rsidR="0075693C">
          <w:rPr>
            <w:rFonts w:ascii="Times New Roman" w:hAnsi="Times New Roman" w:cs="Times New Roman"/>
          </w:rPr>
          <w:t xml:space="preserve">remaining </w:t>
        </w:r>
      </w:ins>
      <w:del w:id="374" w:author="Monica Thom" w:date="2026-09-07T23:09:00Z" w16du:dateUtc="2026-09-08T03:09:00Z">
        <w:r w:rsidRPr="00CF6956">
          <w:rPr>
            <w:rFonts w:ascii="Times New Roman" w:hAnsi="Times New Roman" w:cs="Times New Roman"/>
          </w:rPr>
          <w:delText xml:space="preserve">taxa, a phenomenon known as ‘fishing down the food </w:delText>
        </w:r>
      </w:del>
      <w:ins w:id="375" w:author="Kristina Randrup" w:date="2026-09-07T23:10:00Z" w16du:dateUtc="2026-09-08T03:10:00Z">
        <w:r w:rsidRPr="00CF6956">
          <w:rPr>
            <w:rFonts w:ascii="Times New Roman" w:hAnsi="Times New Roman" w:cs="Times New Roman"/>
          </w:rPr>
          <w:t>web</w:t>
        </w:r>
      </w:ins>
      <w:ins w:id="376" w:author="Kristina Randrup" w:date="2026-08-21T21:07:00Z" w16du:dateUtc="2026-08-22T04:07:00Z">
        <w:r w:rsidR="0075693C">
          <w:rPr>
            <w:rFonts w:ascii="Times New Roman" w:hAnsi="Times New Roman" w:cs="Times New Roman"/>
          </w:rPr>
          <w:t>’</w:t>
        </w:r>
      </w:ins>
      <w:del w:id="377" w:author="Monica Thom" w:date="2026-09-07T23:09:00Z" w16du:dateUtc="2026-09-08T03:09:00Z">
        <w:r w:rsidRPr="00CF6956">
          <w:rPr>
            <w:rFonts w:ascii="Times New Roman" w:hAnsi="Times New Roman" w:cs="Times New Roman"/>
          </w:rPr>
          <w:delText>web</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{"citationID":"vRvQ5GSG","properties":{"formattedCitation":"\\super 97\\nosupersub{}","plainCitation":"97","noteIndex":0},"citationItems":[{"id":491,"uris":["http://zotero.org/groups/6001417/items/YF624ZI7"],"itemData":{"id":491,"type":"article-journal","container-title":"Science","ISSN":"1095-9203","issue":"5352","journalAbbreviation":"Science","page":"860-863","publisher":"American Association for the Advancement of Science","title":"Fishing down marine food webs","volume":"279","author":[{"family":"Pauly","given":"Daniel"},{"family":"Christensen","given":"Villy"},{"family":"Dalsgaard","given":"Johanne"},{"family":"Froese","given":"Rainer"},{"family":"Torres Jr","given":"Francisco"}],"issued":{"date-parts":[["1998"]]}}}],"schema":"https://github.com/citation-style-language/schema/raw/master/csl-citation.json"}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97</w:delText>
        </w:r>
        <w:r w:rsidR="0055361D" w:rsidRPr="00CF6956">
          <w:rPr>
            <w:rFonts w:ascii="Times New Roman" w:hAnsi="Times New Roman" w:cs="Times New Roman"/>
          </w:rPr>
          <w:fldChar w:fldCharType="end"/>
        </w:r>
        <w:r w:rsidRPr="00CF6956">
          <w:rPr>
            <w:rFonts w:ascii="Times New Roman" w:hAnsi="Times New Roman" w:cs="Times New Roman"/>
          </w:rPr>
          <w:delText>. Fishing down the food web</w:delText>
        </w:r>
      </w:del>
      <w:ins w:id="378" w:author="Kristina Randrup" w:date="2026-08-21T21:07:00Z" w16du:dateUtc="2026-08-22T04:07:00Z">
        <w:r w:rsidR="0075693C">
          <w:rPr>
            <w:rFonts w:ascii="Times New Roman" w:hAnsi="Times New Roman" w:cs="Times New Roman"/>
          </w:rPr>
          <w:t>This phenomenon</w:t>
        </w:r>
      </w:ins>
      <w:del w:id="379" w:author="Monica Thom" w:date="2026-09-07T23:09:00Z" w16du:dateUtc="2026-09-08T03:09:00Z">
        <w:r w:rsidRPr="00CF6956">
          <w:rPr>
            <w:rFonts w:ascii="Times New Roman" w:hAnsi="Times New Roman" w:cs="Times New Roman"/>
          </w:rPr>
          <w:delText xml:space="preserve"> can</w:delText>
        </w:r>
      </w:del>
      <w:ins w:id="380" w:author="Kristina Randrup" w:date="2026-09-07T23:10:00Z" w16du:dateUtc="2026-09-08T03:10:00Z">
        <w:r w:rsidRPr="00CF6956">
          <w:rPr>
            <w:rFonts w:ascii="Times New Roman" w:hAnsi="Times New Roman" w:cs="Times New Roman"/>
          </w:rPr>
          <w:t xml:space="preserve"> </w:t>
        </w:r>
      </w:ins>
      <w:ins w:id="381" w:author="Kristina Randrup" w:date="2026-08-21T21:07:00Z" w16du:dateUtc="2026-08-22T04:07:00Z">
        <w:r w:rsidR="0075693C">
          <w:rPr>
            <w:rFonts w:ascii="Times New Roman" w:hAnsi="Times New Roman" w:cs="Times New Roman"/>
          </w:rPr>
          <w:t>also</w:t>
        </w:r>
        <w:del w:id="382" w:author="Monica Thom" w:date="2026-09-07T23:09:00Z" w16du:dateUtc="2026-09-08T03:09:00Z">
          <w:r w:rsidRPr="00CF6956">
            <w:rPr>
              <w:rFonts w:ascii="Times New Roman" w:hAnsi="Times New Roman" w:cs="Times New Roman"/>
            </w:rPr>
            <w:delText xml:space="preserve"> </w:delText>
          </w:r>
        </w:del>
      </w:ins>
      <w:del w:id="383" w:author="Monica Thom" w:date="2026-09-07T23:09:00Z" w16du:dateUtc="2026-09-08T03:09:00Z">
        <w:r w:rsidRPr="00CF6956">
          <w:rPr>
            <w:rFonts w:ascii="Times New Roman" w:hAnsi="Times New Roman" w:cs="Times New Roman"/>
          </w:rPr>
          <w:delText>be deleterious for ecosystems, as the serial depletion of high trophic levels can severely disrupt trophic cascades and affect ecosystem stability</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{"citationID":"Z3icl7zI","properties":{"unsorted":false,"formattedCitation":"\\super 98\\uc0\\u8211{}100\\nosupersub{}","plainCitation":"98–100","noteIndex":0},"citationItems":[{"id":"xpwFpum7/j43tSVij","uris":["http://zotero.org/users/17231728/items/M56CB7J5"],"itemData":{"id":1495,"type":"article-journal","container-title":"Journal of Animal Ecology","DOI":"10.1111/j.1365-2656.2009.01531.x","ISSN":"1365-2656","issue":"4","language":"en","license":"© 2009 The Authors. Journal compilation © 2009 British Ecological Society","note":"_eprint: https://besjournals.onlinelibrary.wiley.com/doi/pdf/10.1111/j.1365-2656.2009.01531.x","page":"699-714","source":"Wiley Online Library","title":"Cascading top-down effects of changing oceanic predator abundances","volume":"78","author":[{"family":"Baum","given":"Julia K."},{"family":"Worm","given":"Boris"}],"issued":{"date-parts":[["2009"]]}}},{"id":"xpwFpum7/9HqkD3Fw","uris":["http://zotero.org/users/17231728/items/DJPQLHW8"],"itemData":{"id":1498,"type":"article-journal","container-title":"Royal Society Open Science","DOI":"10.1098/rsos.180995","ISSN":"2054-5703","issue":"11","journalAbbreviation":"R Soc Open Sci.","page":"180995","source":"Silverchair","title":"Stability trophic cascades in food chains","volume":"5","author":[{"family":"Shanafelt","given":"David W."},{"family":"Loreau","given":"Michel"}],"issued":{"date-parts":[["2018",11,7]]}}},{"id":2949,"uris":["http://zotero.org/groups/6001417/items/S49V5LTW"],"itemData":{"id":2949,"type":"article-journal","container-title":"Canadian Journal of Fisheries and Aquatic Sciences","ISSN":"0706-652X","issue":"9","journalAbbreviation":"Canadian Journal of Fisheries and Aquatic Sciences","page":"1616-1626","publisher":"NRC Research Press Ottawa, Canada","title":"Reevaluating evidence of density-dependent growth in northern fur seals (Callorhinus ursinus) based on measurements of archived skeletal specimens","volume":"61","author":[{"family":"Etnier","given":"Michael A"}],"issued":{"date-parts":[["2004"]]}}}],"schema":"https://github.com/citation-style-language/schema/raw/master/csl-citation.json"}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98–100</w:delText>
        </w:r>
        <w:r w:rsidR="0055361D" w:rsidRPr="00CF6956">
          <w:rPr>
            <w:rFonts w:ascii="Times New Roman" w:hAnsi="Times New Roman" w:cs="Times New Roman"/>
          </w:rPr>
          <w:fldChar w:fldCharType="end"/>
        </w:r>
        <w:r w:rsidRPr="00CF6956">
          <w:rPr>
            <w:rFonts w:ascii="Times New Roman" w:hAnsi="Times New Roman" w:cs="Times New Roman"/>
          </w:rPr>
          <w:delText>. While dangerous for ecosystem structure, the</w:delText>
        </w:r>
      </w:del>
      <w:ins w:id="384" w:author="Kristina Randrup" w:date="2026-08-21T21:08:00Z" w16du:dateUtc="2026-08-22T04:08:00Z">
        <w:r w:rsidR="00700FE8">
          <w:rPr>
            <w:rFonts w:ascii="Times New Roman" w:hAnsi="Times New Roman" w:cs="Times New Roman"/>
          </w:rPr>
          <w:t>Fishing</w:t>
        </w:r>
      </w:ins>
      <w:del w:id="385" w:author="Monica Thom" w:date="2026-09-07T23:09:00Z" w16du:dateUtc="2026-09-08T03:09:00Z">
        <w:r w:rsidRPr="00CF6956">
          <w:rPr>
            <w:rFonts w:ascii="Times New Roman" w:hAnsi="Times New Roman" w:cs="Times New Roman"/>
          </w:rPr>
          <w:delText xml:space="preserve"> prevalence of fishing down the food web </w:delText>
        </w:r>
      </w:del>
      <w:ins w:id="386" w:author="Kristina Randrup" w:date="2026-08-21T21:09:00Z" w16du:dateUtc="2026-08-22T04:09:00Z">
        <w:r w:rsidR="00700FE8">
          <w:rPr>
            <w:rFonts w:ascii="Times New Roman" w:hAnsi="Times New Roman" w:cs="Times New Roman"/>
          </w:rPr>
          <w:t xml:space="preserve">is dangerous for ecosystem structure, it </w:t>
        </w:r>
      </w:ins>
      <w:del w:id="387" w:author="Monica Thom" w:date="2026-09-07T23:09:00Z" w16du:dateUtc="2026-09-08T03:09:00Z">
        <w:r w:rsidRPr="00CF6956">
          <w:rPr>
            <w:rFonts w:ascii="Times New Roman" w:hAnsi="Times New Roman" w:cs="Times New Roman"/>
          </w:rPr>
          <w:delText xml:space="preserve">has </w:delText>
        </w:r>
      </w:del>
      <w:ins w:id="388" w:author="Kristina Randrup" w:date="2026-08-21T21:09:00Z" w16du:dateUtc="2026-08-22T04:09:00Z">
        <w:r w:rsidR="00700FE8">
          <w:rPr>
            <w:rFonts w:ascii="Times New Roman" w:hAnsi="Times New Roman" w:cs="Times New Roman"/>
          </w:rPr>
          <w:t xml:space="preserve">also </w:t>
        </w:r>
      </w:ins>
      <w:del w:id="389" w:author="Monica Thom" w:date="2026-09-07T23:09:00Z" w16du:dateUtc="2026-09-08T03:09:00Z">
        <w:r w:rsidRPr="00CF6956">
          <w:rPr>
            <w:rFonts w:ascii="Times New Roman" w:hAnsi="Times New Roman" w:cs="Times New Roman"/>
          </w:rPr>
          <w:delText xml:space="preserve">been historically overstated. Rather than being driven by upper trophic levels, fisheries often simply tend to pursue the highest possible return for the effort </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{"citationID":"uWFcZDZX","properties":{"formattedCitation":"\\super 101\\nosupersub{}","plainCitation":"101","noteIndex":0},"citationItems":[{"id":"xpwFpum7/dGQzBR1N","uris":["http://zotero.org/users/17231728/items/YBG3LANS"],"itemData":{"id":1610,"type":"article-journal","container-title":"Proceedings of the National Academy of Sciences","DOI":"10.1073/pnas.1003236107","issue":"27","note":"publisher: Proceedings of the National Academy of Sciences","page":"12163-12167","source":"pnas.org (Atypon)","title":"Global fishery development patterns are driven by profit but not trophic level","volume":"107","author":[{"family":"Sethi","given":"Suresh A."},{"family":"Branch","given":"Trevor A."},{"family":"Watson","given":"Reg"}],"issued":{"date-parts":[["2010",7,6]]}}}],"schema":"https://github.com/citation-style-language/schema/raw/master/csl-citation.json"}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101</w:delText>
        </w:r>
        <w:r w:rsidR="0055361D" w:rsidRPr="00CF6956">
          <w:rPr>
            <w:rFonts w:ascii="Times New Roman" w:hAnsi="Times New Roman" w:cs="Times New Roman"/>
          </w:rPr>
          <w:fldChar w:fldCharType="end"/>
        </w:r>
        <w:r w:rsidRPr="00CF6956">
          <w:rPr>
            <w:rFonts w:ascii="Times New Roman" w:hAnsi="Times New Roman" w:cs="Times New Roman"/>
          </w:rPr>
          <w:delText>. In some systems, the loss of higher-trophic level species may cause temporary increases in abundance of lower-trophic level species in a phenomenon known as</w:delText>
        </w:r>
      </w:del>
      <w:ins w:id="390" w:author="Kristina Randrup" w:date="2026-08-21T21:09:00Z" w16du:dateUtc="2026-08-22T04:09:00Z">
        <w:r w:rsidR="00700FE8">
          <w:rPr>
            <w:rFonts w:ascii="Times New Roman" w:hAnsi="Times New Roman" w:cs="Times New Roman"/>
          </w:rPr>
          <w:t>due to</w:t>
        </w:r>
      </w:ins>
      <w:del w:id="391" w:author="Monica Thom" w:date="2026-09-07T23:09:00Z" w16du:dateUtc="2026-09-08T03:09:00Z">
        <w:r w:rsidRPr="00CF6956">
          <w:rPr>
            <w:rFonts w:ascii="Times New Roman" w:hAnsi="Times New Roman" w:cs="Times New Roman"/>
          </w:rPr>
          <w:delText xml:space="preserve"> the predator release hypothesis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{"citationID":"ZliDZ8zd","properties":{"unsorted":true,"formattedCitation":"\\super 102,103\\nosupersub{}","plainCitation":"102,103","noteIndex":0},"citationItems":[{"id":2953,"uris":["http://zotero.org/groups/6001417/items/XGG7C5TT"],"itemData":{"id":2953,"type":"article-journal","container-title":"Scientific Data","ISSN":"2052-4463","issue":"1","journalAbbreviation":"Scientific Data","page":"1-9","publisher":"Nature Publishing Group","title":"A database of global marine commercial, small-scale, illegal and unreported fisheries catch 1950–2014","volume":"4","author":[{"family":"Watson","given":"Reg A"}],"issued":{"date-parts":[["2017"]]}}},{"id":2955,"uris":["http://zotero.org/groups/6001417/items/E332L9JH"],"itemData":{"id":2955,"type":"article-journal","container-title":"Science","ISSN":"0036-8075","issue":"5728","journalAbbreviation":"Science","page":"1621-1623","publisher":"American Association for the Advancement of Science","title":"Trophic cascades in a formerly cod-dominated ecosystem","volume":"308","author":[{"family":"Frank","given":"Kenneth T"},{"family":"Petrie","given":"Brian"},{"family":"Choi","given":"Jae S"},{"family":"Leggett","given":"William C"}],"issued":{"date-parts":[["2005"]]}}}],"schema":"https://github.com/citation-style-language/schema/raw/master/csl-citation.json"}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102,103</w:delText>
        </w:r>
        <w:r w:rsidR="0055361D" w:rsidRPr="00CF6956">
          <w:rPr>
            <w:rFonts w:ascii="Times New Roman" w:hAnsi="Times New Roman" w:cs="Times New Roman"/>
          </w:rPr>
          <w:fldChar w:fldCharType="end"/>
        </w:r>
        <w:r w:rsidRPr="00CF6956">
          <w:rPr>
            <w:rFonts w:ascii="Times New Roman" w:hAnsi="Times New Roman" w:cs="Times New Roman"/>
          </w:rPr>
          <w:delText>. Climate change is anticipated to exacerbate the trophic restructuring and loss of yield in fisheries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{"citationID":"1wMKtWQe","properties":{"unsorted":false,"formattedCitation":"\\super 104\\uc0\\u8211{}106\\nosupersub{}","plainCitation":"104–106","noteIndex":0},"citationItems":[{"id":2943,"uris":["http://zotero.org/groups/6001417/items/FVVICA3G"],"itemData":{"id":2943,"type":"article-journal","container-title":"Science advances","ISSN":"2375-2548","issue":"8","journalAbbreviation":"Science advances","page":"eaao1378","publisher":"American Association for the Advancement of Science","title":"Improved fisheries management could offset many negative effects of climate change","volume":"4","author":[{"family":"Gaines","given":"Steven D"},{"family":"Costello","given":"Christopher"},{"family":"Owashi","given":"Brandon"},{"family":"Mangin","given":"Tracey"},{"family":"Bone","given":"Jennifer"},{"family":"Molinos","given":"Jorge García"},{"family":"Burden","given":"Merrick"},{"family":"Dennis","given":"Heather"},{"family":"Halpern","given":"Benjamin S"},{"family":"Kappel","given":"Carrie V"}],"issued":{"date-parts":[["2018"]]}}},{"id":2942,"uris":["http://zotero.org/groups/6001417/items/2GYINCEL"],"itemData":{"id":2942,"type":"article-journal","container-title":"Progress in Oceanography","ISSN":"0079-6611","journalAbbreviation":"Progress in Oceanography","page":"102976","publisher":"Elsevier","title":"Potential impacts of ocean warming on the trophic control of a threatened marine ecosystem","volume":"211","author":[{"family":"Yin","given":"Jie"},{"family":"Zhang","given":"Chongliang"},{"family":"Xue","given":"Ying"},{"family":"Ji","given":"Yupeng"},{"family":"Xu","given":"Binduo"},{"family":"Ren","given":"Yiping"}],"issued":{"date-parts":[["2023"]]}}},{"id":2940,"uris":["http://zotero.org/groups/6001417/items/U43PTIGU"],"itemData":{"id":2940,"type":"article-journal","container-title":"Nature","ISSN":"0028-0836","issue":"7607","journalAbbreviation":"Nature","page":"317-320","publisher":"Nature Publishing Group UK London","title":"Nutrition: Fall in fish catch threatens human health","volume":"534","author":[{"family":"Golden","given":"Christopher D"},{"family":"Allison","given":"Edward H"},{"family":"Cheung","given":"William WL"},{"family":"Dey","given":"Madan M"},{"family":"Halpern","given":"Benjamin S"},{"family":"McCauley","given":"Douglas J"},{"family":"Smith","given":"Matthew"},{"family":"Vaitla","given":"Bapu"},{"family":"Zeller","given":"Dirk"},{"family":"Myers","given":"Samuel S"}],"issued":{"date-parts":[["2016"]]}}}],"schema":"https://github.com/citation-style-language/schema/raw/master/csl-citation.json"}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104–106</w:delText>
        </w:r>
        <w:r w:rsidR="0055361D" w:rsidRPr="00CF6956">
          <w:rPr>
            <w:rFonts w:ascii="Times New Roman" w:hAnsi="Times New Roman" w:cs="Times New Roman"/>
          </w:rPr>
          <w:fldChar w:fldCharType="end"/>
        </w:r>
        <w:r w:rsidRPr="00CF6956">
          <w:rPr>
            <w:rFonts w:ascii="Times New Roman" w:hAnsi="Times New Roman" w:cs="Times New Roman"/>
          </w:rPr>
          <w:delText>. Vessel strikes impact whales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{"citationID":"PgQDpJaX","properties":{"formattedCitation":"\\super 36\\nosupersub{}","plainCitation":"36","noteIndex":0},"citationItems":[{"id":1834,"uris":["http://zotero.org/groups/6001417/items/F8CJJLRN"],"itemData":{"id":1834,"type":"article-journal","container-title":"Science","ISSN":"0036-8075","issue":"5734","journalAbbreviation":"Science","page":"561-562","publisher":"American Association for the Advancement of Science","title":"North Atlantic right whales in crisis","volume":"309","author":[{"family":"Kraus","given":"Scott D"},{"family":"Brown","given":"Moira W"},{"family":"Caswell","given":"Hal"},{"family":"Clark","given":"Christopher W"},{"family":"Fujiwara","given":"Masami"},{"family":"Hamilton","given":"Philip K"},{"family":"Kenney","given":"Robert D"},{"family":"Knowlton","given":"Amy R"},{"family":"Landry","given":"Scott"},{"family":"Mayo","given":"Charles A"}],"issued":{"date-parts":[["2005"]]}}}],"schema":"https://github.com/citation-style-language/schema/raw/master/csl-citation.json"}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36</w:delText>
        </w:r>
        <w:r w:rsidR="0055361D" w:rsidRPr="00CF6956">
          <w:rPr>
            <w:rFonts w:ascii="Times New Roman" w:hAnsi="Times New Roman" w:cs="Times New Roman"/>
          </w:rPr>
          <w:fldChar w:fldCharType="end"/>
        </w:r>
        <w:r w:rsidRPr="00CF6956">
          <w:rPr>
            <w:rFonts w:ascii="Times New Roman" w:hAnsi="Times New Roman" w:cs="Times New Roman"/>
          </w:rPr>
          <w:delText>, elasmobranchs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{"citationID":"2z5dCWcS","properties":{"unsorted":false,"formattedCitation":"\\super 107\\nosupersub{}","plainCitation":"107","noteIndex":0},"citationItems":[{"id":2934,"uris":["http://zotero.org/groups/6001417/items/R2Y4CR9B"],"itemData":{"id":2934,"type":"article-journal","container-title":"Current Biology","ISSN":"0960-9822","issue":"21","journalAbbreviation":"Current Biology","page":"5353-5362","publisher":"Elsevier","title":"Deep-sea mining risks for sharks, rays, and chimaeras","volume":"35","author":[{"family":"Judah","given":"Aaron B"},{"family":"Mull","given":"Christopher G"},{"family":"Dulvy","given":"Nicholas K"},{"family":"Finucci","given":"Brittany"},{"family":"Assad","given":"Victoria E"},{"family":"Drazen","given":"Jeffrey C"}],"issued":{"date-parts":[["2025"]]}}}],"schema":"https://github.com/citation-style-language/schema/raw/master/csl-citation.json"}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107</w:delText>
        </w:r>
        <w:r w:rsidR="0055361D" w:rsidRPr="00CF6956">
          <w:rPr>
            <w:rFonts w:ascii="Times New Roman" w:hAnsi="Times New Roman" w:cs="Times New Roman"/>
          </w:rPr>
          <w:fldChar w:fldCharType="end"/>
        </w:r>
        <w:r w:rsidRPr="00CF6956">
          <w:rPr>
            <w:rFonts w:ascii="Times New Roman" w:hAnsi="Times New Roman" w:cs="Times New Roman"/>
          </w:rPr>
          <w:delText>, and many other marine megafauna. Entanglement has been found in whales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{"citationID":"dkY2HTtm","properties":{"formattedCitation":"\\super 36\\nosupersub{}","plainCitation":"36","noteIndex":0},"citationItems":[{"id":1834,"uris":["http://zotero.org/groups/6001417/items/F8CJJLRN"],"itemData":{"id":1834,"type":"article-journal","container-title":"Science","ISSN":"0036-8075","issue":"5734","journalAbbreviation":"Science","page":"561-562","publisher":"American Association for the Advancement of Science","title":"North Atlantic right whales in crisis","volume":"309","author":[{"family":"Kraus","given":"Scott D"},{"family":"Brown","given":"Moira W"},{"family":"Caswell","given":"Hal"},{"family":"Clark","given":"Christopher W"},{"family":"Fujiwara","given":"Masami"},{"family":"Hamilton","given":"Philip K"},{"family":"Kenney","given":"Robert D"},{"family":"Knowlton","given":"Amy R"},{"family":"Landry","given":"Scott"},{"family":"Mayo","given":"Charles A"}],"issued":{"date-parts":[["2005"]]}}}],"schema":"https://github.com/citation-style-language/schema/raw/master/csl-citation.json"}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36</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and sharks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{"citationID":"xZvakIrh","properties":{"formattedCitation":"\\super 108\\nosupersub{}","plainCitation":"108","noteIndex":0},"citationItems":[{"id":1833,"uris":["http://zotero.org/groups/6001417/items/YCVI4AVI"],"itemData":{"id":1833,"type":"article-journal","container-title":"Frontiers in Conservation Science","ISSN":"2673-611X","journalAbbreviation":"Frontiers in Conservation Science","page":"988693","publisher":"Frontiers Media SA","title":"How continuing mortality affects recovery potential for prohibited sharks: the case of white sharks in South Africa","volume":"3","author":[{"family":"Bowlby","given":"Heather D"},{"family":"Hammerschlag","given":"Neil"},{"family":"Irion","given":"Dylan T"},{"family":"Gennari","given":"Enrico"}],"issued":{"date-parts":[["2022"]]}}}],"schema":"https://github.com/citation-style-language/schema/raw/master/csl-citation.json"}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108</w:delText>
        </w:r>
        <w:r w:rsidR="0055361D" w:rsidRPr="00CF6956">
          <w:rPr>
            <w:rFonts w:ascii="Times New Roman" w:hAnsi="Times New Roman" w:cs="Times New Roman"/>
          </w:rPr>
          <w:fldChar w:fldCharType="end"/>
        </w:r>
        <w:r w:rsidRPr="00CF6956">
          <w:rPr>
            <w:rFonts w:ascii="Times New Roman" w:hAnsi="Times New Roman" w:cs="Times New Roman"/>
          </w:rPr>
          <w:delText>.</w:delText>
        </w:r>
      </w:del>
    </w:p>
    <w:p w14:paraId="45A77955" w14:textId="77777777" w:rsidR="005A6D18" w:rsidRPr="00CF6956" w:rsidRDefault="005A6D18">
      <w:pPr>
        <w:rPr>
          <w:del w:id="392" w:author="Monica Thom" w:date="2026-09-07T23:09:00Z" w16du:dateUtc="2026-09-08T03:09:00Z"/>
          <w:rFonts w:ascii="Times New Roman" w:hAnsi="Times New Roman" w:cs="Times New Roman"/>
        </w:rPr>
      </w:pPr>
    </w:p>
    <w:p w14:paraId="44E67D55" w14:textId="77777777" w:rsidR="005A6D18" w:rsidRPr="00CF6956" w:rsidRDefault="00000000">
      <w:pPr>
        <w:rPr>
          <w:del w:id="393" w:author="Monica Thom" w:date="2026-09-07T23:09:00Z" w16du:dateUtc="2026-09-08T03:09:00Z"/>
          <w:rFonts w:ascii="Times New Roman" w:hAnsi="Times New Roman" w:cs="Times New Roman"/>
        </w:rPr>
      </w:pPr>
      <w:del w:id="394" w:author="Monica Thom" w:date="2026-09-07T23:09:00Z" w16du:dateUtc="2026-09-08T03:09:00Z">
        <w:r w:rsidRPr="00CF6956">
          <w:rPr>
            <w:rFonts w:ascii="Times New Roman" w:hAnsi="Times New Roman" w:cs="Times New Roman"/>
            <w:i/>
            <w:iCs/>
          </w:rPr>
          <w:delText>The Existence of Losers Implies the Existence of Winners</w:delText>
        </w:r>
      </w:del>
    </w:p>
    <w:p w14:paraId="5962FC58" w14:textId="277F94A7" w:rsidR="005A6D18" w:rsidRPr="00CF6956" w:rsidRDefault="00000000" w:rsidP="00B057CE">
      <w:pPr>
        <w:ind w:firstLine="720"/>
        <w:rPr>
          <w:del w:id="395" w:author="Monica Thom" w:date="2026-09-07T23:09:00Z" w16du:dateUtc="2026-09-08T03:09:00Z"/>
          <w:rFonts w:ascii="Times New Roman" w:hAnsi="Times New Roman" w:cs="Times New Roman"/>
          <w:i/>
          <w:iCs/>
        </w:rPr>
      </w:pPr>
      <w:del w:id="396" w:author="Monica Thom" w:date="2026-09-07T23:09:00Z" w16du:dateUtc="2026-09-08T03:09:00Z">
        <w:r w:rsidRPr="00CF6956">
          <w:rPr>
            <w:rFonts w:ascii="Times New Roman" w:hAnsi="Times New Roman" w:cs="Times New Roman"/>
          </w:rPr>
          <w:delText xml:space="preserve">As marine ecosystems have continued to be altered, winners have also emerged. Small pelagic </w:delText>
        </w:r>
      </w:del>
      <w:ins w:id="397" w:author="Kristina Randrup" w:date="2026-09-07T23:10:00Z" w16du:dateUtc="2026-09-08T03:10:00Z">
        <w:r w:rsidRPr="00CF6956">
          <w:rPr>
            <w:rFonts w:ascii="Times New Roman" w:hAnsi="Times New Roman" w:cs="Times New Roman"/>
          </w:rPr>
          <w:t>fish</w:t>
        </w:r>
      </w:ins>
      <w:ins w:id="398" w:author="Kristina Randrup" w:date="2026-08-21T21:11:00Z" w16du:dateUtc="2026-08-22T04:11:00Z">
        <w:r w:rsidR="00516AAD">
          <w:rPr>
            <w:rFonts w:ascii="Times New Roman" w:hAnsi="Times New Roman" w:cs="Times New Roman"/>
          </w:rPr>
          <w:t>es</w:t>
        </w:r>
      </w:ins>
      <w:del w:id="399" w:author="Monica Thom" w:date="2026-09-07T23:09:00Z" w16du:dateUtc="2026-09-08T03:09:00Z">
        <w:r w:rsidRPr="00CF6956">
          <w:rPr>
            <w:rFonts w:ascii="Times New Roman" w:hAnsi="Times New Roman" w:cs="Times New Roman"/>
          </w:rPr>
          <w:delText>fish have been</w:delText>
        </w:r>
      </w:del>
      <w:ins w:id="400" w:author="Kristina Randrup" w:date="2026-08-21T21:11:00Z" w16du:dateUtc="2026-08-22T04:11:00Z">
        <w:r w:rsidR="00516AAD">
          <w:rPr>
            <w:rFonts w:ascii="Times New Roman" w:hAnsi="Times New Roman" w:cs="Times New Roman"/>
          </w:rPr>
          <w:t>are</w:t>
        </w:r>
      </w:ins>
      <w:del w:id="401" w:author="Monica Thom" w:date="2026-09-07T23:09:00Z" w16du:dateUtc="2026-09-08T03:09:00Z">
        <w:r w:rsidRPr="00CF6956">
          <w:rPr>
            <w:rFonts w:ascii="Times New Roman" w:hAnsi="Times New Roman" w:cs="Times New Roman"/>
          </w:rPr>
          <w:delText xml:space="preserve"> estimated to be twice as abundant compared to pre-industrial fishing levels due to depletion of their predators, known as the predator release hypothesis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{"citationID":"Wf1PGVUP","properties":{"formattedCitation":"\\super 109\\nosupersub{}","plainCitation":"109","noteIndex":0},"citationItems":[{"id":1773,"uris":["http://zotero.org/groups/6001417/items/XJQXYDWF"],"itemData":{"id":1773,"type":"article-journal","container-title":"Marine ecology progress series","ISSN":"0171-8630","journalAbbreviation":"Marine ecology progress series","page":"155-166","title":"A century of fish biomass decline in the ocean","volume":"512","author":[{"family":"Christensen","given":"Villy"},{"family":"Coll","given":"Marta"},{"family":"Piroddi","given":"Chiara"},{"family":"Steenbeek","given":"Jeroen"},{"family":"Buszowski","given":"Joe"},{"family":"Pauly","given":"Daniel"}],"issued":{"date-parts":[["2014"]]}}}],"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109</w:delText>
        </w:r>
        <w:r w:rsidR="0055361D" w:rsidRPr="00CF6956">
          <w:rPr>
            <w:rFonts w:ascii="Times New Roman" w:hAnsi="Times New Roman" w:cs="Times New Roman"/>
          </w:rPr>
          <w:fldChar w:fldCharType="end"/>
        </w:r>
        <w:r w:rsidRPr="00CF6956">
          <w:rPr>
            <w:rFonts w:ascii="Times New Roman" w:hAnsi="Times New Roman" w:cs="Times New Roman"/>
          </w:rPr>
          <w:delText>. Small pelagics tend to have higher relative natural mortality compared</w:delText>
        </w:r>
      </w:del>
      <w:del w:id="402" w:author="Kristina Randrup" w:date="2026-08-21T21:11:00Z" w16du:dateUtc="2026-08-22T04:11:00Z">
        <w:r w:rsidRPr="00CF6956" w:rsidDel="00516AAD">
          <w:rPr>
            <w:rFonts w:ascii="Times New Roman" w:hAnsi="Times New Roman" w:cs="Times New Roman"/>
          </w:rPr>
          <w:delText xml:space="preserve"> </w:delText>
        </w:r>
      </w:del>
      <w:ins w:id="403" w:author="Kristina Randrup" w:date="2026-08-21T21:11:00Z" w16du:dateUtc="2026-08-22T04:11:00Z">
        <w:r w:rsidR="00516AAD">
          <w:rPr>
            <w:rFonts w:ascii="Times New Roman" w:hAnsi="Times New Roman" w:cs="Times New Roman"/>
          </w:rPr>
          <w:t>relative</w:t>
        </w:r>
        <w:del w:id="404" w:author="Monica Thom" w:date="2026-09-07T23:09:00Z" w16du:dateUtc="2026-09-08T03:09:00Z">
          <w:r w:rsidRPr="00CF6956">
            <w:rPr>
              <w:rFonts w:ascii="Times New Roman" w:hAnsi="Times New Roman" w:cs="Times New Roman"/>
            </w:rPr>
            <w:delText xml:space="preserve"> </w:delText>
          </w:r>
        </w:del>
      </w:ins>
      <w:del w:id="405" w:author="Monica Thom" w:date="2026-09-07T23:09:00Z" w16du:dateUtc="2026-09-08T03:09:00Z">
        <w:r w:rsidRPr="00CF6956">
          <w:rPr>
            <w:rFonts w:ascii="Times New Roman" w:hAnsi="Times New Roman" w:cs="Times New Roman"/>
          </w:rPr>
          <w:delText>to fishing mortality, which causes</w:delText>
        </w:r>
      </w:del>
      <w:ins w:id="406" w:author="Kristina Randrup" w:date="2026-08-21T21:12:00Z" w16du:dateUtc="2026-08-22T04:12:00Z">
        <w:r w:rsidR="00516AAD">
          <w:rPr>
            <w:rFonts w:ascii="Times New Roman" w:hAnsi="Times New Roman" w:cs="Times New Roman"/>
          </w:rPr>
          <w:t>leading</w:t>
        </w:r>
      </w:ins>
      <w:del w:id="407" w:author="Monica Thom" w:date="2026-09-07T23:09:00Z" w16du:dateUtc="2026-09-08T03:09:00Z">
        <w:r w:rsidRPr="00CF6956">
          <w:rPr>
            <w:rFonts w:ascii="Times New Roman" w:hAnsi="Times New Roman" w:cs="Times New Roman"/>
          </w:rPr>
          <w:delText xml:space="preserve"> them to be less sensitive to changes in fishing effort compared to other taxa</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{"citationID":"GMvGU8r9","properties":{"formattedCitation":"\\super 110\\nosupersub{}","plainCitation":"110","noteIndex":0},"citationItems":[{"id":1774,"uris":["http://zotero.org/groups/6001417/items/CLHMNJAC"],"itemData":{"id":1774,"type":"article-journal","container-title":"ICES Journal of Marine Science","ISSN":"1095-9289","issue":"6","journalAbbreviation":"ICES Journal of Marine Science","page":"1697-1713","publisher":"Oxford University Press","title":"Fisheries, the inverted food pyramid","volume":"73","author":[{"family":"Kolding","given":"Jeppe"},{"family":"Bundy","given":"Alida"},{"family":"Zwieten","given":"Paul AM","non-dropping-particle":"van"},{"family":"Plank","given":"Michael J"}],"issued":{"date-parts":[["2016"]]}}}],"schema":"https://github.com/citation-style-language/schema/raw/master/csl-citation.json"}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110</w:delText>
        </w:r>
        <w:r w:rsidR="0055361D" w:rsidRPr="00CF6956">
          <w:rPr>
            <w:rFonts w:ascii="Times New Roman" w:hAnsi="Times New Roman" w:cs="Times New Roman"/>
          </w:rPr>
          <w:fldChar w:fldCharType="end"/>
        </w:r>
        <w:r w:rsidRPr="00CF6956">
          <w:rPr>
            <w:rFonts w:ascii="Times New Roman" w:hAnsi="Times New Roman" w:cs="Times New Roman"/>
          </w:rPr>
          <w:delText>.  Although individual stocks show variability, small pelagics as a whole have not seen drastic shifts in their abundance since 1970, regardless of fishing pressure</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{"citationID":"RsNcenXJ","properties":{"formattedCitation":"\\super 1\\nosupersub{}","plainCitation":"1","noteIndex":0},"citationItems":[{"id":1772,"uris":["http://zotero.org/groups/6001417/items/2RDKHE62"],"itemData":{"id":1772,"type":"article-journal","container-title":"Fish and Fisheries","ISSN":"1467-2960","issue":"6","journalAbbreviation":"Fish and Fisheries","page":"1313-1331","publisher":"Wiley Online Library","title":"Recent trends in abundance and fishing pressure of agency‐assessed small pelagic fish stocks","volume":"23","author":[{"family":"Hilborn","given":"Ray"},{"family":"Buratti","given":"Claudio C"},{"family":"Díaz Acuña","given":"Erich"},{"family":"Hively","given":"Daniel"},{"family":"Kolding","given":"Jeppe"},{"family":"Kurota","given":"Hiroyuki"},{"family":"Baker","given":"Nicole"},{"family":"Mace","given":"Pamela M"},{"family":"Moor","given":"Carryn L","non-dropping-particle":"de"},{"family":"Muko","given":"Soyoka"}],"issued":{"date-parts":[["2022"]]}}}],"schema":"https://github.com/citation-style-language/schema/raw/master/csl-citation.json"}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w:delText>
        </w:r>
        <w:r w:rsidR="0055361D" w:rsidRPr="00CF6956">
          <w:rPr>
            <w:rFonts w:ascii="Times New Roman" w:hAnsi="Times New Roman" w:cs="Times New Roman"/>
          </w:rPr>
          <w:fldChar w:fldCharType="end"/>
        </w:r>
      </w:del>
      <w:del w:id="408" w:author="Will Patrone" w:date="2026-09-07T23:10:00Z" w16du:dateUtc="2026-09-08T03:10:00Z">
        <w:r w:rsidRPr="00CF6956">
          <w:rPr>
            <w:rFonts w:ascii="Times New Roman" w:hAnsi="Times New Roman" w:cs="Times New Roman"/>
          </w:rPr>
          <w:delText>;</w:delText>
        </w:r>
      </w:del>
      <w:ins w:id="409" w:author="Kristina Randrup" w:date="2026-08-21T21:12:00Z" w16du:dateUtc="2026-08-22T04:12:00Z">
        <w:r w:rsidR="00516AAD">
          <w:rPr>
            <w:rFonts w:ascii="Times New Roman" w:hAnsi="Times New Roman" w:cs="Times New Roman"/>
          </w:rPr>
          <w:t>.</w:t>
        </w:r>
      </w:ins>
      <w:del w:id="410" w:author="Monica Thom" w:date="2026-09-07T23:09:00Z" w16du:dateUtc="2026-09-08T03:09:00Z">
        <w:r w:rsidRPr="00CF6956">
          <w:rPr>
            <w:rFonts w:ascii="Times New Roman" w:hAnsi="Times New Roman" w:cs="Times New Roman"/>
          </w:rPr>
          <w:delText>; this</w:delText>
        </w:r>
      </w:del>
      <w:del w:id="411" w:author="Kristina Randrup" w:date="2026-08-21T21:12:00Z" w16du:dateUtc="2026-08-22T04:12:00Z">
        <w:r w:rsidRPr="00CF6956" w:rsidDel="00516AAD">
          <w:rPr>
            <w:rFonts w:ascii="Times New Roman" w:hAnsi="Times New Roman" w:cs="Times New Roman"/>
          </w:rPr>
          <w:delText xml:space="preserve"> </w:delText>
        </w:r>
      </w:del>
      <w:ins w:id="412" w:author="Kristina Randrup" w:date="2026-08-21T21:12:00Z" w16du:dateUtc="2026-08-22T04:12:00Z">
        <w:r w:rsidR="00516AAD">
          <w:rPr>
            <w:rFonts w:ascii="Times New Roman" w:hAnsi="Times New Roman" w:cs="Times New Roman"/>
          </w:rPr>
          <w:t>This trend</w:t>
        </w:r>
        <w:del w:id="413" w:author="Monica Thom" w:date="2026-09-07T23:09:00Z" w16du:dateUtc="2026-09-08T03:09:00Z">
          <w:r w:rsidRPr="00CF6956">
            <w:rPr>
              <w:rFonts w:ascii="Times New Roman" w:hAnsi="Times New Roman" w:cs="Times New Roman"/>
            </w:rPr>
            <w:delText xml:space="preserve"> </w:delText>
          </w:r>
        </w:del>
      </w:ins>
      <w:del w:id="414" w:author="Monica Thom" w:date="2026-09-07T23:09:00Z" w16du:dateUtc="2026-09-08T03:09:00Z">
        <w:r w:rsidRPr="00CF6956">
          <w:rPr>
            <w:rFonts w:ascii="Times New Roman" w:hAnsi="Times New Roman" w:cs="Times New Roman"/>
          </w:rPr>
          <w:delText>is contrary to trends for groundfish</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{"citationID":"gbeWfoYe","properties":{"formattedCitation":"\\super 111\\nosupersub{}","plainCitation":"111","noteIndex":0},"citationItems":[{"id":1398,"uris":["http://zotero.org/users/16829003/items/A2RGVJ2U"],"itemData":{"id":1398,"type":"article-journal","container-title":"Fish and Fisheries","ISSN":"1467-2960","issue":"5","journalAbbreviation":"Fish and Fisheries","page":"911-928","publisher":"Wiley Online Library","title":"Global status of groundfish stocks","volume":"22","author":[{"family":"Hilborn","given":"Ray"},{"family":"Hively","given":"Daniel J"},{"family":"Loke","given":"Nicole Baker"},{"family":"Moor","given":"Carryn L","non-dropping-particle":"de"},{"family":"Kurota","given":"Hiroyuki"},{"family":"Kathena","given":"Johannes N"},{"family":"Mace","given":"Pamela M"},{"family":"Minto","given":"Cóilín"},{"family":"Parma","given":"Ana M"},{"family":"Quiroz","given":"Juan‐Carlos"}],"issued":{"date-parts":[["2021"]]}}}],"schema":"https://github.com/citation-style-language/schema/raw/master/csl-citation.json"}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111</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and tuna</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{"citationID":"DH7FZ2Do","properties":{"formattedCitation":"\\super 112,113\\nosupersub{}","plainCitation":"112,113","noteIndex":0},"citationItems":[{"id":1776,"uris":["http://zotero.org/users/16829003/items/EHCE58Y9"],"itemData":{"id":1776,"type":"article-journal","container-title":"Fish and Fisheries","ISSN":"1467-2960","issue":"1","journalAbbreviation":"Fish and Fisheries","page":"1-21","publisher":"Wiley Online Library","title":"Effects of biological, economic and management factors on tuna and billfish stock status","volume":"18","author":[{"family":"Pons","given":"Maite"},{"family":"Branch","given":"Trevor A"},{"family":"Melnychuk","given":"Michael C"},{"family":"Jensen","given":"Olaf P"},{"family":"Brodziak","given":"Jon"},{"family":"Fromentin","given":"Jean M"},{"family":"Harley","given":"Shelton J"},{"family":"Haynie","given":"Alan C"},{"family":"Kell","given":"Laurie T"},{"family":"Maunder","given":"Mark N"}],"issued":{"date-parts":[["2017"]]}}},{"id":1777,"uris":["http://zotero.org/users/16829003/items/WGC3MKCN"],"itemData":{"id":1777,"type":"article-journal","container-title":"Proceedings of the National Academy of Sciences","ISSN":"0027-8424","issue":"51","journalAbbreviation":"Proceedings of the National Academy of Sciences","page":"20650-20655","publisher":"National Academy of Sciences","title":"Global population trajectories of tunas and their relatives","volume":"108","author":[{"family":"Juan-Jordá","given":"Maria José"},{"family":"Mosqueira","given":"Iago"},{"family":"Cooper","given":"Andrew B"},{"family":"Freire","given":"Juan"},{"family":"Dulvy","given":"Nicholas K"}],"issued":{"date-parts":[["2011"]]}}}],"schema":"https://github.com/citation-style-language/schema/raw/master/csl-citation.json"}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112,113</w:delText>
        </w:r>
        <w:r w:rsidR="0055361D" w:rsidRPr="00CF6956">
          <w:rPr>
            <w:rFonts w:ascii="Times New Roman" w:hAnsi="Times New Roman" w:cs="Times New Roman"/>
          </w:rPr>
          <w:fldChar w:fldCharType="end"/>
        </w:r>
        <w:r w:rsidRPr="00CF6956">
          <w:rPr>
            <w:rFonts w:ascii="Times New Roman" w:hAnsi="Times New Roman" w:cs="Times New Roman"/>
          </w:rPr>
          <w:delText>, which have seen increases in abundance with decreasing fishing pressure over the past quarter century. Many invertebrates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{"citationID":"DJ1DPCUy","properties":{"unsorted":true,"formattedCitation":"\\super 114\\uc0\\u8211{}116\\nosupersub{}","plainCitation":"114–116","noteIndex":0},"citationItems":[{"id":1810,"uris":["http://zotero.org/groups/6001417/items/8P4KSKDI"],"itemData":{"id":1810,"type":"article-journal","container-title":"Science","ISSN":"0036-8075","issue":"4914","journalAbbreviation":"Science","page":"170-173","publisher":"American Association for the Advancement of Science","title":"Magnification of secondary production by kelp detritus in coastal marine ecosystems","volume":"245","author":[{"family":"Duggins","given":"David O"},{"family":"Simenstad","given":"CA"},{"family":"Estes","given":"James A"}],"issued":{"date-parts":[["1989"]]}}},{"id":1812,"uris":["http://zotero.org/groups/6001417/items/CCHNL2UP"],"itemData":{"id":1812,"type":"article-journal","container-title":"Ecosystems","ISSN":"1432-9840","issue":"4","journalAbbreviation":"Ecosystems","page":"323-332","publisher":"Springer","title":"Accelerating trophic-level dysfunction in kelp forest ecosystems of the western North Atlantic","volume":"7","author":[{"family":"Steneck","given":"Robert S"},{"family":"Vavrinec","given":"John"},{"family":"Leland","given":"Amanda V"}],"issued":{"date-parts":[["2004"]]}}},{"id":1811,"uris":["http://zotero.org/groups/6001417/items/5NHIBX53"],"itemData":{"id":1811,"type":"article-journal","container-title":"Ecology","ISSN":"1939-9170","issue":"1","journalAbbreviation":"Ecology","page":"162-173","publisher":"Wiley Online Library","title":"Meta‐analysis of cod–shrimp interactions reveals top‐down control in oceanic food webs","volume":"84","author":[{"family":"Worm","given":"Boris"},{"family":"Myers","given":"Ransom A"}],"issued":{"date-parts":[["2003"]]}}}],"schema":"https://github.com/citation-style-language/schema/raw/master/csl-citation.json"}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114–116</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and mid-trophic predators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{"citationID":"REW7FnNg","properties":{"formattedCitation":"\\super 117\\nosupersub{}","plainCitation":"117","noteIndex":0},"citationItems":[{"id":1809,"uris":["http://zotero.org/groups/6001417/items/H3PMUGPS"],"itemData":{"id":1809,"type":"article-journal","container-title":"Science","ISSN":"0036-8075","issue":"5820","journalAbbreviation":"Science","page":"1846-1850","publisher":"American Association for the Advancement of Science","title":"Cascading effects of the loss of apex predatory sharks from a coastal ocean","volume":"315","author":[{"family":"Myers","given":"Ransom A"},{"family":"Baum","given":"Julia K"},{"family":"Shepherd","given":"Travis D"},{"family":"Powers","given":"Sean P"},{"family":"Peterson","given":"Charles H"}],"issued":{"date-parts":[["2007"]]}}}],"schema":"https://github.com/citation-style-language/schema/raw/master/csl-citation.json"}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117</w:delText>
        </w:r>
        <w:r w:rsidR="0055361D" w:rsidRPr="00CF6956">
          <w:rPr>
            <w:rFonts w:ascii="Times New Roman" w:hAnsi="Times New Roman" w:cs="Times New Roman"/>
          </w:rPr>
          <w:fldChar w:fldCharType="end"/>
        </w:r>
        <w:r w:rsidRPr="00CF6956">
          <w:rPr>
            <w:rFonts w:ascii="Times New Roman" w:hAnsi="Times New Roman" w:cs="Times New Roman"/>
          </w:rPr>
          <w:delText xml:space="preserve"> have also seen their abundances increase</w:delText>
        </w:r>
      </w:del>
      <w:ins w:id="415" w:author="Kristina Randrup" w:date="2026-08-21T21:12:00Z" w16du:dateUtc="2026-08-22T04:12:00Z">
        <w:r w:rsidR="00516AAD">
          <w:rPr>
            <w:rFonts w:ascii="Times New Roman" w:hAnsi="Times New Roman" w:cs="Times New Roman"/>
          </w:rPr>
          <w:t>increased in abundance</w:t>
        </w:r>
      </w:ins>
      <w:del w:id="416" w:author="Monica Thom" w:date="2026-09-07T23:09:00Z" w16du:dateUtc="2026-09-08T03:09:00Z">
        <w:r w:rsidRPr="00CF6956">
          <w:rPr>
            <w:rFonts w:ascii="Times New Roman" w:hAnsi="Times New Roman" w:cs="Times New Roman"/>
          </w:rPr>
          <w:delText xml:space="preserve"> with the initial defaunation associated with fishing, but many have seen this growth reversed with the growth of invertebrate fisheries globally and a shift to lower-trophic species within fisheries</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{"citationID":"dTfKg6qi","properties":{"formattedCitation":"\\super 97\\nosupersub{}","plainCitation":"97","noteIndex":0},"citationItems":[{"id":491,"uris":["http://zotero.org/groups/6001417/items/YF624ZI7"],"itemData":{"id":491,"type":"article-journal","container-title":"Science","ISSN":"1095-9203","issue":"5352","journalAbbreviation":"Science","page":"860-863","publisher":"American Association for the Advancement of Science","title":"Fishing down marine food webs","volume":"279","author":[{"family":"Pauly","given":"Daniel"},{"family":"Christensen","given":"Villy"},{"family":"Dalsgaard","given":"Johanne"},{"family":"Froese","given":"Rainer"},{"family":"Torres Jr","given":"Francisco"}],"issued":{"date-parts":[["1998"]]}}}],"schema":"https://github.com/citation-style-language/schema/raw/master/csl-citation.json"}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97</w:delText>
        </w:r>
        <w:r w:rsidR="0055361D" w:rsidRPr="00CF6956">
          <w:rPr>
            <w:rFonts w:ascii="Times New Roman" w:hAnsi="Times New Roman" w:cs="Times New Roman"/>
          </w:rPr>
          <w:fldChar w:fldCharType="end"/>
        </w:r>
        <w:r w:rsidRPr="00CF6956">
          <w:rPr>
            <w:rFonts w:ascii="Times New Roman" w:hAnsi="Times New Roman" w:cs="Times New Roman"/>
          </w:rPr>
          <w:delText>. Sponges are also likely to emerge as winners, with responses to the combined effects of ocean acidification and warming being less pronounced than other benthic taxa</w:delText>
        </w:r>
        <w:r w:rsidR="0055361D"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{"citationID":"WzEnIr4B","properties":{"formattedCitation":"\\super 118\\nosupersub{}","plainCitation":"118","noteIndex":0},"citationItems":[{"id":"xpwFpum7/QULmMehf","uris":["http://zotero.org/groups/6001417/items/K5MIBSFG"],"itemData":{"id":2855,"type":"article-journal","container-title":"Bioscience","ISSN":"0006-3568","issue":"12","journalAbbreviation":"Bioscience","page":"955-968","publisher":"Oxford University Press","title":"Sponges to be winners under near-future climate scenarios","volume":"68","author":[{"family":"Bell","given":"James J"},{"family":"Bennett","given":"Holly M"},{"family":"Rovellini","given":"Alberto"},{"family":"Webster","given":"Nicole S"}],"issued":{"date-parts":[["2018"]]}}}],"schema":"https://github.com/citation-style-language/schema/raw/master/csl-citation.json"} </w:delInstrText>
        </w:r>
        <w:r w:rsidR="0055361D"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118</w:delText>
        </w:r>
        <w:r w:rsidR="0055361D" w:rsidRPr="00CF6956">
          <w:rPr>
            <w:rFonts w:ascii="Times New Roman" w:hAnsi="Times New Roman" w:cs="Times New Roman"/>
          </w:rPr>
          <w:fldChar w:fldCharType="end"/>
        </w:r>
        <w:r w:rsidRPr="00CF6956">
          <w:rPr>
            <w:rFonts w:ascii="Times New Roman" w:hAnsi="Times New Roman" w:cs="Times New Roman"/>
          </w:rPr>
          <w:delText>.</w:delText>
        </w:r>
      </w:del>
    </w:p>
    <w:p w14:paraId="4577AD56" w14:textId="77777777" w:rsidR="005A6D18" w:rsidRPr="00CF6956" w:rsidRDefault="005A6D18">
      <w:pPr>
        <w:rPr>
          <w:del w:id="417" w:author="Monica Thom" w:date="2026-09-07T23:09:00Z" w16du:dateUtc="2026-09-08T03:09:00Z"/>
          <w:rFonts w:ascii="Times New Roman" w:hAnsi="Times New Roman" w:cs="Times New Roman"/>
        </w:rPr>
      </w:pPr>
    </w:p>
    <w:p w14:paraId="33231933" w14:textId="77777777" w:rsidR="0055361D" w:rsidRPr="00CF6956" w:rsidRDefault="0055361D" w:rsidP="0055361D">
      <w:pPr>
        <w:rPr>
          <w:del w:id="418" w:author="Monica Thom" w:date="2026-09-07T23:09:00Z" w16du:dateUtc="2026-09-08T03:09:00Z"/>
          <w:rFonts w:ascii="Times New Roman" w:hAnsi="Times New Roman" w:cs="Times New Roman"/>
          <w:b/>
          <w:bCs/>
        </w:rPr>
      </w:pPr>
      <w:del w:id="419" w:author="Monica Thom" w:date="2026-09-07T23:09:00Z" w16du:dateUtc="2026-09-08T03:09:00Z">
        <w:r w:rsidRPr="00CF6956">
          <w:rPr>
            <w:rFonts w:ascii="Times New Roman" w:hAnsi="Times New Roman" w:cs="Times New Roman"/>
            <w:b/>
            <w:bCs/>
          </w:rPr>
          <w:delText>Supplemental Results</w:delText>
        </w:r>
      </w:del>
    </w:p>
    <w:p w14:paraId="648A8F2B" w14:textId="77777777" w:rsidR="0055361D" w:rsidRPr="00CF6956" w:rsidRDefault="0055361D" w:rsidP="0055361D">
      <w:pPr>
        <w:pStyle w:val="Heading2"/>
        <w:keepLines w:val="0"/>
        <w:spacing w:before="240" w:after="240" w:line="240" w:lineRule="auto"/>
        <w:rPr>
          <w:del w:id="420" w:author="Monica Thom" w:date="2026-09-07T23:09:00Z" w16du:dateUtc="2026-09-08T03:09:00Z"/>
          <w:rFonts w:ascii="Times New Roman" w:hAnsi="Times New Roman" w:cs="Times New Roman"/>
          <w:sz w:val="22"/>
          <w:szCs w:val="22"/>
        </w:rPr>
      </w:pPr>
      <w:ins w:id="421" w:author="Kristina Randrup" w:date="2026-09-07T23:10:00Z" w16du:dateUtc="2026-09-08T03:10:00Z">
        <w:r w:rsidRPr="00CF6956">
          <w:rPr>
            <w:rFonts w:ascii="Times New Roman" w:hAnsi="Times New Roman" w:cs="Times New Roman"/>
            <w:i/>
            <w:iCs/>
            <w:sz w:val="22"/>
            <w:szCs w:val="22"/>
          </w:rPr>
          <w:lastRenderedPageBreak/>
          <w:t>Plankton</w:t>
        </w:r>
      </w:ins>
      <w:ins w:id="422" w:author="Kristina Randrup" w:date="2026-08-21T21:18:00Z" w16du:dateUtc="2026-08-22T04:18:00Z">
        <w:r w:rsidR="006C3FB0">
          <w:rPr>
            <w:rFonts w:ascii="Times New Roman" w:hAnsi="Times New Roman" w:cs="Times New Roman"/>
            <w:i/>
            <w:iCs/>
            <w:sz w:val="22"/>
            <w:szCs w:val="22"/>
          </w:rPr>
          <w:t>s</w:t>
        </w:r>
      </w:ins>
      <w:del w:id="423" w:author="Monica Thom" w:date="2026-09-07T23:09:00Z" w16du:dateUtc="2026-09-08T03:09:00Z">
        <w:r w:rsidRPr="00CF6956">
          <w:rPr>
            <w:rFonts w:ascii="Times New Roman" w:hAnsi="Times New Roman" w:cs="Times New Roman"/>
            <w:i/>
            <w:iCs/>
            <w:sz w:val="22"/>
            <w:szCs w:val="22"/>
          </w:rPr>
          <w:delText>Plankton</w:delText>
        </w:r>
      </w:del>
    </w:p>
    <w:p w14:paraId="32A35610" w14:textId="30EDF38F" w:rsidR="0055361D" w:rsidRPr="00CF6956" w:rsidRDefault="0055361D" w:rsidP="00B057CE">
      <w:pPr>
        <w:spacing w:before="240" w:line="240" w:lineRule="auto"/>
        <w:ind w:firstLine="720"/>
        <w:rPr>
          <w:del w:id="424" w:author="Monica Thom" w:date="2026-09-07T23:09:00Z" w16du:dateUtc="2026-09-08T03:09:00Z"/>
          <w:rFonts w:ascii="Times New Roman" w:hAnsi="Times New Roman" w:cs="Times New Roman"/>
        </w:rPr>
      </w:pPr>
      <w:del w:id="425" w:author="Monica Thom" w:date="2026-09-07T23:09:00Z" w16du:dateUtc="2026-09-08T03:09:00Z">
        <w:r w:rsidRPr="00CF6956">
          <w:rPr>
            <w:rFonts w:ascii="Times New Roman" w:hAnsi="Times New Roman" w:cs="Times New Roman"/>
          </w:rPr>
          <w:delText>No time series data was available for use in this analysis, but studies exist that</w:delText>
        </w:r>
      </w:del>
      <w:ins w:id="426" w:author="Kristina Randrup" w:date="2026-08-21T21:13:00Z" w16du:dateUtc="2026-08-22T04:13:00Z">
        <w:r w:rsidR="008D0A15">
          <w:rPr>
            <w:rFonts w:ascii="Times New Roman" w:hAnsi="Times New Roman" w:cs="Times New Roman"/>
          </w:rPr>
          <w:t>some studies</w:t>
        </w:r>
      </w:ins>
      <w:del w:id="427" w:author="Monica Thom" w:date="2026-09-07T23:09:00Z" w16du:dateUtc="2026-09-08T03:09:00Z">
        <w:r w:rsidRPr="00CF6956">
          <w:rPr>
            <w:rFonts w:ascii="Times New Roman" w:hAnsi="Times New Roman" w:cs="Times New Roman"/>
          </w:rPr>
          <w:delText xml:space="preserve"> highlight global and regional trends in plankton abundance. The NASA global ocean color record was used to examine global changes in </w:delText>
        </w:r>
        <w:commentRangeStart w:id="428"/>
        <w:r w:rsidRPr="00CF6956">
          <w:rPr>
            <w:rFonts w:ascii="Times New Roman" w:hAnsi="Times New Roman" w:cs="Times New Roman"/>
          </w:rPr>
          <w:delText xml:space="preserve">chlorophyll abundance </w:delText>
        </w:r>
      </w:del>
      <w:commentRangeEnd w:id="428"/>
      <w:r w:rsidR="008D0A15" w:rsidRPr="00CF6956">
        <w:rPr>
          <w:rStyle w:val="CommentReference"/>
          <w:rFonts w:ascii="Times New Roman" w:hAnsi="Times New Roman" w:cs="Times New Roman"/>
          <w:sz w:val="22"/>
          <w:szCs w:val="22"/>
        </w:rPr>
        <w:commentReference w:id="428"/>
      </w:r>
      <w:del w:id="429" w:author="Monica Thom" w:date="2026-09-07T23:09:00Z" w16du:dateUtc="2026-09-08T03:09:00Z">
        <w:r w:rsidRPr="00CF6956">
          <w:rPr>
            <w:rFonts w:ascii="Times New Roman" w:hAnsi="Times New Roman" w:cs="Times New Roman"/>
          </w:rPr>
          <w:delText>as a proxy for phytoplankton abundance, finding no significant change in mean annual abundance between 1998 and 2015</w:delText>
        </w:r>
        <w:r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{"citationID":"S1Mw0MlM","properties":{"formattedCitation":"\\super 119\\nosupersub{}","plainCitation":"119","noteIndex":0},"citationItems":[{"id":249,"uris":["http://zotero.org/groups/6001417/items/VNYGWXLJ"],"itemData":{"id":249,"type":"article-journal","abstract":"A recent revision of the NASA global ocean colour record shows changes in global ocean chlorophyll trends. This new 18-year time series now includes three global satellite sensors, the Sea-viewing Wide Field of view Sensor (SeaWiFS), Moderate Resolution Imaging Spectroradiometer (MODIS-Aqua), and Visible Infrared Imaging Radiometer Suite (VIIRS). The major changes are radiometric drift correction, a new algorithm for chlorophyll, and a new sensor VIIRS. The new satellite data record shows no signiﬁcant trend in global annual median chlorophyll from 1998 to 2015, in contrast to a statistically signiﬁcant negative trend from 1998 to 2012 in the previous version.","container-title":"Remote Sensing Letters","DOI":"10.1080/2150704X.2017.1354263","ISSN":"2150-704X, 2150-7058","issue":"12","journalAbbreviation":"Remote Sensing Letters","language":"en","page":"1102-1111","source":"DOI.org (Crossref)","title":"Global trends in ocean phytoplankton: a new assessment using revised ocean colour data","title-short":"Global trends in ocean phytoplankton","volume":"8","author":[{"family":"Gregg","given":"Watson W."},{"family":"Rousseaux","given":"Cécile S."},{"family":"Franz","given":"Bryan A."}],"issued":{"date-parts":[["2017",12,2]]}},"suppress-author":true}],"schema":"https://github.com/citation-style-language/schema/raw/master/csl-citation.json"} </w:delInstrText>
        </w:r>
        <w:r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119</w:delText>
        </w:r>
        <w:r w:rsidRPr="00CF6956">
          <w:rPr>
            <w:rFonts w:ascii="Times New Roman" w:hAnsi="Times New Roman" w:cs="Times New Roman"/>
          </w:rPr>
          <w:fldChar w:fldCharType="end"/>
        </w:r>
        <w:r w:rsidRPr="00CF6956">
          <w:rPr>
            <w:rFonts w:ascii="Times New Roman" w:hAnsi="Times New Roman" w:cs="Times New Roman"/>
          </w:rPr>
          <w:delText>. However, these results contrast with an analysis of the same data from 1998 to 2012, which found a statistically significant decline in chlorophyll abundance</w:delText>
        </w:r>
        <w:r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{"citationID":"NWTdQzbQ","properties":{"unsorted":true,"formattedCitation":"\\super 120\\nosupersub{}","plainCitation":"120","noteIndex":0},"citationItems":[{"id":316,"uris":["http://zotero.org/groups/6001417/items/2W4XYCI6"],"itemData":{"id":316,"type":"article-journal","container-title":"Journal of Geophysical Research: Oceans","ISSN":"2169-9275","issue":"9","journalAbbreviation":"Journal of Geophysical Research: Oceans","page":"5921-5933","publisher":"Wiley Online Library","title":"Decadal trends in global pelagic ocean chlorophyll: A new assessment integrating multiple satellites, in situ data, and models","volume":"119","author":[{"family":"Gregg","given":"Watson W"},{"family":"Rousseaux","given":"Cécile S"}],"issued":{"date-parts":[["2014"]]}},"suppress-author":true}],"schema":"https://github.com/citation-style-language/schema/raw/master/csl-citation.json"} </w:delInstrText>
        </w:r>
        <w:r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120</w:delText>
        </w:r>
        <w:r w:rsidRPr="00CF6956">
          <w:rPr>
            <w:rFonts w:ascii="Times New Roman" w:hAnsi="Times New Roman" w:cs="Times New Roman"/>
          </w:rPr>
          <w:fldChar w:fldCharType="end"/>
        </w:r>
        <w:r w:rsidRPr="00CF6956">
          <w:rPr>
            <w:rFonts w:ascii="Times New Roman" w:hAnsi="Times New Roman" w:cs="Times New Roman"/>
          </w:rPr>
          <w:delText>. A hindcast simulation of a climate system model found similar global declines in phytoplankton abundance</w:delText>
        </w:r>
        <w:r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{"citationID":"au2l7yCr","properties":{"formattedCitation":"\\super 121\\nosupersub{}","plainCitation":"121","noteIndex":0},"citationItems":[{"id":323,"uris":["http://zotero.org/groups/6001417/items/2WLXJ39I"],"itemData":{"id":323,"type":"article-journal","abstract":"We analyse long-term trends in marine primary and particle export production and their link to marine phytoplankton community composition for the period 1960–2006 using a hindcast simulation of the Biogeochemical Elemental Cycling Model coupled to the ocean component of the Community Climate System Model. In our simulation, global primary and export production decrease signiﬁcantly over the last 50 yr, by 6.5 % and 8 % respectively. These changes are associated with an 8.5 % decrease in small phytoplankton biomass and 5 % decrease in zooplankton biomass. Diatom biomass decreases globally by 3 %, but with strong temporal and spatial variability. The strongest decreases in primary and export production occur in the western Paciﬁc, where enhanced stratiﬁcation leads to stronger nutrient limitation and a decrease in total phytoplankton. The concurrent decrease in diatom fraction and in zooplankton biomass causes a lower export efﬁciency in this region. Substantial phytoplankton composition changes also occur in the Southern Ocean and North Atlantic, although these are masked in part by a high degree of interannual variability. In these regions, stronger wind stress enhances mixing, reducing the biomass of small phytoplankton, while diatoms proﬁt from higher nutrient inputs and lower grazing pressure. The relative fraction of diatoms correlates positively with the export efﬁciency (r = 0.8, p &lt; 0.05) in most areas except for the North Paciﬁc and Antarctic Circumpolar Current, where the correlation is negative (r = −0.5, p &lt; 0.05). However, the long-term trends in global export efﬁciency are ultimately driven by the reduction in small phytoplankton and particularly decreases in coccolithophore biomass. The diagnosed trends point toward a substantial sensitivity of marine primary production and export to climatic variations and trends.","container-title":"Biogeosciences","DOI":"10.5194/bg-10-7373-2013","ISSN":"1726-4189","issue":"11","language":"en","license":"https://creativecommons.org/licenses/by/3.0/","page":"7373-7393","publisher":"Copernicus GmbH","source":"Crossref","title":"Long-term trends in ocean plankton production and particle export between 1960–2006","volume":"10","author":[{"family":"Laufkötter","given":"C."},{"family":"Vogt","given":"M."},{"family":"Gruber","given":"N."}],"issued":{"date-parts":[["2013",11,18]]}},"suppress-author":true}],"schema":"https://github.com/citation-style-language/schema/raw/master/csl-citation.json"} </w:delInstrText>
        </w:r>
        <w:r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121</w:delText>
        </w:r>
        <w:r w:rsidRPr="00CF6956">
          <w:rPr>
            <w:rFonts w:ascii="Times New Roman" w:hAnsi="Times New Roman" w:cs="Times New Roman"/>
          </w:rPr>
          <w:fldChar w:fldCharType="end"/>
        </w:r>
        <w:r w:rsidRPr="00CF6956">
          <w:rPr>
            <w:rFonts w:ascii="Times New Roman" w:hAnsi="Times New Roman" w:cs="Times New Roman"/>
          </w:rPr>
          <w:delText>. Other analyses of satellite data show increasing phytoplankton abundance across a similar time range to the aforementioned studies</w:delText>
        </w:r>
        <w:r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{"citationID":"AyQ4Licr","properties":{"unsorted":false,"formattedCitation":"\\super 122,123\\nosupersub{}","plainCitation":"122,123","noteIndex":0},"citationItems":[{"id":490,"uris":["http://zotero.org/groups/6001417/items/29RP9UV5"],"itemData":{"id":490,"type":"article-journal","container-title":"Limnology and oceanography","ISSN":"0024-3590","issue":"1","journalAbbreviation":"Limnology and oceanography","page":"1-20","publisher":"Wiley Online Library","title":"Photosynthetic rates derived from satellite‐based chlorophyll concentration","volume":"42","author":[{"family":"Behrenfeld","given":"Michael J"},{"family":"Falkowski","given":"Paul G"}],"issued":{"date-parts":[["1997"]]}}},{"id":489,"uris":["http://zotero.org/groups/6001417/items/HJBEIGJS"],"itemData":{"id":489,"type":"article-journal","container-title":"Zenodo","journalAbbreviation":"Zenodo","title":"The Global Assessment Report on Biodiversity and Ecosystem Services: Chapter 2.2 Status and Trends–Nature","author":[{"family":"Purvis","given":"A"},{"family":"Molnár","given":"Z"},{"family":"Obura","given":"D"},{"family":"Ichii","given":"K"},{"family":"Willis","given":"K"},{"family":"Chettri","given":"N"},{"family":"Dulloo","given":"M"},{"family":"Hendry","given":"A"},{"family":"Gabrielyan","given":"B"},{"family":"Gutt","given":"J"}],"issued":{"date-parts":[["2019"]]}}}],"schema":"https://github.com/citation-style-language/schema/raw/master/csl-citation.json"} </w:delInstrText>
        </w:r>
        <w:r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122,123</w:delText>
        </w:r>
        <w:r w:rsidRPr="00CF6956">
          <w:rPr>
            <w:rFonts w:ascii="Times New Roman" w:hAnsi="Times New Roman" w:cs="Times New Roman"/>
          </w:rPr>
          <w:fldChar w:fldCharType="end"/>
        </w:r>
        <w:r w:rsidRPr="00CF6956">
          <w:rPr>
            <w:rFonts w:ascii="Times New Roman" w:hAnsi="Times New Roman" w:cs="Times New Roman"/>
          </w:rPr>
          <w:delText xml:space="preserve">. </w:delText>
        </w:r>
      </w:del>
    </w:p>
    <w:p w14:paraId="3F297DCD" w14:textId="5F0015A8" w:rsidR="0055361D" w:rsidRPr="00CF6956" w:rsidRDefault="0055361D" w:rsidP="00B057CE">
      <w:pPr>
        <w:spacing w:before="240" w:line="240" w:lineRule="auto"/>
        <w:ind w:firstLine="720"/>
        <w:rPr>
          <w:del w:id="430" w:author="Monica Thom" w:date="2026-09-07T23:09:00Z" w16du:dateUtc="2026-09-08T03:09:00Z"/>
          <w:rFonts w:ascii="Times New Roman" w:hAnsi="Times New Roman" w:cs="Times New Roman"/>
        </w:rPr>
      </w:pPr>
      <w:del w:id="431" w:author="Monica Thom" w:date="2026-09-07T23:09:00Z" w16du:dateUtc="2026-09-08T03:09:00Z">
        <w:r w:rsidRPr="00CF6956">
          <w:rPr>
            <w:rFonts w:ascii="Times New Roman" w:hAnsi="Times New Roman" w:cs="Times New Roman"/>
          </w:rPr>
          <w:delText>Regional shifts in composition do exist; in the North and Equatorial Indian Ocean basins, a sharp decrease in chlorophyll abundance occurs</w:delText>
        </w:r>
      </w:del>
      <w:ins w:id="432" w:author="Kristina Randrup" w:date="2026-08-21T21:15:00Z" w16du:dateUtc="2026-08-22T04:15:00Z">
        <w:r w:rsidR="005D193D">
          <w:rPr>
            <w:rFonts w:ascii="Times New Roman" w:hAnsi="Times New Roman" w:cs="Times New Roman"/>
          </w:rPr>
          <w:t>has occurred</w:t>
        </w:r>
      </w:ins>
      <w:del w:id="433" w:author="Monica Thom" w:date="2026-09-07T23:09:00Z" w16du:dateUtc="2026-09-08T03:09:00Z">
        <w:r w:rsidRPr="00CF6956">
          <w:rPr>
            <w:rFonts w:ascii="Times New Roman" w:hAnsi="Times New Roman" w:cs="Times New Roman"/>
          </w:rPr>
          <w:delText>, signaling a shift from large or intermediate-sized phytoplankton (e.g., diatoms) to smaller phytoplankton (e.g. cyanobacteria)</w:delText>
        </w:r>
        <w:r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{"citationID":"zWYXrPsB","properties":{"formattedCitation":"\\super 119\\nosupersub{}","plainCitation":"119","noteIndex":0},"citationItems":[{"id":249,"uris":["http://zotero.org/groups/6001417/items/VNYGWXLJ"],"itemData":{"id":249,"type":"article-journal","abstract":"A recent revision of the NASA global ocean colour record shows changes in global ocean chlorophyll trends. This new 18-year time series now includes three global satellite sensors, the Sea-viewing Wide Field of view Sensor (SeaWiFS), Moderate Resolution Imaging Spectroradiometer (MODIS-Aqua), and Visible Infrared Imaging Radiometer Suite (VIIRS). The major changes are radiometric drift correction, a new algorithm for chlorophyll, and a new sensor VIIRS. The new satellite data record shows no signiﬁcant trend in global annual median chlorophyll from 1998 to 2015, in contrast to a statistically signiﬁcant negative trend from 1998 to 2012 in the previous version.","container-title":"Remote Sensing Letters","DOI":"10.1080/2150704X.2017.1354263","ISSN":"2150-704X, 2150-7058","issue":"12","journalAbbreviation":"Remote Sensing Letters","language":"en","page":"1102-1111","source":"DOI.org (Crossref)","title":"Global trends in ocean phytoplankton: a new assessment using revised ocean colour data","title-short":"Global trends in ocean phytoplankton","volume":"8","author":[{"family":"Gregg","given":"Watson W."},{"family":"Rousseaux","given":"Cécile S."},{"family":"Franz","given":"Bryan A."}],"issued":{"date-parts":[["2017",12,2]]}}}],"schema":"https://github.com/citation-style-language/schema/raw/master/csl-citation.json"} </w:delInstrText>
        </w:r>
        <w:r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119</w:delText>
        </w:r>
        <w:r w:rsidRPr="00CF6956">
          <w:rPr>
            <w:rFonts w:ascii="Times New Roman" w:hAnsi="Times New Roman" w:cs="Times New Roman"/>
          </w:rPr>
          <w:fldChar w:fldCharType="end"/>
        </w:r>
        <w:r w:rsidRPr="00CF6956">
          <w:rPr>
            <w:rFonts w:ascii="Times New Roman" w:hAnsi="Times New Roman" w:cs="Times New Roman"/>
          </w:rPr>
          <w:delText xml:space="preserve">. </w:delText>
        </w:r>
      </w:del>
      <w:ins w:id="434" w:author="Kristina Randrup" w:date="2026-08-21T21:15:00Z" w16du:dateUtc="2026-08-22T04:15:00Z">
        <w:r w:rsidR="005D193D">
          <w:rPr>
            <w:rFonts w:ascii="Times New Roman" w:hAnsi="Times New Roman" w:cs="Times New Roman"/>
          </w:rPr>
          <w:t>Another study</w:t>
        </w:r>
      </w:ins>
      <w:del w:id="435" w:author="Monica Thom" w:date="2026-09-07T23:09:00Z" w16du:dateUtc="2026-09-08T03:09:00Z">
        <w:r w:rsidRPr="00CF6956">
          <w:rPr>
            <w:rFonts w:ascii="Times New Roman" w:hAnsi="Times New Roman" w:cs="Times New Roman"/>
          </w:rPr>
          <w:delText>Other study found increases of up to 4.7% in phytoplankton abundance between 1998-2007 using satellite-derived chlorophyll concentrations</w:delText>
        </w:r>
        <w:r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{"citationID":"KmLROAhy","properties":{"unsorted":false,"formattedCitation":"\\super 123\\nosupersub{}","plainCitation":"123","noteIndex":0},"citationItems":[{"id":489,"uris":["http://zotero.org/groups/6001417/items/HJBEIGJS"],"itemData":{"id":489,"type":"article-journal","container-title":"Zenodo","journalAbbreviation":"Zenodo","title":"The Global Assessment Report on Biodiversity and Ecosystem Services: Chapter 2.2 Status and Trends–Nature","author":[{"family":"Purvis","given":"A"},{"family":"Molnár","given":"Z"},{"family":"Obura","given":"D"},{"family":"Ichii","given":"K"},{"family":"Willis","given":"K"},{"family":"Chettri","given":"N"},{"family":"Dulloo","given":"M"},{"family":"Hendry","given":"A"},{"family":"Gabrielyan","given":"B"},{"family":"Gutt","given":"J"}],"issued":{"date-parts":[["2019"]]}}}],"schema":"https://github.com/citation-style-language/schema/raw/master/csl-citation.json"} </w:delInstrText>
        </w:r>
        <w:r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123</w:delText>
        </w:r>
        <w:r w:rsidRPr="00CF6956">
          <w:rPr>
            <w:rFonts w:ascii="Times New Roman" w:hAnsi="Times New Roman" w:cs="Times New Roman"/>
          </w:rPr>
          <w:fldChar w:fldCharType="end"/>
        </w:r>
        <w:r w:rsidRPr="00CF6956">
          <w:rPr>
            <w:rFonts w:ascii="Times New Roman" w:hAnsi="Times New Roman" w:cs="Times New Roman"/>
          </w:rPr>
          <w:delText>. For zooplankton, the only global estimate comes from simulation hindcasts, suggesting a 5% decline in biomass between 1960 and 2006</w:delText>
        </w:r>
        <w:r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{"citationID":"uzXhM0Xl","properties":{"unsorted":false,"formattedCitation":"\\super 121\\nosupersub{}","plainCitation":"121","noteIndex":0},"citationItems":[{"id":323,"uris":["http://zotero.org/groups/6001417/items/2WLXJ39I"],"itemData":{"id":323,"type":"article-journal","abstract":"We analyse long-term trends in marine primary and particle export production and their link to marine phytoplankton community composition for the period 1960–2006 using a hindcast simulation of the Biogeochemical Elemental Cycling Model coupled to the ocean component of the Community Climate System Model. In our simulation, global primary and export production decrease signiﬁcantly over the last 50 yr, by 6.5 % and 8 % respectively. These changes are associated with an 8.5 % decrease in small phytoplankton biomass and 5 % decrease in zooplankton biomass. Diatom biomass decreases globally by 3 %, but with strong temporal and spatial variability. The strongest decreases in primary and export production occur in the western Paciﬁc, where enhanced stratiﬁcation leads to stronger nutrient limitation and a decrease in total phytoplankton. The concurrent decrease in diatom fraction and in zooplankton biomass causes a lower export efﬁciency in this region. Substantial phytoplankton composition changes also occur in the Southern Ocean and North Atlantic, although these are masked in part by a high degree of interannual variability. In these regions, stronger wind stress enhances mixing, reducing the biomass of small phytoplankton, while diatoms proﬁt from higher nutrient inputs and lower grazing pressure. The relative fraction of diatoms correlates positively with the export efﬁciency (r = 0.8, p &lt; 0.05) in most areas except for the North Paciﬁc and Antarctic Circumpolar Current, where the correlation is negative (r = −0.5, p &lt; 0.05). However, the long-term trends in global export efﬁciency are ultimately driven by the reduction in small phytoplankton and particularly decreases in coccolithophore biomass. The diagnosed trends point toward a substantial sensitivity of marine primary production and export to climatic variations and trends.","container-title":"Biogeosciences","DOI":"10.5194/bg-10-7373-2013","ISSN":"1726-4189","issue":"11","language":"en","license":"https://creativecommons.org/licenses/by/3.0/","page":"7373-7393","publisher":"Copernicus GmbH","source":"Crossref","title":"Long-term trends in ocean plankton production and particle export between 1960–2006","volume":"10","author":[{"family":"Laufkötter","given":"C."},{"family":"Vogt","given":"M."},{"family":"Gruber","given":"N."}],"issued":{"date-parts":[["2013",11,18]]}}}],"schema":"https://github.com/citation-style-language/schema/raw/master/csl-citation.json"} </w:delInstrText>
        </w:r>
        <w:r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121</w:delText>
        </w:r>
        <w:r w:rsidRPr="00CF6956">
          <w:rPr>
            <w:rFonts w:ascii="Times New Roman" w:hAnsi="Times New Roman" w:cs="Times New Roman"/>
          </w:rPr>
          <w:fldChar w:fldCharType="end"/>
        </w:r>
        <w:r w:rsidRPr="00CF6956">
          <w:rPr>
            <w:rFonts w:ascii="Times New Roman" w:hAnsi="Times New Roman" w:cs="Times New Roman"/>
          </w:rPr>
          <w:delText>. Regionally, zooplankton biomass exhibit different trends in abundance across time</w:delText>
        </w:r>
        <w:r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{"citationID":"rt0IlfnZ","properties":{"unsorted":false,"formattedCitation":"\\super 124,125\\nosupersub{}","plainCitation":"124,125","noteIndex":0},"citationItems":[{"id":487,"uris":["http://zotero.org/groups/6001417/items/WLC5GJPG"],"itemData":{"id":487,"type":"article-journal","container-title":"Frontiers in Ecology and Evolution","ISSN":"2296-701X","journalAbbreviation":"Frontiers in Ecology and Evolution","page":"624692","publisher":"Frontiers Media SA","title":"Status, change, and futures of zooplankton in the Southern Ocean","volume":"9","author":[{"family":"Johnston","given":"Nadine M"},{"family":"Murphy","given":"Eugene J"},{"family":"Atkinson","given":"Angus"},{"family":"Constable","given":"Andrew J"},{"family":"Cotté","given":"Cédric"},{"family":"Cox","given":"Martin"},{"family":"Daly","given":"Kendra L"},{"family":"Driscoll","given":"Ryan"},{"family":"Flores","given":"Hauke"},{"family":"Halfter","given":"Svenja"}],"issued":{"date-parts":[["2022"]]}},"suppress-author":true},{"id":310,"uris":["http://zotero.org/groups/6001417/items/HAW6LGDL"],"itemData":{"id":310,"type":"article-journal","abstract":"Abstract\n            Data from the Continuous Plankton Recorder (CPR) survey over the past 40 years have shown that the abundance of copepods in many parts of the North Atlantic has declined, indicating geographical shifts in the plankton communities. Because the CPR does not sample all zooplankton species with equal efficiency, these observations may give a biased view of the overall changes. Here, we compensate for CPR undersampling by using previously published species-specific correction factors derived from comparisons of catches made with WP-2 ring-nets and the CPR. Based on such corrected data, the southern North Sea showed the highest concentrations of biomass, in contrast to maps based on uncorrected data, in which the areas of highest biomass were in the northern North Sea. Trend analysis confirmed the previously reported general decrease of total biomass. There has also been a general decrease in the mean size of zooplankton over time in the northern North Sea, but this has not been observed elsewhere. The results indicate the importance of smaller zooplankton species in the ecology of the Northwest European shelf. The changes in community structure may have general implications for energy transfer efficiency to higher trophic levels, and for the sustainability of fisheries resources.","container-title":"ICES Journal of Marine Science","DOI":"10.1016/j.icesjms.2006.03.009","ISSN":"1095-9289, 1054-3139","issue":"5","language":"en","page":"785-798","source":"DOI.org (Crossref)","title":"Long-term changes in zooplankton biomass concentration and mean size over the Northwest European shelf inferred from Continuous Plankton Recorder data","volume":"63","author":[{"family":"Pitois","given":"Sophie G."},{"family":"Fox","given":"Clive J."}],"issued":{"date-parts":[["2006",1,1]]}}}],"schema":"https://github.com/citation-style-language/schema/raw/master/csl-citation.json"} </w:delInstrText>
        </w:r>
        <w:r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124,125</w:delText>
        </w:r>
        <w:r w:rsidRPr="00CF6956">
          <w:rPr>
            <w:rFonts w:ascii="Times New Roman" w:hAnsi="Times New Roman" w:cs="Times New Roman"/>
          </w:rPr>
          <w:fldChar w:fldCharType="end"/>
        </w:r>
        <w:r w:rsidRPr="00CF6956">
          <w:rPr>
            <w:rFonts w:ascii="Times New Roman" w:hAnsi="Times New Roman" w:cs="Times New Roman"/>
          </w:rPr>
          <w:delText>.</w:delText>
        </w:r>
      </w:del>
    </w:p>
    <w:p w14:paraId="35CC0115" w14:textId="1747170B" w:rsidR="0055361D" w:rsidRPr="00CF6956" w:rsidRDefault="0055361D" w:rsidP="00B057CE">
      <w:pPr>
        <w:spacing w:before="240" w:line="240" w:lineRule="auto"/>
        <w:ind w:firstLine="720"/>
        <w:rPr>
          <w:rFonts w:ascii="Times New Roman" w:hAnsi="Times New Roman" w:cs="Times New Roman"/>
        </w:rPr>
      </w:pPr>
      <w:r w:rsidRPr="00CF6956">
        <w:rPr>
          <w:rFonts w:ascii="Times New Roman" w:hAnsi="Times New Roman" w:cs="Times New Roman"/>
        </w:rPr>
        <w:t xml:space="preserve">As opposed to the other groups modelled here, where anthropogenic impacts play a larger direct role, plankton abundance trends are largely driven by regional climate variability, such as trends in sea surface temperature, stratification, and circulation dynamics that operate differently across ocean basins. The </w:t>
      </w:r>
      <w:commentRangeStart w:id="436"/>
      <w:r w:rsidRPr="00CF6956">
        <w:rPr>
          <w:rFonts w:ascii="Times New Roman" w:hAnsi="Times New Roman" w:cs="Times New Roman"/>
        </w:rPr>
        <w:t>ENSO</w:t>
      </w:r>
      <w:commentRangeEnd w:id="436"/>
      <w:r w:rsidR="005D193D" w:rsidRPr="00CF6956">
        <w:rPr>
          <w:rStyle w:val="CommentReference"/>
          <w:rFonts w:ascii="Times New Roman" w:hAnsi="Times New Roman" w:cs="Times New Roman"/>
          <w:sz w:val="22"/>
          <w:szCs w:val="22"/>
        </w:rPr>
        <w:commentReference w:id="436"/>
      </w:r>
      <w:r w:rsidRPr="00CF6956">
        <w:rPr>
          <w:rFonts w:ascii="Times New Roman" w:hAnsi="Times New Roman" w:cs="Times New Roman"/>
        </w:rPr>
        <w:t xml:space="preserve">, for example, is a major driver of interannual plankton biomass trends in the Gulf of Mexico, with El Niño and La Niña producing driving distinct cycles in abiotic conditions and coastal circulation that affect plankton biomass </w:t>
      </w:r>
      <w:ins w:id="437" w:author="Monica Thom" w:date="2026-09-07T23:09:00Z" w16du:dateUtc="2026-09-08T03:09:00Z">
        <w:r w:rsidR="00000000">
          <w:rPr>
            <w:rFonts w:ascii="Times New Roman" w:eastAsia="Times New Roman" w:hAnsi="Times New Roman" w:cs="Times New Roman"/>
            <w:vertAlign w:val="superscript"/>
          </w:rPr>
          <w:t>126</w:t>
        </w:r>
        <w:r w:rsidR="00000000">
          <w:rPr>
            <w:rFonts w:ascii="Times New Roman" w:eastAsia="Times New Roman" w:hAnsi="Times New Roman" w:cs="Times New Roman"/>
          </w:rPr>
          <w:t>.</w:t>
        </w:r>
      </w:ins>
      <w:del w:id="438" w:author="Monica Thom" w:date="2026-09-07T23:09:00Z" w16du:dateUtc="2026-09-08T03:09:00Z">
        <w:r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{"citationID":"vmLOCnWy","properties":{"formattedCitation":"\\super 126\\nosupersub{}","plainCitation":"126","noteIndex":0},"citationItems":[{"id":"xpwFpum7/JTrBabc7","uris":["http://zotero.org/users/17231728/items/H9XXWKDB"],"itemData":{"id":1641,"type":"article-journal","container-title":"Scientific Reports","DOI":"10.1038/s41598-018-36655-y","ISSN":"2045-2322","issue":"1","journalAbbreviation":"Sci Rep","language":"en","license":"2019 The Author(s)","note":"publisher: Nature Publishing Group","page":"178","source":"www.nature.com","title":"ENSO-induced co-variability of Salinity, Plankton Biomass and Coastal Currents in the Northern Gulf of Mexico","volume":"9","author":[{"family":"Gomez","given":"Fabian A."},{"family":"Lee","given":"Sang-Ki"},{"family":"Hernandez","given":"Frank J."},{"family":"Chiaverano","given":"Luciano M."},{"family":"Muller-Karger","given":"Frank E."},{"family":"Liu","given":"Yanyun"},{"family":"Lamkin","given":"John T."}],"issued":{"date-parts":[["2019",1,17]]}}}],"schema":"https://github.com/citation-style-language/schema/raw/master/csl-citation.json"} </w:delInstrText>
        </w:r>
        <w:r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126</w:delText>
        </w:r>
        <w:r w:rsidRPr="00CF6956">
          <w:rPr>
            <w:rFonts w:ascii="Times New Roman" w:hAnsi="Times New Roman" w:cs="Times New Roman"/>
          </w:rPr>
          <w:fldChar w:fldCharType="end"/>
        </w:r>
        <w:r w:rsidRPr="00CF6956">
          <w:rPr>
            <w:rFonts w:ascii="Times New Roman" w:hAnsi="Times New Roman" w:cs="Times New Roman"/>
          </w:rPr>
          <w:delText>.</w:delText>
        </w:r>
      </w:del>
      <w:r w:rsidRPr="00CF6956">
        <w:rPr>
          <w:rFonts w:ascii="Times New Roman" w:hAnsi="Times New Roman" w:cs="Times New Roman"/>
        </w:rPr>
        <w:t xml:space="preserve"> Similarly, the 2010-2011 El Niño to La Niña transition drove </w:t>
      </w:r>
      <w:del w:id="439" w:author="Kristina Randrup" w:date="2026-08-21T21:17:00Z" w16du:dateUtc="2026-08-22T04:17:00Z">
        <w:r w:rsidRPr="00CF6956">
          <w:rPr>
            <w:rFonts w:ascii="Times New Roman" w:hAnsi="Times New Roman" w:cs="Times New Roman"/>
          </w:rPr>
          <w:delText xml:space="preserve">marked </w:delText>
        </w:r>
      </w:del>
      <w:ins w:id="440" w:author="Kristina Randrup" w:date="2026-08-21T21:17:00Z" w16du:dateUtc="2026-08-22T04:17:00Z">
        <w:r w:rsidR="006C3FB0">
          <w:rPr>
            <w:rFonts w:ascii="Times New Roman" w:hAnsi="Times New Roman" w:cs="Times New Roman"/>
          </w:rPr>
          <w:t>notable</w:t>
        </w:r>
        <w:r w:rsidR="006C3FB0" w:rsidRPr="00CF6956">
          <w:rPr>
            <w:rFonts w:ascii="Times New Roman" w:hAnsi="Times New Roman" w:cs="Times New Roman"/>
          </w:rPr>
          <w:t xml:space="preserve"> </w:t>
        </w:r>
      </w:ins>
      <w:r w:rsidRPr="00CF6956">
        <w:rPr>
          <w:rFonts w:ascii="Times New Roman" w:hAnsi="Times New Roman" w:cs="Times New Roman"/>
        </w:rPr>
        <w:t xml:space="preserve">shifts in plankton community composition in </w:t>
      </w:r>
      <w:ins w:id="441" w:author="Monica Thom" w:date="2026-09-07T23:09:00Z" w16du:dateUtc="2026-09-08T03:09:00Z">
        <w:r w:rsidR="00000000">
          <w:rPr>
            <w:rFonts w:ascii="Times New Roman" w:eastAsia="Times New Roman" w:hAnsi="Times New Roman" w:cs="Times New Roman"/>
          </w:rPr>
          <w:t>Australia</w:t>
        </w:r>
        <w:r w:rsidR="00000000">
          <w:rPr>
            <w:rFonts w:ascii="Times New Roman" w:eastAsia="Times New Roman" w:hAnsi="Times New Roman" w:cs="Times New Roman"/>
            <w:vertAlign w:val="superscript"/>
          </w:rPr>
          <w:t>127</w:t>
        </w:r>
        <w:r w:rsidR="00000000">
          <w:rPr>
            <w:rFonts w:ascii="Times New Roman" w:eastAsia="Times New Roman" w:hAnsi="Times New Roman" w:cs="Times New Roman"/>
          </w:rPr>
          <w:t>.</w:t>
        </w:r>
      </w:ins>
      <w:del w:id="442" w:author="Monica Thom" w:date="2026-09-07T23:09:00Z" w16du:dateUtc="2026-09-08T03:09:00Z">
        <w:r w:rsidRPr="00CF6956">
          <w:rPr>
            <w:rFonts w:ascii="Times New Roman" w:hAnsi="Times New Roman" w:cs="Times New Roman"/>
          </w:rPr>
          <w:delText>Australia</w:delText>
        </w:r>
        <w:r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{"citationID":"s3xU2LPg","properties":{"formattedCitation":"\\super 127\\nosupersub{}","plainCitation":"127","noteIndex":0},"citationItems":[{"id":"xpwFpum7/GA9q78iC","uris":["http://zotero.org/users/17231728/items/58V3Q8B7"],"itemData":{"id":1643,"type":"article-journal","container-title":"Journal of Plankton Research","DOI":"10.1093/plankt/fbv069","journalAbbreviation":"Journal of Plankton Research","page":"966-984","source":"ResearchGate","title":"Climate variability drives plankton community composition changes: the 2010–2011 El Niño to La Niña transition around Australia","title-short":"Climate variability drives plankton community composition changes","volume":"37","author":[{"family":"Thompson","given":"Peter"},{"family":"Bonham","given":"Pru"},{"family":"Thomson","given":"Paul"},{"family":"Rochester","given":"Wayne"},{"family":"Doblin","given":"Martina"},{"family":"Waite","given":"Anya"},{"family":"Richardson","given":"Anthony"},{"family":"Rousseaux","given":"Cecile"}],"issued":{"date-parts":[["2015",9,1]]}}}],"schema":"https://github.com/citation-style-language/schema/raw/master/csl-citation.json"} </w:delInstrText>
        </w:r>
        <w:r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127</w:delText>
        </w:r>
        <w:r w:rsidRPr="00CF6956">
          <w:rPr>
            <w:rFonts w:ascii="Times New Roman" w:hAnsi="Times New Roman" w:cs="Times New Roman"/>
          </w:rPr>
          <w:fldChar w:fldCharType="end"/>
        </w:r>
        <w:r w:rsidRPr="00CF6956">
          <w:rPr>
            <w:rFonts w:ascii="Times New Roman" w:hAnsi="Times New Roman" w:cs="Times New Roman"/>
          </w:rPr>
          <w:delText>.</w:delText>
        </w:r>
      </w:del>
      <w:r w:rsidRPr="00CF6956">
        <w:rPr>
          <w:rFonts w:ascii="Times New Roman" w:hAnsi="Times New Roman" w:cs="Times New Roman"/>
        </w:rPr>
        <w:t xml:space="preserve"> The regional dependence of plankton communities on regional climate patterns </w:t>
      </w:r>
      <w:del w:id="443" w:author="Kristina Randrup" w:date="2026-08-21T21:17:00Z" w16du:dateUtc="2026-08-22T04:17:00Z">
        <w:r w:rsidRPr="00CF6956">
          <w:rPr>
            <w:rFonts w:ascii="Times New Roman" w:hAnsi="Times New Roman" w:cs="Times New Roman"/>
          </w:rPr>
          <w:delText xml:space="preserve">helps </w:delText>
        </w:r>
      </w:del>
      <w:ins w:id="444" w:author="Kristina Randrup" w:date="2026-08-21T21:17:00Z" w16du:dateUtc="2026-08-22T04:17:00Z">
        <w:r w:rsidR="006C3FB0">
          <w:rPr>
            <w:rFonts w:ascii="Times New Roman" w:hAnsi="Times New Roman" w:cs="Times New Roman"/>
          </w:rPr>
          <w:t>partially</w:t>
        </w:r>
        <w:r w:rsidR="006C3FB0" w:rsidRPr="00CF6956">
          <w:rPr>
            <w:rFonts w:ascii="Times New Roman" w:hAnsi="Times New Roman" w:cs="Times New Roman"/>
          </w:rPr>
          <w:t xml:space="preserve"> </w:t>
        </w:r>
      </w:ins>
      <w:ins w:id="445" w:author="Kristina Randrup" w:date="2026-09-07T23:10:00Z" w16du:dateUtc="2026-09-08T03:10:00Z">
        <w:r w:rsidRPr="00CF6956">
          <w:rPr>
            <w:rFonts w:ascii="Times New Roman" w:hAnsi="Times New Roman" w:cs="Times New Roman"/>
          </w:rPr>
          <w:t>explain</w:t>
        </w:r>
      </w:ins>
      <w:ins w:id="446" w:author="Kristina Randrup" w:date="2026-08-21T21:18:00Z" w16du:dateUtc="2026-08-22T04:18:00Z">
        <w:r w:rsidR="006C3FB0">
          <w:rPr>
            <w:rFonts w:ascii="Times New Roman" w:hAnsi="Times New Roman" w:cs="Times New Roman"/>
          </w:rPr>
          <w:t>s</w:t>
        </w:r>
      </w:ins>
      <w:del w:id="447" w:author="Kristina Randrup" w:date="2026-09-07T23:10:00Z" w16du:dateUtc="2026-09-08T03:10:00Z">
        <w:r w:rsidRPr="00CF6956">
          <w:rPr>
            <w:rFonts w:ascii="Times New Roman" w:hAnsi="Times New Roman" w:cs="Times New Roman"/>
          </w:rPr>
          <w:delText>explain</w:delText>
        </w:r>
      </w:del>
      <w:r w:rsidRPr="00CF6956">
        <w:rPr>
          <w:rFonts w:ascii="Times New Roman" w:hAnsi="Times New Roman" w:cs="Times New Roman"/>
        </w:rPr>
        <w:t xml:space="preserve"> why </w:t>
      </w:r>
      <w:del w:id="448" w:author="Kristina Randrup" w:date="2026-08-21T21:17:00Z" w16du:dateUtc="2026-08-22T04:17:00Z">
        <w:r w:rsidRPr="00CF6956">
          <w:rPr>
            <w:rFonts w:ascii="Times New Roman" w:hAnsi="Times New Roman" w:cs="Times New Roman"/>
          </w:rPr>
          <w:delText xml:space="preserve">attempted </w:delText>
        </w:r>
      </w:del>
      <w:r w:rsidRPr="00CF6956">
        <w:rPr>
          <w:rFonts w:ascii="Times New Roman" w:hAnsi="Times New Roman" w:cs="Times New Roman"/>
        </w:rPr>
        <w:t xml:space="preserve">global syntheses of interannual trends in plankton abundance often disagree, while basin-specific analyses are more consistent. Phyto- and zooplankton are extremely diverse groups composed of </w:t>
      </w:r>
      <w:del w:id="449" w:author="Kristina Randrup" w:date="2026-08-21T21:18:00Z" w16du:dateUtc="2026-08-22T04:18:00Z">
        <w:r w:rsidRPr="00CF6956">
          <w:rPr>
            <w:rFonts w:ascii="Times New Roman" w:hAnsi="Times New Roman" w:cs="Times New Roman"/>
          </w:rPr>
          <w:delText xml:space="preserve">different </w:delText>
        </w:r>
      </w:del>
      <w:r w:rsidRPr="00CF6956">
        <w:rPr>
          <w:rFonts w:ascii="Times New Roman" w:hAnsi="Times New Roman" w:cs="Times New Roman"/>
        </w:rPr>
        <w:t xml:space="preserve">taxa that are affected differently by environmental variability, so </w:t>
      </w:r>
      <w:del w:id="450" w:author="Kristina Randrup" w:date="2026-08-21T21:19:00Z" w16du:dateUtc="2026-08-22T04:19:00Z">
        <w:r w:rsidRPr="00CF6956">
          <w:rPr>
            <w:rFonts w:ascii="Times New Roman" w:hAnsi="Times New Roman" w:cs="Times New Roman"/>
          </w:rPr>
          <w:delText>there are strong expectations</w:delText>
        </w:r>
      </w:del>
      <w:ins w:id="451" w:author="Kristina Randrup" w:date="2026-08-21T21:19:00Z" w16du:dateUtc="2026-08-22T04:19:00Z">
        <w:r w:rsidR="00A558D4">
          <w:rPr>
            <w:rFonts w:ascii="Times New Roman" w:hAnsi="Times New Roman" w:cs="Times New Roman"/>
          </w:rPr>
          <w:t>we would expect</w:t>
        </w:r>
      </w:ins>
      <w:del w:id="452" w:author="Kristina Randrup" w:date="2026-08-21T21:19:00Z" w16du:dateUtc="2026-08-22T04:19:00Z">
        <w:r w:rsidRPr="00CF6956">
          <w:rPr>
            <w:rFonts w:ascii="Times New Roman" w:hAnsi="Times New Roman" w:cs="Times New Roman"/>
          </w:rPr>
          <w:delText xml:space="preserve"> of</w:delText>
        </w:r>
      </w:del>
      <w:r w:rsidRPr="00CF6956">
        <w:rPr>
          <w:rFonts w:ascii="Times New Roman" w:hAnsi="Times New Roman" w:cs="Times New Roman"/>
        </w:rPr>
        <w:t xml:space="preserve"> broad</w:t>
      </w:r>
      <w:del w:id="453" w:author="Kristina Randrup" w:date="2026-08-21T21:19:00Z" w16du:dateUtc="2026-08-22T04:19:00Z">
        <w:r w:rsidRPr="00CF6956">
          <w:rPr>
            <w:rFonts w:ascii="Times New Roman" w:hAnsi="Times New Roman" w:cs="Times New Roman"/>
          </w:rPr>
          <w:delText>,</w:delText>
        </w:r>
      </w:del>
      <w:r w:rsidRPr="00CF6956">
        <w:rPr>
          <w:rFonts w:ascii="Times New Roman" w:hAnsi="Times New Roman" w:cs="Times New Roman"/>
        </w:rPr>
        <w:t xml:space="preserve"> but heterogeneous impacts of climate change on these groups rather than uniformly </w:t>
      </w:r>
      <w:del w:id="454" w:author="Kristina Randrup" w:date="2026-08-21T21:19:00Z" w16du:dateUtc="2026-08-22T04:19:00Z">
        <w:r w:rsidRPr="00CF6956">
          <w:rPr>
            <w:rFonts w:ascii="Times New Roman" w:hAnsi="Times New Roman" w:cs="Times New Roman"/>
          </w:rPr>
          <w:delText>raising or lowering biomass</w:delText>
        </w:r>
      </w:del>
      <w:del w:id="455" w:author="Will Patrone" w:date="2026-09-07T23:10:00Z" w16du:dateUtc="2026-09-08T03:10:00Z">
        <w:r w:rsidRPr="00CF6956">
          <w:rPr>
            <w:rFonts w:ascii="Times New Roman" w:hAnsi="Times New Roman" w:cs="Times New Roman"/>
          </w:rPr>
          <w:delText>.</w:delText>
        </w:r>
      </w:del>
      <w:ins w:id="456" w:author="Kristina Randrup" w:date="2026-08-21T21:19:00Z" w16du:dateUtc="2026-08-22T04:19:00Z">
        <w:r w:rsidR="00A558D4">
          <w:rPr>
            <w:rFonts w:ascii="Times New Roman" w:hAnsi="Times New Roman" w:cs="Times New Roman"/>
          </w:rPr>
          <w:t>effects on biomass</w:t>
        </w:r>
      </w:ins>
      <w:ins w:id="457" w:author="Kristina Randrup" w:date="2026-09-07T23:10:00Z" w16du:dateUtc="2026-09-08T03:10:00Z">
        <w:r w:rsidRPr="00CF6956">
          <w:rPr>
            <w:rFonts w:ascii="Times New Roman" w:hAnsi="Times New Roman" w:cs="Times New Roman"/>
          </w:rPr>
          <w:t>.</w:t>
        </w:r>
      </w:ins>
      <w:del w:id="458" w:author="Kristina Randrup" w:date="2026-09-07T23:10:00Z" w16du:dateUtc="2026-09-08T03:10:00Z">
        <w:r w:rsidRPr="00CF6956">
          <w:rPr>
            <w:rFonts w:ascii="Times New Roman" w:hAnsi="Times New Roman" w:cs="Times New Roman"/>
          </w:rPr>
          <w:delText>.</w:delText>
        </w:r>
      </w:del>
      <w:r w:rsidRPr="00CF6956">
        <w:rPr>
          <w:rFonts w:ascii="Times New Roman" w:hAnsi="Times New Roman" w:cs="Times New Roman"/>
        </w:rPr>
        <w:t xml:space="preserve"> For example, warming surface waters that intensify ocean stratification and reduce nutrient load from upwelling will favor smaller, low-nutrient adapted phytoplankton such as picophytoplankton over large diatoms as the primary producer </w:t>
      </w:r>
      <w:ins w:id="459" w:author="Monica Thom" w:date="2026-09-07T23:09:00Z" w16du:dateUtc="2026-09-08T03:09:00Z">
        <w:r w:rsidR="00000000">
          <w:rPr>
            <w:rFonts w:ascii="Times New Roman" w:eastAsia="Times New Roman" w:hAnsi="Times New Roman" w:cs="Times New Roman"/>
          </w:rPr>
          <w:t>base</w:t>
        </w:r>
        <w:r w:rsidR="00000000">
          <w:rPr>
            <w:rFonts w:ascii="Times New Roman" w:eastAsia="Times New Roman" w:hAnsi="Times New Roman" w:cs="Times New Roman"/>
            <w:vertAlign w:val="superscript"/>
          </w:rPr>
          <w:t>128</w:t>
        </w:r>
        <w:r w:rsidR="00000000">
          <w:rPr>
            <w:rFonts w:ascii="Times New Roman" w:eastAsia="Times New Roman" w:hAnsi="Times New Roman" w:cs="Times New Roman"/>
          </w:rPr>
          <w:t>.</w:t>
        </w:r>
      </w:ins>
      <w:del w:id="460" w:author="Monica Thom" w:date="2026-09-07T23:09:00Z" w16du:dateUtc="2026-09-08T03:09:00Z">
        <w:r w:rsidRPr="00CF6956">
          <w:rPr>
            <w:rFonts w:ascii="Times New Roman" w:hAnsi="Times New Roman" w:cs="Times New Roman"/>
          </w:rPr>
          <w:delText>base</w:delText>
        </w:r>
        <w:r w:rsidRPr="00CF6956">
          <w:rPr>
            <w:rFonts w:ascii="Times New Roman" w:hAnsi="Times New Roman" w:cs="Times New Roman"/>
          </w:rPr>
          <w:fldChar w:fldCharType="begin"/>
        </w:r>
        <w:r w:rsidR="00CF6956">
          <w:rPr>
            <w:rFonts w:ascii="Times New Roman" w:hAnsi="Times New Roman" w:cs="Times New Roman"/>
          </w:rPr>
          <w:delInstrText xml:space="preserve"> ADDIN ZOTERO_ITEM CSL_CITATION {"citationID":"wXswBaKB","properties":{"formattedCitation":"\\super 128\\nosupersub{}","plainCitation":"128","noteIndex":0},"citationItems":[{"id":"xpwFpum7/bYxioLt2","uris":["http://zotero.org/users/17231728/items/QZMKM4NE"],"itemData":{"id":1648,"type":"article-journal","container-title":"Ocean Science","DOI":"10.5194/os-21-679-2025","ISSN":"1812-0784","issue":"2","language":"en","note":"publisher: Copernicus Publications","page":"679-700","source":"archimer.ifremer.fr","title":"Decadal changes in phytoplankton functional composition in the Eastern English Channel: possible upcoming major effects of climate change","title-short":"Decadal changes in phytoplankton functional composition in the Eastern English Channel","volume":"21","author":[{"family":"Hubert","given":"Zéline"},{"family":"Louchart","given":"Arnaud"},{"family":"Robache","given":"Kévin"},{"family":"Epinoux","given":"Alexandre"},{"family":"Gallot","given":"Clémentine"},{"family":"Cornille","given":"Vincent"},{"family":"Crouvoisier","given":"Muriel"},{"family":"Monchy","given":"Sébastien"},{"family":"Artigas","given":"Luis Felipe"},{"family":"Robache","given":"Kévin"},{"family":"Epinoux","given":"Alexandre"},{"family":"Gallot","given":"Clémentine"},{"family":"Cornille","given":"Vincent"},{"family":"Crouvoisier","given":"Muriel"},{"family":"Monchy","given":"Sébastien"},{"family":"Artigas","given":"Luis Felipe"}],"issued":{"date-parts":[["2025",2,28]]}}}],"schema":"https://github.com/citation-style-language/schema/raw/master/csl-citation.json"} </w:delInstrText>
        </w:r>
        <w:r w:rsidRPr="00CF6956">
          <w:rPr>
            <w:rFonts w:ascii="Times New Roman" w:hAnsi="Times New Roman" w:cs="Times New Roman"/>
          </w:rPr>
          <w:fldChar w:fldCharType="separate"/>
        </w:r>
        <w:r w:rsidR="00CF6956" w:rsidRPr="00CF6956">
          <w:rPr>
            <w:rFonts w:ascii="Times New Roman" w:hAnsi="Times New Roman" w:cs="Times New Roman"/>
            <w:vertAlign w:val="superscript"/>
          </w:rPr>
          <w:delText>128</w:delText>
        </w:r>
        <w:r w:rsidRPr="00CF6956">
          <w:rPr>
            <w:rFonts w:ascii="Times New Roman" w:hAnsi="Times New Roman" w:cs="Times New Roman"/>
          </w:rPr>
          <w:fldChar w:fldCharType="end"/>
        </w:r>
        <w:r w:rsidRPr="00CF6956">
          <w:rPr>
            <w:rFonts w:ascii="Times New Roman" w:hAnsi="Times New Roman" w:cs="Times New Roman"/>
          </w:rPr>
          <w:delText>.</w:delText>
        </w:r>
      </w:del>
    </w:p>
    <w:p w14:paraId="1B418F44" w14:textId="77777777" w:rsidR="005A6D18" w:rsidRPr="00CF6956" w:rsidRDefault="005A6D18">
      <w:pPr>
        <w:rPr>
          <w:rFonts w:ascii="Times New Roman" w:hAnsi="Times New Roman" w:cs="Times New Roman"/>
        </w:rPr>
      </w:pPr>
    </w:p>
    <w:p w14:paraId="3D21E112" w14:textId="77777777" w:rsidR="005A6D18" w:rsidRPr="00CF6956" w:rsidRDefault="005A6D18">
      <w:pPr>
        <w:rPr>
          <w:del w:id="461" w:author="Monica Thom" w:date="2026-09-07T23:09:00Z" w16du:dateUtc="2026-09-08T03:09:00Z"/>
          <w:rFonts w:ascii="Times New Roman" w:hAnsi="Times New Roman" w:cs="Times New Roman"/>
        </w:rPr>
      </w:pPr>
    </w:p>
    <w:p w14:paraId="57C44050" w14:textId="77777777" w:rsidR="005A6D18" w:rsidRPr="00CF6956" w:rsidRDefault="005A6D18">
      <w:pPr>
        <w:rPr>
          <w:rFonts w:ascii="Times New Roman" w:hAnsi="Times New Roman" w:cs="Times New Roman"/>
        </w:rPr>
        <w:sectPr w:rsidR="005A6D18" w:rsidRPr="00CF6956">
          <w:pgSz w:w="12240" w:h="15840"/>
          <w:pgMar w:top="1440" w:right="1440" w:bottom="1440" w:left="1440" w:header="720" w:footer="720" w:gutter="0"/>
          <w:pgNumType w:start="1"/>
          <w:cols w:space="720"/>
        </w:sectPr>
      </w:pPr>
    </w:p>
    <w:p w14:paraId="7B19916B" w14:textId="61862089" w:rsidR="0025704F" w:rsidRPr="00CF6956" w:rsidRDefault="00000000">
      <w:pPr>
        <w:rPr>
          <w:rFonts w:ascii="Times New Roman" w:hAnsi="Times New Roman" w:cs="Times New Roman"/>
          <w:b/>
          <w:bCs/>
          <w:noProof/>
        </w:rPr>
      </w:pPr>
      <w:r w:rsidRPr="00CF6956">
        <w:rPr>
          <w:rFonts w:ascii="Times New Roman" w:hAnsi="Times New Roman" w:cs="Times New Roman"/>
          <w:b/>
          <w:bCs/>
        </w:rPr>
        <w:lastRenderedPageBreak/>
        <w:t>Tables and Figures</w:t>
      </w:r>
      <w:ins w:id="462" w:author="Monica Thom" w:date="2026-09-07T23:09:00Z" w16du:dateUtc="2026-09-08T03:09:00Z">
        <w:r>
          <w:rPr>
            <w:rFonts w:ascii="Times New Roman" w:eastAsia="Times New Roman" w:hAnsi="Times New Roman" w:cs="Times New Roman"/>
            <w:b/>
            <w:bCs/>
            <w:noProof/>
          </w:rPr>
          <w:drawing>
            <wp:inline distT="0" distB="0" distL="0" distR="0" wp14:anchorId="479FB4F9" wp14:editId="54EE8335">
              <wp:extent cx="8229600" cy="5029200"/>
              <wp:effectExtent l="0" t="0" r="0" b="0"/>
              <wp:docPr id="12129847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8229600" cy="5029200"/>
                      </a:xfrm>
                      <a:prstGeom prst="rect">
                        <a:avLst/>
                      </a:prstGeom>
                      <a:ln/>
                    </pic:spPr>
                  </pic:pic>
                </a:graphicData>
              </a:graphic>
            </wp:inline>
          </w:drawing>
        </w:r>
      </w:ins>
      <w:del w:id="463" w:author="Monica Thom" w:date="2026-09-07T23:09:00Z" w16du:dateUtc="2026-09-08T03:09:00Z">
        <w:r w:rsidR="0025704F">
          <w:rPr>
            <w:rFonts w:ascii="Times New Roman" w:hAnsi="Times New Roman" w:cs="Times New Roman"/>
            <w:b/>
            <w:bCs/>
            <w:noProof/>
          </w:rPr>
          <w:lastRenderedPageBreak/>
          <w:drawing>
            <wp:inline distT="0" distB="0" distL="0" distR="0" wp14:anchorId="3D8997A6" wp14:editId="719B1DC7">
              <wp:extent cx="8229600" cy="5029200"/>
              <wp:effectExtent l="0" t="0" r="0" b="0"/>
              <wp:docPr id="12129847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229600" cy="5029200"/>
                      </a:xfrm>
                      <a:prstGeom prst="rect">
                        <a:avLst/>
                      </a:prstGeom>
                      <a:noFill/>
                      <a:ln>
                        <a:noFill/>
                      </a:ln>
                    </pic:spPr>
                  </pic:pic>
                </a:graphicData>
              </a:graphic>
            </wp:inline>
          </w:drawing>
        </w:r>
      </w:del>
    </w:p>
    <w:p w14:paraId="47831548" w14:textId="77777777" w:rsidR="005A6D18" w:rsidRPr="00CF6956" w:rsidRDefault="005A6D18">
      <w:pPr>
        <w:rPr>
          <w:rFonts w:ascii="Times New Roman" w:hAnsi="Times New Roman" w:cs="Times New Roman"/>
          <w:b/>
          <w:bCs/>
        </w:rPr>
      </w:pPr>
    </w:p>
    <w:p w14:paraId="0000002D" w14:textId="77777777" w:rsidR="00F57F1F" w:rsidRDefault="00000000">
      <w:pPr>
        <w:pBdr>
          <w:top w:val="nil"/>
          <w:left w:val="nil"/>
          <w:bottom w:val="nil"/>
          <w:right w:val="nil"/>
          <w:between w:val="nil"/>
        </w:pBdr>
        <w:spacing w:after="200" w:line="240" w:lineRule="auto"/>
        <w:rPr>
          <w:ins w:id="464" w:author="Monica Thom" w:date="2026-09-07T23:09:00Z" w16du:dateUtc="2026-09-08T03:09:00Z"/>
          <w:rFonts w:ascii="Times New Roman" w:eastAsia="Times New Roman" w:hAnsi="Times New Roman" w:cs="Times New Roman"/>
          <w:color w:val="000000"/>
        </w:rPr>
        <w:sectPr w:rsidR="00F57F1F">
          <w:pgSz w:w="15840" w:h="12240" w:orient="landscape"/>
          <w:pgMar w:top="1440" w:right="1440" w:bottom="1440" w:left="1440" w:header="720" w:footer="720" w:gutter="0"/>
          <w:cols w:space="720"/>
        </w:sectPr>
      </w:pPr>
      <w:commentRangeStart w:id="465"/>
      <w:commentRangeStart w:id="466"/>
      <w:r>
        <w:rPr>
          <w:rFonts w:ascii="Times New Roman" w:hAnsi="Times New Roman"/>
          <w:color w:val="000000"/>
          <w:rPrChange w:id="467" w:author="Monica Thom" w:date="2026-09-07T23:10:00Z" w16du:dateUtc="2026-09-08T03:10:00Z">
            <w:rPr>
              <w:rFonts w:ascii="Times New Roman" w:hAnsi="Times New Roman"/>
            </w:rPr>
          </w:rPrChange>
        </w:rPr>
        <w:t>Table S</w:t>
      </w:r>
      <w:commentRangeStart w:id="468"/>
      <w:r>
        <w:rPr>
          <w:rFonts w:ascii="Times New Roman" w:hAnsi="Times New Roman"/>
          <w:color w:val="000000"/>
          <w:rPrChange w:id="469" w:author="Monica Thom" w:date="2026-09-07T23:10:00Z" w16du:dateUtc="2026-09-08T03:10:00Z">
            <w:rPr>
              <w:rFonts w:ascii="Times New Roman" w:hAnsi="Times New Roman"/>
            </w:rPr>
          </w:rPrChange>
        </w:rPr>
        <w:t>1b</w:t>
      </w:r>
      <w:commentRangeEnd w:id="466"/>
      <w:r w:rsidR="00D9099C">
        <w:rPr>
          <w:rStyle w:val="CommentReference"/>
          <w:rFonts w:ascii="Times New Roman" w:hAnsi="Times New Roman"/>
          <w:color w:val="000000"/>
          <w:sz w:val="22"/>
          <w:szCs w:val="22"/>
          <w:rPrChange w:id="470" w:author="Monica Thom" w:date="2026-09-07T23:10:00Z" w16du:dateUtc="2026-09-08T03:10:00Z">
            <w:rPr>
              <w:rStyle w:val="CommentReference"/>
              <w:rFonts w:ascii="Times New Roman" w:hAnsi="Times New Roman"/>
              <w:sz w:val="22"/>
              <w:szCs w:val="22"/>
            </w:rPr>
          </w:rPrChange>
        </w:rPr>
        <w:commentReference w:id="466"/>
      </w:r>
      <w:commentRangeEnd w:id="468"/>
      <w:r w:rsidR="0070775B">
        <w:rPr>
          <w:rStyle w:val="CommentReference"/>
          <w:rFonts w:ascii="Times New Roman" w:hAnsi="Times New Roman"/>
          <w:color w:val="000000"/>
          <w:sz w:val="22"/>
          <w:szCs w:val="22"/>
          <w:rPrChange w:id="471" w:author="Monica Thom" w:date="2026-09-07T23:10:00Z" w16du:dateUtc="2026-09-08T03:10:00Z">
            <w:rPr>
              <w:rStyle w:val="CommentReference"/>
              <w:rFonts w:ascii="Times New Roman" w:hAnsi="Times New Roman"/>
              <w:sz w:val="22"/>
              <w:szCs w:val="22"/>
            </w:rPr>
          </w:rPrChange>
        </w:rPr>
        <w:commentReference w:id="468"/>
      </w:r>
      <w:r>
        <w:rPr>
          <w:rFonts w:ascii="Times New Roman" w:hAnsi="Times New Roman"/>
          <w:color w:val="000000"/>
          <w:rPrChange w:id="472" w:author="Monica Thom" w:date="2026-09-07T23:10:00Z" w16du:dateUtc="2026-09-08T03:10:00Z">
            <w:rPr>
              <w:rFonts w:ascii="Times New Roman" w:hAnsi="Times New Roman"/>
            </w:rPr>
          </w:rPrChange>
        </w:rPr>
        <w:t xml:space="preserve">: </w:t>
      </w:r>
      <w:commentRangeEnd w:id="465"/>
      <w:r w:rsidR="005F7C60">
        <w:rPr>
          <w:rStyle w:val="CommentReference"/>
          <w:rFonts w:ascii="Times New Roman" w:hAnsi="Times New Roman"/>
          <w:color w:val="000000"/>
          <w:sz w:val="22"/>
          <w:szCs w:val="22"/>
          <w:rPrChange w:id="473" w:author="Monica Thom" w:date="2026-09-07T23:10:00Z" w16du:dateUtc="2026-09-08T03:10:00Z">
            <w:rPr>
              <w:rStyle w:val="CommentReference"/>
              <w:rFonts w:ascii="Times New Roman" w:hAnsi="Times New Roman"/>
              <w:sz w:val="22"/>
              <w:szCs w:val="22"/>
            </w:rPr>
          </w:rPrChange>
        </w:rPr>
        <w:commentReference w:id="465"/>
      </w:r>
      <w:r>
        <w:rPr>
          <w:rFonts w:ascii="Times New Roman" w:hAnsi="Times New Roman"/>
          <w:color w:val="000000"/>
          <w:rPrChange w:id="474" w:author="Monica Thom" w:date="2026-09-07T23:10:00Z" w16du:dateUtc="2026-09-08T03:10:00Z">
            <w:rPr>
              <w:rFonts w:ascii="Times New Roman" w:hAnsi="Times New Roman"/>
            </w:rPr>
          </w:rPrChange>
        </w:rPr>
        <w:t>Threats to major marine habitats and taxa and whether the threat has a direct, indirect, minimal, or mixed impact on the taxa or habitat. *Indirect impacts for Disease suggest that the taxa are primarily hosts and/or transmitters of a disease rather than indirectly impacted by them</w:t>
      </w:r>
    </w:p>
    <w:p w14:paraId="0000002E" w14:textId="77777777" w:rsidR="00F57F1F" w:rsidRDefault="00F57F1F">
      <w:pPr>
        <w:widowControl w:val="0"/>
        <w:pBdr>
          <w:top w:val="nil"/>
          <w:left w:val="nil"/>
          <w:bottom w:val="nil"/>
          <w:right w:val="nil"/>
          <w:between w:val="nil"/>
        </w:pBdr>
        <w:rPr>
          <w:ins w:id="475" w:author="Monica Thom" w:date="2026-09-07T23:09:00Z" w16du:dateUtc="2026-09-08T03:09:00Z"/>
          <w:rFonts w:ascii="Times New Roman" w:eastAsia="Times New Roman" w:hAnsi="Times New Roman" w:cs="Times New Roman"/>
          <w:color w:val="000000"/>
        </w:rPr>
      </w:pPr>
    </w:p>
    <w:p w14:paraId="69A88EA2" w14:textId="77777777" w:rsidR="005A6D18" w:rsidRPr="0025704F" w:rsidRDefault="005A6D18" w:rsidP="0025704F">
      <w:pPr>
        <w:pStyle w:val="Caption"/>
        <w:rPr>
          <w:del w:id="476" w:author="Monica Thom" w:date="2026-09-07T23:09:00Z" w16du:dateUtc="2026-09-08T03:09:00Z"/>
          <w:rFonts w:ascii="Times New Roman" w:hAnsi="Times New Roman" w:cs="Times New Roman"/>
          <w:i w:val="0"/>
          <w:iCs w:val="0"/>
          <w:color w:val="auto"/>
          <w:sz w:val="22"/>
          <w:szCs w:val="22"/>
        </w:rPr>
      </w:pPr>
    </w:p>
    <w:p w14:paraId="0AD44E71" w14:textId="7FFBC050" w:rsidR="0025704F" w:rsidRPr="0025704F" w:rsidRDefault="0025704F" w:rsidP="0025704F">
      <w:pPr>
        <w:rPr>
          <w:del w:id="477" w:author="Monica Thom" w:date="2026-09-07T23:09:00Z" w16du:dateUtc="2026-09-08T03:09:00Z"/>
        </w:rPr>
        <w:sectPr w:rsidR="0025704F" w:rsidRPr="0025704F">
          <w:pgSz w:w="15840" w:h="12240" w:orient="landscape"/>
          <w:pgMar w:top="1440" w:right="1440" w:bottom="1440" w:left="1440" w:header="720" w:footer="720" w:gutter="0"/>
          <w:cols w:space="720"/>
        </w:sectPr>
      </w:pPr>
    </w:p>
    <w:tbl>
      <w:tblPr>
        <w:tblW w:w="11325" w:type="dxa"/>
        <w:tblInd w:w="-1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478" w:author="Connor Quiroz" w:date="2026-09-07T23:10:00Z" w16du:dateUtc="2026-09-08T03:10:00Z">
          <w:tblPr>
            <w:tblW w:w="11325" w:type="dxa"/>
            <w:tblInd w:w="-1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840"/>
        <w:gridCol w:w="5265"/>
        <w:gridCol w:w="5220"/>
        <w:tblGridChange w:id="479">
          <w:tblGrid>
            <w:gridCol w:w="840"/>
            <w:gridCol w:w="5265"/>
            <w:gridCol w:w="5220"/>
          </w:tblGrid>
        </w:tblGridChange>
      </w:tblGrid>
      <w:tr w:rsidR="0025704F" w14:paraId="123BDE51" w14:textId="77777777" w:rsidTr="006F12C6">
        <w:tc>
          <w:tcPr>
            <w:tcW w:w="840" w:type="dxa"/>
            <w:tcMar>
              <w:top w:w="100" w:type="dxa"/>
              <w:left w:w="100" w:type="dxa"/>
              <w:bottom w:w="100" w:type="dxa"/>
              <w:right w:w="100" w:type="dxa"/>
            </w:tcMar>
            <w:tcPrChange w:id="480" w:author="Connor Quiroz" w:date="2026-09-07T23:10:00Z" w16du:dateUtc="2026-09-08T03:10:00Z">
              <w:tcPr>
                <w:tcW w:w="840" w:type="dxa"/>
                <w:tcMar>
                  <w:top w:w="100" w:type="dxa"/>
                  <w:left w:w="100" w:type="dxa"/>
                  <w:bottom w:w="100" w:type="dxa"/>
                  <w:right w:w="100" w:type="dxa"/>
                </w:tcMar>
              </w:tcPr>
            </w:tcPrChange>
          </w:tcPr>
          <w:p w14:paraId="40C5A79C" w14:textId="77777777" w:rsidR="0025704F" w:rsidRDefault="0025704F" w:rsidP="006F12C6">
            <w:pPr>
              <w:widowControl w:val="0"/>
              <w:jc w:val="center"/>
              <w:rPr>
                <w:b/>
                <w:bCs/>
              </w:rPr>
            </w:pPr>
            <w:r>
              <w:rPr>
                <w:b/>
                <w:bCs/>
              </w:rPr>
              <w:lastRenderedPageBreak/>
              <w:t>Index</w:t>
            </w:r>
          </w:p>
        </w:tc>
        <w:tc>
          <w:tcPr>
            <w:tcW w:w="5265" w:type="dxa"/>
            <w:tcMar>
              <w:top w:w="100" w:type="dxa"/>
              <w:left w:w="100" w:type="dxa"/>
              <w:bottom w:w="100" w:type="dxa"/>
              <w:right w:w="100" w:type="dxa"/>
            </w:tcMar>
            <w:tcPrChange w:id="481" w:author="Connor Quiroz" w:date="2026-09-07T23:10:00Z" w16du:dateUtc="2026-09-08T03:10:00Z">
              <w:tcPr>
                <w:tcW w:w="5265" w:type="dxa"/>
                <w:tcMar>
                  <w:top w:w="100" w:type="dxa"/>
                  <w:left w:w="100" w:type="dxa"/>
                  <w:bottom w:w="100" w:type="dxa"/>
                  <w:right w:w="100" w:type="dxa"/>
                </w:tcMar>
              </w:tcPr>
            </w:tcPrChange>
          </w:tcPr>
          <w:p w14:paraId="79BBDB9E" w14:textId="77777777" w:rsidR="0025704F" w:rsidRDefault="0025704F" w:rsidP="006F12C6">
            <w:pPr>
              <w:widowControl w:val="0"/>
              <w:jc w:val="center"/>
              <w:rPr>
                <w:b/>
                <w:bCs/>
              </w:rPr>
            </w:pPr>
            <w:r>
              <w:rPr>
                <w:b/>
                <w:bCs/>
              </w:rPr>
              <w:t>Observation error (υ</w:t>
            </w:r>
            <w:r>
              <w:rPr>
                <w:b/>
                <w:bCs/>
                <w:vertAlign w:val="subscript"/>
              </w:rPr>
              <w:t>i</w:t>
            </w:r>
            <w:r>
              <w:rPr>
                <w:b/>
                <w:bCs/>
              </w:rPr>
              <w:t>)</w:t>
            </w:r>
          </w:p>
        </w:tc>
        <w:tc>
          <w:tcPr>
            <w:tcW w:w="5220" w:type="dxa"/>
            <w:tcMar>
              <w:top w:w="100" w:type="dxa"/>
              <w:left w:w="100" w:type="dxa"/>
              <w:bottom w:w="100" w:type="dxa"/>
              <w:right w:w="100" w:type="dxa"/>
            </w:tcMar>
            <w:tcPrChange w:id="482" w:author="Connor Quiroz" w:date="2026-09-07T23:10:00Z" w16du:dateUtc="2026-09-08T03:10:00Z">
              <w:tcPr>
                <w:tcW w:w="5220" w:type="dxa"/>
                <w:tcMar>
                  <w:top w:w="100" w:type="dxa"/>
                  <w:left w:w="100" w:type="dxa"/>
                  <w:bottom w:w="100" w:type="dxa"/>
                  <w:right w:w="100" w:type="dxa"/>
                </w:tcMar>
              </w:tcPr>
            </w:tcPrChange>
          </w:tcPr>
          <w:p w14:paraId="36E53555" w14:textId="77777777" w:rsidR="0025704F" w:rsidRDefault="0025704F" w:rsidP="006F12C6">
            <w:pPr>
              <w:widowControl w:val="0"/>
              <w:jc w:val="center"/>
              <w:rPr>
                <w:b/>
                <w:bCs/>
              </w:rPr>
            </w:pPr>
            <w:r>
              <w:rPr>
                <w:b/>
                <w:bCs/>
              </w:rPr>
              <w:t>Process error (ω</w:t>
            </w:r>
            <w:r>
              <w:rPr>
                <w:b/>
                <w:bCs/>
                <w:vertAlign w:val="subscript"/>
              </w:rPr>
              <w:t>t</w:t>
            </w:r>
            <w:r>
              <w:rPr>
                <w:b/>
                <w:bCs/>
              </w:rPr>
              <w:t>)</w:t>
            </w:r>
          </w:p>
        </w:tc>
      </w:tr>
      <w:tr w:rsidR="0025704F" w:rsidRPr="00775FC7" w14:paraId="71447C63" w14:textId="77777777" w:rsidTr="006F12C6">
        <w:tc>
          <w:tcPr>
            <w:tcW w:w="840" w:type="dxa"/>
            <w:tcMar>
              <w:top w:w="100" w:type="dxa"/>
              <w:left w:w="100" w:type="dxa"/>
              <w:bottom w:w="100" w:type="dxa"/>
              <w:right w:w="100" w:type="dxa"/>
            </w:tcMar>
            <w:tcPrChange w:id="483" w:author="Connor Quiroz" w:date="2026-09-07T23:10:00Z" w16du:dateUtc="2026-09-08T03:10:00Z">
              <w:tcPr>
                <w:tcW w:w="840" w:type="dxa"/>
                <w:tcMar>
                  <w:top w:w="100" w:type="dxa"/>
                  <w:left w:w="100" w:type="dxa"/>
                  <w:bottom w:w="100" w:type="dxa"/>
                  <w:right w:w="100" w:type="dxa"/>
                </w:tcMar>
              </w:tcPr>
            </w:tcPrChange>
          </w:tcPr>
          <w:p w14:paraId="1DCC7423" w14:textId="77777777" w:rsidR="0025704F" w:rsidRDefault="0025704F" w:rsidP="006F12C6">
            <w:pPr>
              <w:widowControl w:val="0"/>
              <w:jc w:val="center"/>
            </w:pPr>
            <w:r>
              <w:t>1</w:t>
            </w:r>
          </w:p>
        </w:tc>
        <w:tc>
          <w:tcPr>
            <w:tcW w:w="5265" w:type="dxa"/>
            <w:tcMar>
              <w:top w:w="100" w:type="dxa"/>
              <w:left w:w="100" w:type="dxa"/>
              <w:bottom w:w="100" w:type="dxa"/>
              <w:right w:w="100" w:type="dxa"/>
            </w:tcMar>
            <w:tcPrChange w:id="484" w:author="Connor Quiroz" w:date="2026-09-07T23:10:00Z" w16du:dateUtc="2026-09-08T03:10:00Z">
              <w:tcPr>
                <w:tcW w:w="5265" w:type="dxa"/>
                <w:tcMar>
                  <w:top w:w="100" w:type="dxa"/>
                  <w:left w:w="100" w:type="dxa"/>
                  <w:bottom w:w="100" w:type="dxa"/>
                  <w:right w:w="100" w:type="dxa"/>
                </w:tcMar>
              </w:tcPr>
            </w:tcPrChange>
          </w:tcPr>
          <w:p w14:paraId="47902AB9" w14:textId="77777777" w:rsidR="0025704F" w:rsidRDefault="0025704F" w:rsidP="006F12C6">
            <w:pPr>
              <w:widowControl w:val="0"/>
              <w:jc w:val="center"/>
            </w:pPr>
            <w:r>
              <w:t>υ</w:t>
            </w:r>
            <w:r>
              <w:rPr>
                <w:vertAlign w:val="subscript"/>
              </w:rPr>
              <w:t>j,t</w:t>
            </w:r>
            <w:r>
              <w:t xml:space="preserve"> ~ N(0, σ</w:t>
            </w:r>
            <w:r>
              <w:rPr>
                <w:vertAlign w:val="superscript"/>
              </w:rPr>
              <w:t>obs</w:t>
            </w:r>
            <w:r>
              <w:t>) | σ</w:t>
            </w:r>
            <w:r>
              <w:rPr>
                <w:vertAlign w:val="superscript"/>
              </w:rPr>
              <w:t>obs</w:t>
            </w:r>
            <w:r>
              <w:t xml:space="preserve"> ~ Exponential(1)</w:t>
            </w:r>
          </w:p>
        </w:tc>
        <w:tc>
          <w:tcPr>
            <w:tcW w:w="5220" w:type="dxa"/>
            <w:tcMar>
              <w:top w:w="100" w:type="dxa"/>
              <w:left w:w="100" w:type="dxa"/>
              <w:bottom w:w="100" w:type="dxa"/>
              <w:right w:w="100" w:type="dxa"/>
            </w:tcMar>
            <w:tcPrChange w:id="485" w:author="Connor Quiroz" w:date="2026-09-07T23:10:00Z" w16du:dateUtc="2026-09-08T03:10:00Z">
              <w:tcPr>
                <w:tcW w:w="5220" w:type="dxa"/>
                <w:tcMar>
                  <w:top w:w="100" w:type="dxa"/>
                  <w:left w:w="100" w:type="dxa"/>
                  <w:bottom w:w="100" w:type="dxa"/>
                  <w:right w:w="100" w:type="dxa"/>
                </w:tcMar>
              </w:tcPr>
            </w:tcPrChange>
          </w:tcPr>
          <w:p w14:paraId="00C3C40B" w14:textId="77777777" w:rsidR="0025704F" w:rsidRPr="00775FC7" w:rsidRDefault="0025704F" w:rsidP="006F12C6">
            <w:pPr>
              <w:widowControl w:val="0"/>
              <w:jc w:val="center"/>
            </w:pPr>
            <w:r>
              <w:t>ω</w:t>
            </w:r>
            <w:r w:rsidRPr="00775FC7">
              <w:rPr>
                <w:vertAlign w:val="subscript"/>
              </w:rPr>
              <w:t xml:space="preserve">j,t </w:t>
            </w:r>
            <w:r w:rsidRPr="00775FC7">
              <w:t xml:space="preserve">~ N(0, </w:t>
            </w:r>
            <w:r>
              <w:t>σ</w:t>
            </w:r>
            <w:r w:rsidRPr="00775FC7">
              <w:rPr>
                <w:vertAlign w:val="superscript"/>
              </w:rPr>
              <w:t>process</w:t>
            </w:r>
            <w:r w:rsidRPr="00775FC7">
              <w:t xml:space="preserve">) | </w:t>
            </w:r>
            <w:r>
              <w:t>σ</w:t>
            </w:r>
            <w:r w:rsidRPr="00775FC7">
              <w:rPr>
                <w:vertAlign w:val="superscript"/>
              </w:rPr>
              <w:t>process</w:t>
            </w:r>
            <w:r w:rsidRPr="00775FC7">
              <w:t xml:space="preserve"> ~ Exponential(1)</w:t>
            </w:r>
          </w:p>
        </w:tc>
      </w:tr>
      <w:tr w:rsidR="0025704F" w:rsidRPr="00775FC7" w14:paraId="60F64062" w14:textId="77777777" w:rsidTr="006F12C6">
        <w:tc>
          <w:tcPr>
            <w:tcW w:w="840" w:type="dxa"/>
            <w:tcMar>
              <w:top w:w="100" w:type="dxa"/>
              <w:left w:w="100" w:type="dxa"/>
              <w:bottom w:w="100" w:type="dxa"/>
              <w:right w:w="100" w:type="dxa"/>
            </w:tcMar>
            <w:tcPrChange w:id="486" w:author="Connor Quiroz" w:date="2026-09-07T23:10:00Z" w16du:dateUtc="2026-09-08T03:10:00Z">
              <w:tcPr>
                <w:tcW w:w="840" w:type="dxa"/>
                <w:tcMar>
                  <w:top w:w="100" w:type="dxa"/>
                  <w:left w:w="100" w:type="dxa"/>
                  <w:bottom w:w="100" w:type="dxa"/>
                  <w:right w:w="100" w:type="dxa"/>
                </w:tcMar>
              </w:tcPr>
            </w:tcPrChange>
          </w:tcPr>
          <w:p w14:paraId="6B64CA1D" w14:textId="77777777" w:rsidR="0025704F" w:rsidRDefault="0025704F" w:rsidP="006F12C6">
            <w:pPr>
              <w:widowControl w:val="0"/>
              <w:jc w:val="center"/>
            </w:pPr>
            <w:r>
              <w:t>2</w:t>
            </w:r>
          </w:p>
        </w:tc>
        <w:tc>
          <w:tcPr>
            <w:tcW w:w="5265" w:type="dxa"/>
            <w:tcMar>
              <w:top w:w="100" w:type="dxa"/>
              <w:left w:w="100" w:type="dxa"/>
              <w:bottom w:w="100" w:type="dxa"/>
              <w:right w:w="100" w:type="dxa"/>
            </w:tcMar>
            <w:tcPrChange w:id="487" w:author="Connor Quiroz" w:date="2026-09-07T23:10:00Z" w16du:dateUtc="2026-09-08T03:10:00Z">
              <w:tcPr>
                <w:tcW w:w="5265" w:type="dxa"/>
                <w:tcMar>
                  <w:top w:w="100" w:type="dxa"/>
                  <w:left w:w="100" w:type="dxa"/>
                  <w:bottom w:w="100" w:type="dxa"/>
                  <w:right w:w="100" w:type="dxa"/>
                </w:tcMar>
              </w:tcPr>
            </w:tcPrChange>
          </w:tcPr>
          <w:p w14:paraId="14AAB259" w14:textId="77777777" w:rsidR="0025704F" w:rsidRDefault="0025704F" w:rsidP="006F12C6">
            <w:pPr>
              <w:widowControl w:val="0"/>
              <w:jc w:val="center"/>
            </w:pPr>
            <w:r>
              <w:t>υ</w:t>
            </w:r>
            <w:r>
              <w:rPr>
                <w:vertAlign w:val="subscript"/>
              </w:rPr>
              <w:t>j,t</w:t>
            </w:r>
            <w:r>
              <w:t xml:space="preserve"> ~ N(0, σ</w:t>
            </w:r>
            <w:r>
              <w:rPr>
                <w:vertAlign w:val="superscript"/>
              </w:rPr>
              <w:t>obs</w:t>
            </w:r>
            <w:r>
              <w:t>) | σ</w:t>
            </w:r>
            <w:r>
              <w:rPr>
                <w:vertAlign w:val="superscript"/>
              </w:rPr>
              <w:t>obs</w:t>
            </w:r>
            <w:r>
              <w:t xml:space="preserve"> ~Half-normal(0,1)</w:t>
            </w:r>
          </w:p>
        </w:tc>
        <w:tc>
          <w:tcPr>
            <w:tcW w:w="5220" w:type="dxa"/>
            <w:tcMar>
              <w:top w:w="100" w:type="dxa"/>
              <w:left w:w="100" w:type="dxa"/>
              <w:bottom w:w="100" w:type="dxa"/>
              <w:right w:w="100" w:type="dxa"/>
            </w:tcMar>
            <w:tcPrChange w:id="488" w:author="Connor Quiroz" w:date="2026-09-07T23:10:00Z" w16du:dateUtc="2026-09-08T03:10:00Z">
              <w:tcPr>
                <w:tcW w:w="5220" w:type="dxa"/>
                <w:tcMar>
                  <w:top w:w="100" w:type="dxa"/>
                  <w:left w:w="100" w:type="dxa"/>
                  <w:bottom w:w="100" w:type="dxa"/>
                  <w:right w:w="100" w:type="dxa"/>
                </w:tcMar>
              </w:tcPr>
            </w:tcPrChange>
          </w:tcPr>
          <w:p w14:paraId="7388C4E3" w14:textId="77777777" w:rsidR="0025704F" w:rsidRPr="00775FC7" w:rsidRDefault="0025704F" w:rsidP="006F12C6">
            <w:pPr>
              <w:widowControl w:val="0"/>
              <w:jc w:val="center"/>
            </w:pPr>
            <w:r>
              <w:t>ω</w:t>
            </w:r>
            <w:r w:rsidRPr="00775FC7">
              <w:rPr>
                <w:vertAlign w:val="subscript"/>
              </w:rPr>
              <w:t xml:space="preserve">j,t </w:t>
            </w:r>
            <w:r w:rsidRPr="00775FC7">
              <w:t xml:space="preserve">~ N(0, </w:t>
            </w:r>
            <w:r>
              <w:t>σ</w:t>
            </w:r>
            <w:r w:rsidRPr="00775FC7">
              <w:rPr>
                <w:vertAlign w:val="superscript"/>
              </w:rPr>
              <w:t>process</w:t>
            </w:r>
            <w:r w:rsidRPr="00775FC7">
              <w:t xml:space="preserve">) | </w:t>
            </w:r>
            <w:r>
              <w:t>σ</w:t>
            </w:r>
            <w:r w:rsidRPr="00775FC7">
              <w:rPr>
                <w:vertAlign w:val="superscript"/>
              </w:rPr>
              <w:t>process</w:t>
            </w:r>
            <w:r w:rsidRPr="00775FC7">
              <w:t xml:space="preserve"> ~ Exponential(1)</w:t>
            </w:r>
          </w:p>
        </w:tc>
      </w:tr>
      <w:tr w:rsidR="0025704F" w:rsidRPr="00775FC7" w14:paraId="7E54A6B6" w14:textId="77777777" w:rsidTr="006F12C6">
        <w:tc>
          <w:tcPr>
            <w:tcW w:w="840" w:type="dxa"/>
            <w:tcMar>
              <w:top w:w="100" w:type="dxa"/>
              <w:left w:w="100" w:type="dxa"/>
              <w:bottom w:w="100" w:type="dxa"/>
              <w:right w:w="100" w:type="dxa"/>
            </w:tcMar>
            <w:tcPrChange w:id="489" w:author="Connor Quiroz" w:date="2026-09-07T23:10:00Z" w16du:dateUtc="2026-09-08T03:10:00Z">
              <w:tcPr>
                <w:tcW w:w="840" w:type="dxa"/>
                <w:tcMar>
                  <w:top w:w="100" w:type="dxa"/>
                  <w:left w:w="100" w:type="dxa"/>
                  <w:bottom w:w="100" w:type="dxa"/>
                  <w:right w:w="100" w:type="dxa"/>
                </w:tcMar>
              </w:tcPr>
            </w:tcPrChange>
          </w:tcPr>
          <w:p w14:paraId="6210DC9F" w14:textId="77777777" w:rsidR="0025704F" w:rsidRDefault="0025704F" w:rsidP="006F12C6">
            <w:pPr>
              <w:widowControl w:val="0"/>
              <w:jc w:val="center"/>
            </w:pPr>
            <w:r>
              <w:t>3</w:t>
            </w:r>
          </w:p>
        </w:tc>
        <w:tc>
          <w:tcPr>
            <w:tcW w:w="5265" w:type="dxa"/>
            <w:tcMar>
              <w:top w:w="100" w:type="dxa"/>
              <w:left w:w="100" w:type="dxa"/>
              <w:bottom w:w="100" w:type="dxa"/>
              <w:right w:w="100" w:type="dxa"/>
            </w:tcMar>
            <w:tcPrChange w:id="490" w:author="Connor Quiroz" w:date="2026-09-07T23:10:00Z" w16du:dateUtc="2026-09-08T03:10:00Z">
              <w:tcPr>
                <w:tcW w:w="5265" w:type="dxa"/>
                <w:tcMar>
                  <w:top w:w="100" w:type="dxa"/>
                  <w:left w:w="100" w:type="dxa"/>
                  <w:bottom w:w="100" w:type="dxa"/>
                  <w:right w:w="100" w:type="dxa"/>
                </w:tcMar>
              </w:tcPr>
            </w:tcPrChange>
          </w:tcPr>
          <w:p w14:paraId="3BECA49E" w14:textId="77777777" w:rsidR="0025704F" w:rsidRDefault="0025704F" w:rsidP="006F12C6">
            <w:pPr>
              <w:widowControl w:val="0"/>
              <w:jc w:val="center"/>
            </w:pPr>
            <w:r>
              <w:t>υ</w:t>
            </w:r>
            <w:r>
              <w:rPr>
                <w:vertAlign w:val="subscript"/>
              </w:rPr>
              <w:t>j,t</w:t>
            </w:r>
            <w:r>
              <w:t xml:space="preserve"> ~ N(0, σ</w:t>
            </w:r>
            <w:r>
              <w:rPr>
                <w:vertAlign w:val="superscript"/>
              </w:rPr>
              <w:t>obs</w:t>
            </w:r>
            <w:r>
              <w:t>) | σ</w:t>
            </w:r>
            <w:r>
              <w:rPr>
                <w:vertAlign w:val="superscript"/>
              </w:rPr>
              <w:t>obs</w:t>
            </w:r>
            <w:r>
              <w:t xml:space="preserve"> ~Half-cauchy(0,1)</w:t>
            </w:r>
          </w:p>
        </w:tc>
        <w:tc>
          <w:tcPr>
            <w:tcW w:w="5220" w:type="dxa"/>
            <w:tcMar>
              <w:top w:w="100" w:type="dxa"/>
              <w:left w:w="100" w:type="dxa"/>
              <w:bottom w:w="100" w:type="dxa"/>
              <w:right w:w="100" w:type="dxa"/>
            </w:tcMar>
            <w:tcPrChange w:id="491" w:author="Connor Quiroz" w:date="2026-09-07T23:10:00Z" w16du:dateUtc="2026-09-08T03:10:00Z">
              <w:tcPr>
                <w:tcW w:w="5220" w:type="dxa"/>
                <w:tcMar>
                  <w:top w:w="100" w:type="dxa"/>
                  <w:left w:w="100" w:type="dxa"/>
                  <w:bottom w:w="100" w:type="dxa"/>
                  <w:right w:w="100" w:type="dxa"/>
                </w:tcMar>
              </w:tcPr>
            </w:tcPrChange>
          </w:tcPr>
          <w:p w14:paraId="0074079C" w14:textId="77777777" w:rsidR="0025704F" w:rsidRPr="00775FC7" w:rsidRDefault="0025704F" w:rsidP="006F12C6">
            <w:pPr>
              <w:widowControl w:val="0"/>
              <w:jc w:val="center"/>
            </w:pPr>
            <w:r>
              <w:t>ω</w:t>
            </w:r>
            <w:r w:rsidRPr="00775FC7">
              <w:rPr>
                <w:vertAlign w:val="subscript"/>
              </w:rPr>
              <w:t xml:space="preserve">j,t </w:t>
            </w:r>
            <w:r w:rsidRPr="00775FC7">
              <w:t xml:space="preserve">~ N(0, </w:t>
            </w:r>
            <w:r>
              <w:t>σ</w:t>
            </w:r>
            <w:r w:rsidRPr="00775FC7">
              <w:rPr>
                <w:vertAlign w:val="superscript"/>
              </w:rPr>
              <w:t>process</w:t>
            </w:r>
            <w:r w:rsidRPr="00775FC7">
              <w:t xml:space="preserve">) | </w:t>
            </w:r>
            <w:r>
              <w:t>σ</w:t>
            </w:r>
            <w:r w:rsidRPr="00775FC7">
              <w:rPr>
                <w:vertAlign w:val="superscript"/>
              </w:rPr>
              <w:t>process</w:t>
            </w:r>
            <w:r w:rsidRPr="00775FC7">
              <w:t xml:space="preserve"> ~ Exponential(1)</w:t>
            </w:r>
          </w:p>
        </w:tc>
      </w:tr>
      <w:tr w:rsidR="0025704F" w14:paraId="39499C0B" w14:textId="77777777" w:rsidTr="006F12C6">
        <w:tc>
          <w:tcPr>
            <w:tcW w:w="840" w:type="dxa"/>
            <w:tcMar>
              <w:top w:w="100" w:type="dxa"/>
              <w:left w:w="100" w:type="dxa"/>
              <w:bottom w:w="100" w:type="dxa"/>
              <w:right w:w="100" w:type="dxa"/>
            </w:tcMar>
            <w:tcPrChange w:id="492" w:author="Connor Quiroz" w:date="2026-09-07T23:10:00Z" w16du:dateUtc="2026-09-08T03:10:00Z">
              <w:tcPr>
                <w:tcW w:w="840" w:type="dxa"/>
                <w:tcMar>
                  <w:top w:w="100" w:type="dxa"/>
                  <w:left w:w="100" w:type="dxa"/>
                  <w:bottom w:w="100" w:type="dxa"/>
                  <w:right w:w="100" w:type="dxa"/>
                </w:tcMar>
              </w:tcPr>
            </w:tcPrChange>
          </w:tcPr>
          <w:p w14:paraId="108C996B" w14:textId="77777777" w:rsidR="0025704F" w:rsidRDefault="0025704F" w:rsidP="006F12C6">
            <w:pPr>
              <w:widowControl w:val="0"/>
              <w:jc w:val="center"/>
            </w:pPr>
            <w:r>
              <w:t>4</w:t>
            </w:r>
          </w:p>
        </w:tc>
        <w:tc>
          <w:tcPr>
            <w:tcW w:w="5265" w:type="dxa"/>
            <w:tcMar>
              <w:top w:w="100" w:type="dxa"/>
              <w:left w:w="100" w:type="dxa"/>
              <w:bottom w:w="100" w:type="dxa"/>
              <w:right w:w="100" w:type="dxa"/>
            </w:tcMar>
            <w:tcPrChange w:id="493" w:author="Connor Quiroz" w:date="2026-09-07T23:10:00Z" w16du:dateUtc="2026-09-08T03:10:00Z">
              <w:tcPr>
                <w:tcW w:w="5265" w:type="dxa"/>
                <w:tcMar>
                  <w:top w:w="100" w:type="dxa"/>
                  <w:left w:w="100" w:type="dxa"/>
                  <w:bottom w:w="100" w:type="dxa"/>
                  <w:right w:w="100" w:type="dxa"/>
                </w:tcMar>
              </w:tcPr>
            </w:tcPrChange>
          </w:tcPr>
          <w:p w14:paraId="7CE66247" w14:textId="77777777" w:rsidR="0025704F" w:rsidRDefault="0025704F" w:rsidP="006F12C6">
            <w:pPr>
              <w:widowControl w:val="0"/>
              <w:jc w:val="center"/>
            </w:pPr>
            <w:r>
              <w:t>υ</w:t>
            </w:r>
            <w:r>
              <w:rPr>
                <w:vertAlign w:val="subscript"/>
              </w:rPr>
              <w:t>j,t</w:t>
            </w:r>
            <w:r>
              <w:t xml:space="preserve"> ~ N(0, σ</w:t>
            </w:r>
            <w:r>
              <w:rPr>
                <w:vertAlign w:val="superscript"/>
              </w:rPr>
              <w:t>obs</w:t>
            </w:r>
            <w:r>
              <w:t>) | σ</w:t>
            </w:r>
            <w:r>
              <w:rPr>
                <w:vertAlign w:val="superscript"/>
              </w:rPr>
              <w:t>obs</w:t>
            </w:r>
            <w:r>
              <w:t xml:space="preserve"> ~Exponential(1)</w:t>
            </w:r>
          </w:p>
        </w:tc>
        <w:tc>
          <w:tcPr>
            <w:tcW w:w="5220" w:type="dxa"/>
            <w:tcMar>
              <w:top w:w="100" w:type="dxa"/>
              <w:left w:w="100" w:type="dxa"/>
              <w:bottom w:w="100" w:type="dxa"/>
              <w:right w:w="100" w:type="dxa"/>
            </w:tcMar>
            <w:tcPrChange w:id="494" w:author="Connor Quiroz" w:date="2026-09-07T23:10:00Z" w16du:dateUtc="2026-09-08T03:10:00Z">
              <w:tcPr>
                <w:tcW w:w="5220" w:type="dxa"/>
                <w:tcMar>
                  <w:top w:w="100" w:type="dxa"/>
                  <w:left w:w="100" w:type="dxa"/>
                  <w:bottom w:w="100" w:type="dxa"/>
                  <w:right w:w="100" w:type="dxa"/>
                </w:tcMar>
              </w:tcPr>
            </w:tcPrChange>
          </w:tcPr>
          <w:p w14:paraId="2D5537C7" w14:textId="77777777" w:rsidR="0025704F" w:rsidRDefault="0025704F" w:rsidP="006F12C6">
            <w:pPr>
              <w:widowControl w:val="0"/>
              <w:jc w:val="center"/>
            </w:pPr>
            <w:r>
              <w:t>ω</w:t>
            </w:r>
            <w:r>
              <w:rPr>
                <w:vertAlign w:val="subscript"/>
              </w:rPr>
              <w:t xml:space="preserve">j,t </w:t>
            </w:r>
            <w:r>
              <w:t>~ N(0, σ</w:t>
            </w:r>
            <w:r>
              <w:rPr>
                <w:vertAlign w:val="superscript"/>
              </w:rPr>
              <w:t>process</w:t>
            </w:r>
            <w:r>
              <w:t>) | σ</w:t>
            </w:r>
            <w:r>
              <w:rPr>
                <w:vertAlign w:val="superscript"/>
              </w:rPr>
              <w:t>process</w:t>
            </w:r>
            <w:r>
              <w:t xml:space="preserve"> ~ Half-normal(0,1)</w:t>
            </w:r>
          </w:p>
        </w:tc>
      </w:tr>
      <w:tr w:rsidR="0025704F" w14:paraId="57F7ECD8" w14:textId="77777777" w:rsidTr="006F12C6">
        <w:tc>
          <w:tcPr>
            <w:tcW w:w="840" w:type="dxa"/>
            <w:tcMar>
              <w:top w:w="100" w:type="dxa"/>
              <w:left w:w="100" w:type="dxa"/>
              <w:bottom w:w="100" w:type="dxa"/>
              <w:right w:w="100" w:type="dxa"/>
            </w:tcMar>
            <w:tcPrChange w:id="495" w:author="Connor Quiroz" w:date="2026-09-07T23:10:00Z" w16du:dateUtc="2026-09-08T03:10:00Z">
              <w:tcPr>
                <w:tcW w:w="840" w:type="dxa"/>
                <w:tcMar>
                  <w:top w:w="100" w:type="dxa"/>
                  <w:left w:w="100" w:type="dxa"/>
                  <w:bottom w:w="100" w:type="dxa"/>
                  <w:right w:w="100" w:type="dxa"/>
                </w:tcMar>
              </w:tcPr>
            </w:tcPrChange>
          </w:tcPr>
          <w:p w14:paraId="57F4282A" w14:textId="77777777" w:rsidR="0025704F" w:rsidRDefault="0025704F" w:rsidP="006F12C6">
            <w:pPr>
              <w:widowControl w:val="0"/>
              <w:jc w:val="center"/>
            </w:pPr>
            <w:r>
              <w:t>5</w:t>
            </w:r>
          </w:p>
        </w:tc>
        <w:tc>
          <w:tcPr>
            <w:tcW w:w="5265" w:type="dxa"/>
            <w:tcMar>
              <w:top w:w="100" w:type="dxa"/>
              <w:left w:w="100" w:type="dxa"/>
              <w:bottom w:w="100" w:type="dxa"/>
              <w:right w:w="100" w:type="dxa"/>
            </w:tcMar>
            <w:tcPrChange w:id="496" w:author="Connor Quiroz" w:date="2026-09-07T23:10:00Z" w16du:dateUtc="2026-09-08T03:10:00Z">
              <w:tcPr>
                <w:tcW w:w="5265" w:type="dxa"/>
                <w:tcMar>
                  <w:top w:w="100" w:type="dxa"/>
                  <w:left w:w="100" w:type="dxa"/>
                  <w:bottom w:w="100" w:type="dxa"/>
                  <w:right w:w="100" w:type="dxa"/>
                </w:tcMar>
              </w:tcPr>
            </w:tcPrChange>
          </w:tcPr>
          <w:p w14:paraId="4CB5A8C0" w14:textId="77777777" w:rsidR="0025704F" w:rsidRDefault="0025704F" w:rsidP="006F12C6">
            <w:pPr>
              <w:widowControl w:val="0"/>
              <w:jc w:val="center"/>
            </w:pPr>
            <w:r>
              <w:t>υ</w:t>
            </w:r>
            <w:r>
              <w:rPr>
                <w:vertAlign w:val="subscript"/>
              </w:rPr>
              <w:t>j,t</w:t>
            </w:r>
            <w:r>
              <w:t xml:space="preserve"> ~ N(0, σ</w:t>
            </w:r>
            <w:r>
              <w:rPr>
                <w:vertAlign w:val="superscript"/>
              </w:rPr>
              <w:t>obs</w:t>
            </w:r>
            <w:r>
              <w:t>) | σ</w:t>
            </w:r>
            <w:r>
              <w:rPr>
                <w:vertAlign w:val="superscript"/>
              </w:rPr>
              <w:t>obs</w:t>
            </w:r>
            <w:r>
              <w:t xml:space="preserve"> ~Half-normal(0,1)</w:t>
            </w:r>
          </w:p>
        </w:tc>
        <w:tc>
          <w:tcPr>
            <w:tcW w:w="5220" w:type="dxa"/>
            <w:tcMar>
              <w:top w:w="100" w:type="dxa"/>
              <w:left w:w="100" w:type="dxa"/>
              <w:bottom w:w="100" w:type="dxa"/>
              <w:right w:w="100" w:type="dxa"/>
            </w:tcMar>
            <w:tcPrChange w:id="497" w:author="Connor Quiroz" w:date="2026-09-07T23:10:00Z" w16du:dateUtc="2026-09-08T03:10:00Z">
              <w:tcPr>
                <w:tcW w:w="5220" w:type="dxa"/>
                <w:tcMar>
                  <w:top w:w="100" w:type="dxa"/>
                  <w:left w:w="100" w:type="dxa"/>
                  <w:bottom w:w="100" w:type="dxa"/>
                  <w:right w:w="100" w:type="dxa"/>
                </w:tcMar>
              </w:tcPr>
            </w:tcPrChange>
          </w:tcPr>
          <w:p w14:paraId="7017B141" w14:textId="77777777" w:rsidR="0025704F" w:rsidRDefault="0025704F" w:rsidP="006F12C6">
            <w:pPr>
              <w:widowControl w:val="0"/>
              <w:jc w:val="center"/>
            </w:pPr>
            <w:r>
              <w:t>ω</w:t>
            </w:r>
            <w:r>
              <w:rPr>
                <w:vertAlign w:val="subscript"/>
              </w:rPr>
              <w:t xml:space="preserve">j,t </w:t>
            </w:r>
            <w:r>
              <w:t>~ N(0, σ</w:t>
            </w:r>
            <w:r>
              <w:rPr>
                <w:vertAlign w:val="superscript"/>
              </w:rPr>
              <w:t>process</w:t>
            </w:r>
            <w:r>
              <w:t>) | σ</w:t>
            </w:r>
            <w:r>
              <w:rPr>
                <w:vertAlign w:val="superscript"/>
              </w:rPr>
              <w:t>process</w:t>
            </w:r>
            <w:r>
              <w:t xml:space="preserve"> ~ Half-normal(0,1)</w:t>
            </w:r>
          </w:p>
        </w:tc>
      </w:tr>
      <w:tr w:rsidR="0025704F" w14:paraId="40CB06EE" w14:textId="77777777" w:rsidTr="006F12C6">
        <w:tc>
          <w:tcPr>
            <w:tcW w:w="840" w:type="dxa"/>
            <w:tcMar>
              <w:top w:w="100" w:type="dxa"/>
              <w:left w:w="100" w:type="dxa"/>
              <w:bottom w:w="100" w:type="dxa"/>
              <w:right w:w="100" w:type="dxa"/>
            </w:tcMar>
            <w:tcPrChange w:id="498" w:author="Connor Quiroz" w:date="2026-09-07T23:10:00Z" w16du:dateUtc="2026-09-08T03:10:00Z">
              <w:tcPr>
                <w:tcW w:w="840" w:type="dxa"/>
                <w:tcMar>
                  <w:top w:w="100" w:type="dxa"/>
                  <w:left w:w="100" w:type="dxa"/>
                  <w:bottom w:w="100" w:type="dxa"/>
                  <w:right w:w="100" w:type="dxa"/>
                </w:tcMar>
              </w:tcPr>
            </w:tcPrChange>
          </w:tcPr>
          <w:p w14:paraId="5D45F967" w14:textId="77777777" w:rsidR="0025704F" w:rsidRDefault="0025704F" w:rsidP="006F12C6">
            <w:pPr>
              <w:widowControl w:val="0"/>
              <w:jc w:val="center"/>
            </w:pPr>
            <w:r>
              <w:t>6</w:t>
            </w:r>
          </w:p>
        </w:tc>
        <w:tc>
          <w:tcPr>
            <w:tcW w:w="5265" w:type="dxa"/>
            <w:tcMar>
              <w:top w:w="100" w:type="dxa"/>
              <w:left w:w="100" w:type="dxa"/>
              <w:bottom w:w="100" w:type="dxa"/>
              <w:right w:w="100" w:type="dxa"/>
            </w:tcMar>
            <w:tcPrChange w:id="499" w:author="Connor Quiroz" w:date="2026-09-07T23:10:00Z" w16du:dateUtc="2026-09-08T03:10:00Z">
              <w:tcPr>
                <w:tcW w:w="5265" w:type="dxa"/>
                <w:tcMar>
                  <w:top w:w="100" w:type="dxa"/>
                  <w:left w:w="100" w:type="dxa"/>
                  <w:bottom w:w="100" w:type="dxa"/>
                  <w:right w:w="100" w:type="dxa"/>
                </w:tcMar>
              </w:tcPr>
            </w:tcPrChange>
          </w:tcPr>
          <w:p w14:paraId="607DC393" w14:textId="77777777" w:rsidR="0025704F" w:rsidRDefault="0025704F" w:rsidP="006F12C6">
            <w:pPr>
              <w:widowControl w:val="0"/>
              <w:jc w:val="center"/>
            </w:pPr>
            <w:r>
              <w:t>υ</w:t>
            </w:r>
            <w:r>
              <w:rPr>
                <w:vertAlign w:val="subscript"/>
              </w:rPr>
              <w:t>j,t</w:t>
            </w:r>
            <w:r>
              <w:t xml:space="preserve"> ~ N(0, σ</w:t>
            </w:r>
            <w:r>
              <w:rPr>
                <w:vertAlign w:val="superscript"/>
              </w:rPr>
              <w:t>obs</w:t>
            </w:r>
            <w:r>
              <w:t>) | σ</w:t>
            </w:r>
            <w:r>
              <w:rPr>
                <w:vertAlign w:val="superscript"/>
              </w:rPr>
              <w:t>obs</w:t>
            </w:r>
            <w:r>
              <w:t xml:space="preserve"> ~ Half-cauchy(0,1)</w:t>
            </w:r>
          </w:p>
        </w:tc>
        <w:tc>
          <w:tcPr>
            <w:tcW w:w="5220" w:type="dxa"/>
            <w:tcMar>
              <w:top w:w="100" w:type="dxa"/>
              <w:left w:w="100" w:type="dxa"/>
              <w:bottom w:w="100" w:type="dxa"/>
              <w:right w:w="100" w:type="dxa"/>
            </w:tcMar>
            <w:tcPrChange w:id="500" w:author="Connor Quiroz" w:date="2026-09-07T23:10:00Z" w16du:dateUtc="2026-09-08T03:10:00Z">
              <w:tcPr>
                <w:tcW w:w="5220" w:type="dxa"/>
                <w:tcMar>
                  <w:top w:w="100" w:type="dxa"/>
                  <w:left w:w="100" w:type="dxa"/>
                  <w:bottom w:w="100" w:type="dxa"/>
                  <w:right w:w="100" w:type="dxa"/>
                </w:tcMar>
              </w:tcPr>
            </w:tcPrChange>
          </w:tcPr>
          <w:p w14:paraId="53C4D277" w14:textId="77777777" w:rsidR="0025704F" w:rsidRDefault="0025704F" w:rsidP="006F12C6">
            <w:pPr>
              <w:widowControl w:val="0"/>
              <w:jc w:val="center"/>
            </w:pPr>
            <w:r>
              <w:t>ω</w:t>
            </w:r>
            <w:r>
              <w:rPr>
                <w:vertAlign w:val="subscript"/>
              </w:rPr>
              <w:t xml:space="preserve">j,t </w:t>
            </w:r>
            <w:r>
              <w:t>~ N(0, σ</w:t>
            </w:r>
            <w:r>
              <w:rPr>
                <w:vertAlign w:val="superscript"/>
              </w:rPr>
              <w:t>process</w:t>
            </w:r>
            <w:r>
              <w:t>) | σ</w:t>
            </w:r>
            <w:r>
              <w:rPr>
                <w:vertAlign w:val="superscript"/>
              </w:rPr>
              <w:t>process</w:t>
            </w:r>
            <w:r>
              <w:t xml:space="preserve"> ~ Half-normal(0,1)</w:t>
            </w:r>
          </w:p>
        </w:tc>
      </w:tr>
      <w:tr w:rsidR="0025704F" w14:paraId="55BB87BB" w14:textId="77777777" w:rsidTr="006F12C6">
        <w:tc>
          <w:tcPr>
            <w:tcW w:w="840" w:type="dxa"/>
            <w:tcMar>
              <w:top w:w="100" w:type="dxa"/>
              <w:left w:w="100" w:type="dxa"/>
              <w:bottom w:w="100" w:type="dxa"/>
              <w:right w:w="100" w:type="dxa"/>
            </w:tcMar>
            <w:tcPrChange w:id="501" w:author="Connor Quiroz" w:date="2026-09-07T23:10:00Z" w16du:dateUtc="2026-09-08T03:10:00Z">
              <w:tcPr>
                <w:tcW w:w="840" w:type="dxa"/>
                <w:tcMar>
                  <w:top w:w="100" w:type="dxa"/>
                  <w:left w:w="100" w:type="dxa"/>
                  <w:bottom w:w="100" w:type="dxa"/>
                  <w:right w:w="100" w:type="dxa"/>
                </w:tcMar>
              </w:tcPr>
            </w:tcPrChange>
          </w:tcPr>
          <w:p w14:paraId="47D5C149" w14:textId="77777777" w:rsidR="0025704F" w:rsidRDefault="0025704F" w:rsidP="006F12C6">
            <w:pPr>
              <w:widowControl w:val="0"/>
              <w:jc w:val="center"/>
            </w:pPr>
            <w:r>
              <w:t>7</w:t>
            </w:r>
          </w:p>
        </w:tc>
        <w:tc>
          <w:tcPr>
            <w:tcW w:w="5265" w:type="dxa"/>
            <w:tcMar>
              <w:top w:w="100" w:type="dxa"/>
              <w:left w:w="100" w:type="dxa"/>
              <w:bottom w:w="100" w:type="dxa"/>
              <w:right w:w="100" w:type="dxa"/>
            </w:tcMar>
            <w:tcPrChange w:id="502" w:author="Connor Quiroz" w:date="2026-09-07T23:10:00Z" w16du:dateUtc="2026-09-08T03:10:00Z">
              <w:tcPr>
                <w:tcW w:w="5265" w:type="dxa"/>
                <w:tcMar>
                  <w:top w:w="100" w:type="dxa"/>
                  <w:left w:w="100" w:type="dxa"/>
                  <w:bottom w:w="100" w:type="dxa"/>
                  <w:right w:w="100" w:type="dxa"/>
                </w:tcMar>
              </w:tcPr>
            </w:tcPrChange>
          </w:tcPr>
          <w:p w14:paraId="6E64EBC7" w14:textId="77777777" w:rsidR="0025704F" w:rsidRDefault="0025704F" w:rsidP="006F12C6">
            <w:pPr>
              <w:widowControl w:val="0"/>
              <w:jc w:val="center"/>
            </w:pPr>
            <w:r>
              <w:t>υ</w:t>
            </w:r>
            <w:r>
              <w:rPr>
                <w:vertAlign w:val="subscript"/>
              </w:rPr>
              <w:t>j,t</w:t>
            </w:r>
            <w:r>
              <w:t xml:space="preserve"> ~ N(0, σ</w:t>
            </w:r>
            <w:r>
              <w:rPr>
                <w:vertAlign w:val="superscript"/>
              </w:rPr>
              <w:t>obs</w:t>
            </w:r>
            <w:r>
              <w:t>) | σ</w:t>
            </w:r>
            <w:r>
              <w:rPr>
                <w:vertAlign w:val="superscript"/>
              </w:rPr>
              <w:t>obs</w:t>
            </w:r>
            <w:r>
              <w:t xml:space="preserve"> ~Exponential(1)</w:t>
            </w:r>
          </w:p>
        </w:tc>
        <w:tc>
          <w:tcPr>
            <w:tcW w:w="5220" w:type="dxa"/>
            <w:tcMar>
              <w:top w:w="100" w:type="dxa"/>
              <w:left w:w="100" w:type="dxa"/>
              <w:bottom w:w="100" w:type="dxa"/>
              <w:right w:w="100" w:type="dxa"/>
            </w:tcMar>
            <w:tcPrChange w:id="503" w:author="Connor Quiroz" w:date="2026-09-07T23:10:00Z" w16du:dateUtc="2026-09-08T03:10:00Z">
              <w:tcPr>
                <w:tcW w:w="5220" w:type="dxa"/>
                <w:tcMar>
                  <w:top w:w="100" w:type="dxa"/>
                  <w:left w:w="100" w:type="dxa"/>
                  <w:bottom w:w="100" w:type="dxa"/>
                  <w:right w:w="100" w:type="dxa"/>
                </w:tcMar>
              </w:tcPr>
            </w:tcPrChange>
          </w:tcPr>
          <w:p w14:paraId="30B61E77" w14:textId="77777777" w:rsidR="0025704F" w:rsidRDefault="0025704F" w:rsidP="006F12C6">
            <w:pPr>
              <w:widowControl w:val="0"/>
              <w:jc w:val="center"/>
            </w:pPr>
            <w:r>
              <w:t>ω</w:t>
            </w:r>
            <w:r>
              <w:rPr>
                <w:vertAlign w:val="subscript"/>
              </w:rPr>
              <w:t xml:space="preserve">j,t </w:t>
            </w:r>
            <w:r>
              <w:t>~ N(0, σ</w:t>
            </w:r>
            <w:r>
              <w:rPr>
                <w:vertAlign w:val="superscript"/>
              </w:rPr>
              <w:t>process</w:t>
            </w:r>
            <w:r>
              <w:t>) | σ</w:t>
            </w:r>
            <w:r>
              <w:rPr>
                <w:vertAlign w:val="superscript"/>
              </w:rPr>
              <w:t>process</w:t>
            </w:r>
            <w:r>
              <w:t xml:space="preserve"> ~ Half-cauchy(0,1)</w:t>
            </w:r>
          </w:p>
        </w:tc>
      </w:tr>
      <w:tr w:rsidR="0025704F" w14:paraId="56DD80B6" w14:textId="77777777" w:rsidTr="006F12C6">
        <w:tc>
          <w:tcPr>
            <w:tcW w:w="840" w:type="dxa"/>
            <w:tcMar>
              <w:top w:w="100" w:type="dxa"/>
              <w:left w:w="100" w:type="dxa"/>
              <w:bottom w:w="100" w:type="dxa"/>
              <w:right w:w="100" w:type="dxa"/>
            </w:tcMar>
            <w:tcPrChange w:id="504" w:author="Connor Quiroz" w:date="2026-09-07T23:10:00Z" w16du:dateUtc="2026-09-08T03:10:00Z">
              <w:tcPr>
                <w:tcW w:w="840" w:type="dxa"/>
                <w:tcMar>
                  <w:top w:w="100" w:type="dxa"/>
                  <w:left w:w="100" w:type="dxa"/>
                  <w:bottom w:w="100" w:type="dxa"/>
                  <w:right w:w="100" w:type="dxa"/>
                </w:tcMar>
              </w:tcPr>
            </w:tcPrChange>
          </w:tcPr>
          <w:p w14:paraId="1652FC3C" w14:textId="77777777" w:rsidR="0025704F" w:rsidRDefault="0025704F" w:rsidP="006F12C6">
            <w:pPr>
              <w:widowControl w:val="0"/>
              <w:jc w:val="center"/>
            </w:pPr>
            <w:r>
              <w:t>8</w:t>
            </w:r>
          </w:p>
        </w:tc>
        <w:tc>
          <w:tcPr>
            <w:tcW w:w="5265" w:type="dxa"/>
            <w:tcMar>
              <w:top w:w="100" w:type="dxa"/>
              <w:left w:w="100" w:type="dxa"/>
              <w:bottom w:w="100" w:type="dxa"/>
              <w:right w:w="100" w:type="dxa"/>
            </w:tcMar>
            <w:tcPrChange w:id="505" w:author="Connor Quiroz" w:date="2026-09-07T23:10:00Z" w16du:dateUtc="2026-09-08T03:10:00Z">
              <w:tcPr>
                <w:tcW w:w="5265" w:type="dxa"/>
                <w:tcMar>
                  <w:top w:w="100" w:type="dxa"/>
                  <w:left w:w="100" w:type="dxa"/>
                  <w:bottom w:w="100" w:type="dxa"/>
                  <w:right w:w="100" w:type="dxa"/>
                </w:tcMar>
              </w:tcPr>
            </w:tcPrChange>
          </w:tcPr>
          <w:p w14:paraId="08A34179" w14:textId="77777777" w:rsidR="0025704F" w:rsidRDefault="0025704F" w:rsidP="006F12C6">
            <w:pPr>
              <w:widowControl w:val="0"/>
              <w:jc w:val="center"/>
            </w:pPr>
            <w:r>
              <w:t>υ</w:t>
            </w:r>
            <w:r>
              <w:rPr>
                <w:vertAlign w:val="subscript"/>
              </w:rPr>
              <w:t>j,t</w:t>
            </w:r>
            <w:r>
              <w:t xml:space="preserve"> ~ N(0, σ</w:t>
            </w:r>
            <w:r>
              <w:rPr>
                <w:vertAlign w:val="superscript"/>
              </w:rPr>
              <w:t>obs</w:t>
            </w:r>
            <w:r>
              <w:t>) | σ</w:t>
            </w:r>
            <w:r>
              <w:rPr>
                <w:vertAlign w:val="superscript"/>
              </w:rPr>
              <w:t>obs</w:t>
            </w:r>
            <w:r>
              <w:t xml:space="preserve"> ~Half-normal(0,1)</w:t>
            </w:r>
          </w:p>
        </w:tc>
        <w:tc>
          <w:tcPr>
            <w:tcW w:w="5220" w:type="dxa"/>
            <w:tcMar>
              <w:top w:w="100" w:type="dxa"/>
              <w:left w:w="100" w:type="dxa"/>
              <w:bottom w:w="100" w:type="dxa"/>
              <w:right w:w="100" w:type="dxa"/>
            </w:tcMar>
            <w:tcPrChange w:id="506" w:author="Connor Quiroz" w:date="2026-09-07T23:10:00Z" w16du:dateUtc="2026-09-08T03:10:00Z">
              <w:tcPr>
                <w:tcW w:w="5220" w:type="dxa"/>
                <w:tcMar>
                  <w:top w:w="100" w:type="dxa"/>
                  <w:left w:w="100" w:type="dxa"/>
                  <w:bottom w:w="100" w:type="dxa"/>
                  <w:right w:w="100" w:type="dxa"/>
                </w:tcMar>
              </w:tcPr>
            </w:tcPrChange>
          </w:tcPr>
          <w:p w14:paraId="7A1370DB" w14:textId="77777777" w:rsidR="0025704F" w:rsidRDefault="0025704F" w:rsidP="006F12C6">
            <w:pPr>
              <w:widowControl w:val="0"/>
              <w:jc w:val="center"/>
            </w:pPr>
            <w:r>
              <w:t>ω</w:t>
            </w:r>
            <w:r>
              <w:rPr>
                <w:vertAlign w:val="subscript"/>
              </w:rPr>
              <w:t xml:space="preserve">j,t </w:t>
            </w:r>
            <w:r>
              <w:t>~ N(0, σ</w:t>
            </w:r>
            <w:r>
              <w:rPr>
                <w:vertAlign w:val="superscript"/>
              </w:rPr>
              <w:t>process</w:t>
            </w:r>
            <w:r>
              <w:t>) | σ</w:t>
            </w:r>
            <w:r>
              <w:rPr>
                <w:vertAlign w:val="superscript"/>
              </w:rPr>
              <w:t>process</w:t>
            </w:r>
            <w:r>
              <w:t xml:space="preserve"> ~ Half-cauchy(0,1)</w:t>
            </w:r>
          </w:p>
        </w:tc>
      </w:tr>
      <w:tr w:rsidR="0025704F" w14:paraId="32C13CEF" w14:textId="77777777" w:rsidTr="006F12C6">
        <w:tc>
          <w:tcPr>
            <w:tcW w:w="840" w:type="dxa"/>
            <w:tcMar>
              <w:top w:w="100" w:type="dxa"/>
              <w:left w:w="100" w:type="dxa"/>
              <w:bottom w:w="100" w:type="dxa"/>
              <w:right w:w="100" w:type="dxa"/>
            </w:tcMar>
            <w:tcPrChange w:id="507" w:author="Connor Quiroz" w:date="2026-09-07T23:10:00Z" w16du:dateUtc="2026-09-08T03:10:00Z">
              <w:tcPr>
                <w:tcW w:w="840" w:type="dxa"/>
                <w:tcMar>
                  <w:top w:w="100" w:type="dxa"/>
                  <w:left w:w="100" w:type="dxa"/>
                  <w:bottom w:w="100" w:type="dxa"/>
                  <w:right w:w="100" w:type="dxa"/>
                </w:tcMar>
              </w:tcPr>
            </w:tcPrChange>
          </w:tcPr>
          <w:p w14:paraId="0A9FA967" w14:textId="77777777" w:rsidR="0025704F" w:rsidRDefault="0025704F" w:rsidP="006F12C6">
            <w:pPr>
              <w:widowControl w:val="0"/>
              <w:jc w:val="center"/>
            </w:pPr>
            <w:r>
              <w:t>9</w:t>
            </w:r>
          </w:p>
        </w:tc>
        <w:tc>
          <w:tcPr>
            <w:tcW w:w="5265" w:type="dxa"/>
            <w:tcMar>
              <w:top w:w="100" w:type="dxa"/>
              <w:left w:w="100" w:type="dxa"/>
              <w:bottom w:w="100" w:type="dxa"/>
              <w:right w:w="100" w:type="dxa"/>
            </w:tcMar>
            <w:tcPrChange w:id="508" w:author="Connor Quiroz" w:date="2026-09-07T23:10:00Z" w16du:dateUtc="2026-09-08T03:10:00Z">
              <w:tcPr>
                <w:tcW w:w="5265" w:type="dxa"/>
                <w:tcMar>
                  <w:top w:w="100" w:type="dxa"/>
                  <w:left w:w="100" w:type="dxa"/>
                  <w:bottom w:w="100" w:type="dxa"/>
                  <w:right w:w="100" w:type="dxa"/>
                </w:tcMar>
              </w:tcPr>
            </w:tcPrChange>
          </w:tcPr>
          <w:p w14:paraId="2A327B62" w14:textId="77777777" w:rsidR="0025704F" w:rsidRDefault="0025704F" w:rsidP="006F12C6">
            <w:pPr>
              <w:widowControl w:val="0"/>
              <w:jc w:val="center"/>
            </w:pPr>
            <w:r>
              <w:t>υ</w:t>
            </w:r>
            <w:r>
              <w:rPr>
                <w:vertAlign w:val="subscript"/>
              </w:rPr>
              <w:t>j,t</w:t>
            </w:r>
            <w:r>
              <w:t xml:space="preserve"> ~ N(0, σ</w:t>
            </w:r>
            <w:r>
              <w:rPr>
                <w:vertAlign w:val="superscript"/>
              </w:rPr>
              <w:t>obs</w:t>
            </w:r>
            <w:r>
              <w:t>) | σ</w:t>
            </w:r>
            <w:r>
              <w:rPr>
                <w:vertAlign w:val="superscript"/>
              </w:rPr>
              <w:t>obs</w:t>
            </w:r>
            <w:r>
              <w:t xml:space="preserve"> ~Half-cauchy(0,1)</w:t>
            </w:r>
          </w:p>
        </w:tc>
        <w:tc>
          <w:tcPr>
            <w:tcW w:w="5220" w:type="dxa"/>
            <w:tcMar>
              <w:top w:w="100" w:type="dxa"/>
              <w:left w:w="100" w:type="dxa"/>
              <w:bottom w:w="100" w:type="dxa"/>
              <w:right w:w="100" w:type="dxa"/>
            </w:tcMar>
            <w:tcPrChange w:id="509" w:author="Connor Quiroz" w:date="2026-09-07T23:10:00Z" w16du:dateUtc="2026-09-08T03:10:00Z">
              <w:tcPr>
                <w:tcW w:w="5220" w:type="dxa"/>
                <w:tcMar>
                  <w:top w:w="100" w:type="dxa"/>
                  <w:left w:w="100" w:type="dxa"/>
                  <w:bottom w:w="100" w:type="dxa"/>
                  <w:right w:w="100" w:type="dxa"/>
                </w:tcMar>
              </w:tcPr>
            </w:tcPrChange>
          </w:tcPr>
          <w:p w14:paraId="6DB42375" w14:textId="77777777" w:rsidR="0025704F" w:rsidRDefault="0025704F" w:rsidP="006F12C6">
            <w:pPr>
              <w:keepNext/>
              <w:widowControl w:val="0"/>
              <w:jc w:val="center"/>
            </w:pPr>
            <w:r>
              <w:t>ω</w:t>
            </w:r>
            <w:r>
              <w:rPr>
                <w:vertAlign w:val="subscript"/>
              </w:rPr>
              <w:t xml:space="preserve">j,t </w:t>
            </w:r>
            <w:r>
              <w:t>~ N(0, σ</w:t>
            </w:r>
            <w:r>
              <w:rPr>
                <w:vertAlign w:val="superscript"/>
              </w:rPr>
              <w:t>process</w:t>
            </w:r>
            <w:r>
              <w:t>) | σ</w:t>
            </w:r>
            <w:r>
              <w:rPr>
                <w:vertAlign w:val="superscript"/>
              </w:rPr>
              <w:t>process</w:t>
            </w:r>
            <w:r>
              <w:t xml:space="preserve"> ~ Half-cauchy(0,1)</w:t>
            </w:r>
          </w:p>
        </w:tc>
      </w:tr>
    </w:tbl>
    <w:p w14:paraId="3B6E2C4A" w14:textId="77777777" w:rsidR="0025704F" w:rsidRDefault="0025704F">
      <w:pPr>
        <w:pBdr>
          <w:top w:val="nil"/>
          <w:left w:val="nil"/>
          <w:bottom w:val="nil"/>
          <w:right w:val="nil"/>
          <w:between w:val="nil"/>
        </w:pBdr>
        <w:spacing w:after="200" w:line="240" w:lineRule="auto"/>
        <w:rPr>
          <w:rFonts w:ascii="Times New Roman" w:hAnsi="Times New Roman"/>
          <w:color w:val="000000"/>
          <w:vertAlign w:val="superscript"/>
          <w:rPrChange w:id="510" w:author="Monica Thom" w:date="2026-09-07T23:10:00Z" w16du:dateUtc="2026-09-08T03:10:00Z">
            <w:rPr>
              <w:rFonts w:ascii="Times New Roman" w:hAnsi="Times New Roman"/>
              <w:i w:val="0"/>
              <w:color w:val="auto"/>
              <w:sz w:val="22"/>
              <w:vertAlign w:val="superscript"/>
            </w:rPr>
          </w:rPrChange>
        </w:rPr>
        <w:pPrChange w:id="511" w:author="Monica Thom" w:date="2026-09-07T23:10:00Z" w16du:dateUtc="2026-09-08T03:10:00Z">
          <w:pPr>
            <w:pStyle w:val="Caption"/>
          </w:pPr>
        </w:pPrChange>
      </w:pPr>
    </w:p>
    <w:p w14:paraId="38D8D6A7" w14:textId="07CF6BFB" w:rsidR="0025704F" w:rsidRDefault="0025704F">
      <w:pPr>
        <w:pBdr>
          <w:top w:val="nil"/>
          <w:left w:val="nil"/>
          <w:bottom w:val="nil"/>
          <w:right w:val="nil"/>
          <w:between w:val="nil"/>
        </w:pBdr>
        <w:spacing w:after="200" w:line="240" w:lineRule="auto"/>
        <w:rPr>
          <w:rFonts w:ascii="Times New Roman" w:hAnsi="Times New Roman"/>
          <w:color w:val="000000"/>
          <w:rPrChange w:id="512" w:author="Monica Thom" w:date="2026-09-07T23:10:00Z" w16du:dateUtc="2026-09-08T03:10:00Z">
            <w:rPr>
              <w:rFonts w:ascii="Times New Roman" w:hAnsi="Times New Roman"/>
              <w:i w:val="0"/>
              <w:color w:val="auto"/>
              <w:sz w:val="22"/>
            </w:rPr>
          </w:rPrChange>
        </w:rPr>
        <w:pPrChange w:id="513" w:author="Monica Thom" w:date="2026-09-07T23:10:00Z" w16du:dateUtc="2026-09-08T03:10:00Z">
          <w:pPr>
            <w:pStyle w:val="Caption"/>
          </w:pPr>
        </w:pPrChange>
      </w:pPr>
      <w:r>
        <w:rPr>
          <w:rFonts w:ascii="Times New Roman" w:hAnsi="Times New Roman"/>
          <w:color w:val="000000"/>
          <w:rPrChange w:id="514" w:author="Monica Thom" w:date="2026-09-07T23:10:00Z" w16du:dateUtc="2026-09-08T03:10:00Z">
            <w:rPr>
              <w:rFonts w:ascii="Times New Roman" w:hAnsi="Times New Roman"/>
              <w:i w:val="0"/>
              <w:color w:val="auto"/>
              <w:sz w:val="22"/>
            </w:rPr>
          </w:rPrChange>
        </w:rPr>
        <w:t>Table S.2. Prior configuration grid for the prior sensitivity analyses</w:t>
      </w:r>
    </w:p>
    <w:p w14:paraId="5624F489" w14:textId="77777777" w:rsidR="0025704F" w:rsidRDefault="0025704F">
      <w:pPr>
        <w:rPr>
          <w:rFonts w:ascii="Times New Roman" w:hAnsi="Times New Roman" w:cs="Times New Roman"/>
          <w:b/>
          <w:bCs/>
        </w:rPr>
      </w:pPr>
    </w:p>
    <w:p w14:paraId="61A40569" w14:textId="77777777" w:rsidR="0025704F" w:rsidRDefault="0025704F">
      <w:pPr>
        <w:rPr>
          <w:rFonts w:ascii="Times New Roman" w:hAnsi="Times New Roman" w:cs="Times New Roman"/>
          <w:b/>
          <w:bCs/>
        </w:rPr>
      </w:pPr>
    </w:p>
    <w:p w14:paraId="333C3467" w14:textId="77777777" w:rsidR="0025704F" w:rsidRDefault="0025704F">
      <w:pPr>
        <w:rPr>
          <w:rFonts w:ascii="Times New Roman" w:hAnsi="Times New Roman" w:cs="Times New Roman"/>
          <w:b/>
          <w:bCs/>
        </w:rPr>
      </w:pPr>
    </w:p>
    <w:p w14:paraId="207187ED" w14:textId="77777777" w:rsidR="0025704F" w:rsidRDefault="0025704F">
      <w:pPr>
        <w:rPr>
          <w:rFonts w:ascii="Times New Roman" w:hAnsi="Times New Roman" w:cs="Times New Roman"/>
          <w:b/>
          <w:bCs/>
        </w:rPr>
      </w:pPr>
    </w:p>
    <w:p w14:paraId="28EEF86F" w14:textId="77777777" w:rsidR="0025704F" w:rsidRDefault="0025704F">
      <w:pPr>
        <w:rPr>
          <w:rFonts w:ascii="Times New Roman" w:hAnsi="Times New Roman" w:cs="Times New Roman"/>
          <w:b/>
          <w:bCs/>
        </w:rPr>
      </w:pPr>
    </w:p>
    <w:p w14:paraId="6D1AEA3D" w14:textId="77777777" w:rsidR="0025704F" w:rsidRDefault="0025704F">
      <w:pPr>
        <w:rPr>
          <w:rFonts w:ascii="Times New Roman" w:hAnsi="Times New Roman" w:cs="Times New Roman"/>
          <w:b/>
          <w:bCs/>
        </w:rPr>
      </w:pPr>
    </w:p>
    <w:p w14:paraId="58CF21A3" w14:textId="77777777" w:rsidR="0025704F" w:rsidRDefault="0025704F">
      <w:pPr>
        <w:rPr>
          <w:rFonts w:ascii="Times New Roman" w:hAnsi="Times New Roman" w:cs="Times New Roman"/>
          <w:b/>
          <w:bCs/>
        </w:rPr>
      </w:pPr>
    </w:p>
    <w:p w14:paraId="465530EB" w14:textId="77777777" w:rsidR="0025704F" w:rsidRDefault="0025704F">
      <w:pPr>
        <w:rPr>
          <w:rFonts w:ascii="Times New Roman" w:hAnsi="Times New Roman" w:cs="Times New Roman"/>
          <w:b/>
          <w:bCs/>
        </w:rPr>
      </w:pPr>
    </w:p>
    <w:p w14:paraId="0E3B0593" w14:textId="77777777" w:rsidR="0025704F" w:rsidRDefault="0025704F">
      <w:pPr>
        <w:rPr>
          <w:rFonts w:ascii="Times New Roman" w:hAnsi="Times New Roman" w:cs="Times New Roman"/>
          <w:b/>
          <w:bCs/>
        </w:rPr>
      </w:pPr>
    </w:p>
    <w:p w14:paraId="175934F5" w14:textId="77777777" w:rsidR="0025704F" w:rsidRDefault="0025704F">
      <w:pPr>
        <w:rPr>
          <w:rFonts w:ascii="Times New Roman" w:hAnsi="Times New Roman" w:cs="Times New Roman"/>
          <w:b/>
          <w:bCs/>
        </w:rPr>
      </w:pPr>
    </w:p>
    <w:p w14:paraId="50955B53" w14:textId="77777777" w:rsidR="0025704F" w:rsidRDefault="0025704F">
      <w:pPr>
        <w:rPr>
          <w:rFonts w:ascii="Times New Roman" w:hAnsi="Times New Roman" w:cs="Times New Roman"/>
          <w:b/>
          <w:bCs/>
        </w:rPr>
      </w:pPr>
    </w:p>
    <w:p w14:paraId="25C25662" w14:textId="77777777" w:rsidR="0025704F" w:rsidRDefault="0025704F">
      <w:pPr>
        <w:rPr>
          <w:rFonts w:ascii="Times New Roman" w:hAnsi="Times New Roman" w:cs="Times New Roman"/>
          <w:b/>
          <w:bCs/>
        </w:rPr>
      </w:pPr>
    </w:p>
    <w:p w14:paraId="505A9052" w14:textId="77777777" w:rsidR="0025704F" w:rsidRDefault="0025704F">
      <w:pPr>
        <w:rPr>
          <w:rFonts w:ascii="Times New Roman" w:hAnsi="Times New Roman" w:cs="Times New Roman"/>
          <w:b/>
          <w:bCs/>
        </w:rPr>
      </w:pPr>
    </w:p>
    <w:p w14:paraId="0000005C" w14:textId="77777777" w:rsidR="00F57F1F" w:rsidRDefault="00000000">
      <w:pPr>
        <w:rPr>
          <w:ins w:id="515" w:author="Monica Thom" w:date="2026-09-07T23:09:00Z" w16du:dateUtc="2026-09-08T03:09:00Z"/>
          <w:rFonts w:ascii="Times New Roman" w:eastAsia="Times New Roman" w:hAnsi="Times New Roman" w:cs="Times New Roman"/>
          <w:b/>
          <w:bCs/>
        </w:rPr>
      </w:pPr>
      <w:ins w:id="516" w:author="Monica Thom" w:date="2026-09-07T23:09:00Z" w16du:dateUtc="2026-09-08T03:09:00Z">
        <w:r>
          <w:rPr>
            <w:rFonts w:ascii="Times New Roman" w:eastAsia="Times New Roman" w:hAnsi="Times New Roman" w:cs="Times New Roman"/>
            <w:b/>
            <w:bCs/>
            <w:noProof/>
          </w:rPr>
          <w:lastRenderedPageBreak/>
          <w:drawing>
            <wp:inline distT="114300" distB="114300" distL="114300" distR="114300" wp14:anchorId="5D2C5E6C" wp14:editId="0A2F2ABB">
              <wp:extent cx="5943600" cy="6007100"/>
              <wp:effectExtent l="0" t="0" r="0" b="0"/>
              <wp:docPr id="121298474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6007100"/>
                      </a:xfrm>
                      <a:prstGeom prst="rect">
                        <a:avLst/>
                      </a:prstGeom>
                      <a:ln/>
                    </pic:spPr>
                  </pic:pic>
                </a:graphicData>
              </a:graphic>
            </wp:inline>
          </w:drawing>
        </w:r>
      </w:ins>
    </w:p>
    <w:p w14:paraId="0DD1EC04" w14:textId="3D5F828A" w:rsidR="005A6D18" w:rsidRPr="00CF6956" w:rsidRDefault="00000000">
      <w:pPr>
        <w:rPr>
          <w:del w:id="517" w:author="Monica Thom" w:date="2026-09-07T23:09:00Z" w16du:dateUtc="2026-09-08T03:09:00Z"/>
          <w:rFonts w:ascii="Times New Roman" w:hAnsi="Times New Roman" w:cs="Times New Roman"/>
          <w:b/>
          <w:bCs/>
        </w:rPr>
      </w:pPr>
      <w:del w:id="518" w:author="Monica Thom" w:date="2026-09-07T23:09:00Z" w16du:dateUtc="2026-09-08T03:09:00Z">
        <w:r w:rsidRPr="00CF6956">
          <w:rPr>
            <w:rFonts w:ascii="Times New Roman" w:hAnsi="Times New Roman" w:cs="Times New Roman"/>
            <w:b/>
            <w:bCs/>
            <w:noProof/>
          </w:rPr>
          <w:lastRenderedPageBreak/>
          <w:drawing>
            <wp:inline distT="114300" distB="114300" distL="114300" distR="114300" wp14:anchorId="32325D0B" wp14:editId="51284C0E">
              <wp:extent cx="5943600" cy="60071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6007100"/>
                      </a:xfrm>
                      <a:prstGeom prst="rect">
                        <a:avLst/>
                      </a:prstGeom>
                      <a:ln/>
                    </pic:spPr>
                  </pic:pic>
                </a:graphicData>
              </a:graphic>
            </wp:inline>
          </w:drawing>
        </w:r>
      </w:del>
    </w:p>
    <w:p w14:paraId="49581A50" w14:textId="77777777" w:rsidR="005A6D18" w:rsidRPr="00CF6956" w:rsidRDefault="00000000">
      <w:pPr>
        <w:rPr>
          <w:rFonts w:ascii="Times New Roman" w:hAnsi="Times New Roman" w:cs="Times New Roman"/>
          <w:b/>
          <w:bCs/>
        </w:rPr>
      </w:pPr>
      <w:commentRangeStart w:id="519"/>
      <w:r w:rsidRPr="00CF6956">
        <w:rPr>
          <w:rFonts w:ascii="Times New Roman" w:hAnsi="Times New Roman" w:cs="Times New Roman"/>
        </w:rPr>
        <w:t xml:space="preserve">Figure S1. Global distribution of sites with time series (points) by major taxon. For taxon without specific coordinates, the total number of unique time series are reported by country. </w:t>
      </w:r>
      <w:commentRangeEnd w:id="519"/>
      <w:r w:rsidR="005F7C60" w:rsidRPr="00CF6956">
        <w:rPr>
          <w:rStyle w:val="CommentReference"/>
          <w:rFonts w:ascii="Times New Roman" w:hAnsi="Times New Roman" w:cs="Times New Roman"/>
          <w:b/>
          <w:bCs/>
          <w:sz w:val="22"/>
          <w:szCs w:val="22"/>
        </w:rPr>
        <w:commentReference w:id="519"/>
      </w:r>
    </w:p>
    <w:p w14:paraId="0000005E" w14:textId="77777777" w:rsidR="00F57F1F" w:rsidRDefault="00000000">
      <w:pPr>
        <w:rPr>
          <w:ins w:id="520" w:author="Monica Thom" w:date="2026-09-07T23:09:00Z" w16du:dateUtc="2026-09-08T03:09:00Z"/>
          <w:rFonts w:ascii="Times New Roman" w:eastAsia="Times New Roman" w:hAnsi="Times New Roman" w:cs="Times New Roman"/>
          <w:b/>
          <w:bCs/>
        </w:rPr>
      </w:pPr>
      <w:ins w:id="521" w:author="Monica Thom" w:date="2026-09-07T23:09:00Z" w16du:dateUtc="2026-09-08T03:09:00Z">
        <w:r>
          <w:rPr>
            <w:rFonts w:ascii="Times New Roman" w:eastAsia="Times New Roman" w:hAnsi="Times New Roman" w:cs="Times New Roman"/>
            <w:b/>
            <w:bCs/>
            <w:noProof/>
          </w:rPr>
          <w:lastRenderedPageBreak/>
          <w:drawing>
            <wp:inline distT="114300" distB="114300" distL="114300" distR="114300" wp14:anchorId="4E870513" wp14:editId="2CDA8C23">
              <wp:extent cx="4611984" cy="5979319"/>
              <wp:effectExtent l="0" t="0" r="0" b="0"/>
              <wp:docPr id="121298474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4611984" cy="5979319"/>
                      </a:xfrm>
                      <a:prstGeom prst="rect">
                        <a:avLst/>
                      </a:prstGeom>
                      <a:ln/>
                    </pic:spPr>
                  </pic:pic>
                </a:graphicData>
              </a:graphic>
            </wp:inline>
          </w:drawing>
        </w:r>
      </w:ins>
    </w:p>
    <w:p w14:paraId="53F64621" w14:textId="77777777" w:rsidR="005A6D18" w:rsidRPr="00CF6956" w:rsidRDefault="00000000">
      <w:pPr>
        <w:rPr>
          <w:del w:id="522" w:author="Monica Thom" w:date="2026-09-07T23:09:00Z" w16du:dateUtc="2026-09-08T03:09:00Z"/>
          <w:rFonts w:ascii="Times New Roman" w:hAnsi="Times New Roman" w:cs="Times New Roman"/>
          <w:b/>
          <w:bCs/>
        </w:rPr>
      </w:pPr>
      <w:del w:id="523" w:author="Monica Thom" w:date="2026-09-07T23:09:00Z" w16du:dateUtc="2026-09-08T03:09:00Z">
        <w:r w:rsidRPr="00CF6956">
          <w:rPr>
            <w:rFonts w:ascii="Times New Roman" w:hAnsi="Times New Roman" w:cs="Times New Roman"/>
            <w:b/>
            <w:bCs/>
            <w:noProof/>
          </w:rPr>
          <w:lastRenderedPageBreak/>
          <w:drawing>
            <wp:inline distT="114300" distB="114300" distL="114300" distR="114300" wp14:anchorId="11FAA5DB" wp14:editId="57B98432">
              <wp:extent cx="4611984" cy="5979319"/>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4611984" cy="5979319"/>
                      </a:xfrm>
                      <a:prstGeom prst="rect">
                        <a:avLst/>
                      </a:prstGeom>
                      <a:ln/>
                    </pic:spPr>
                  </pic:pic>
                </a:graphicData>
              </a:graphic>
            </wp:inline>
          </w:drawing>
        </w:r>
      </w:del>
    </w:p>
    <w:p w14:paraId="29ED3C60" w14:textId="77777777" w:rsidR="005A6D18" w:rsidRPr="00CF6956" w:rsidRDefault="00000000">
      <w:pPr>
        <w:rPr>
          <w:rFonts w:ascii="Times New Roman" w:hAnsi="Times New Roman" w:cs="Times New Roman"/>
        </w:rPr>
      </w:pPr>
      <w:commentRangeStart w:id="524"/>
      <w:r w:rsidRPr="00CF6956">
        <w:rPr>
          <w:rFonts w:ascii="Times New Roman" w:hAnsi="Times New Roman" w:cs="Times New Roman"/>
        </w:rPr>
        <w:t xml:space="preserve">Figure S2. Global distribution of average </w:t>
      </w:r>
      <w:commentRangeStart w:id="525"/>
      <w:r w:rsidRPr="00CF6956">
        <w:rPr>
          <w:rFonts w:ascii="Times New Roman" w:hAnsi="Times New Roman" w:cs="Times New Roman"/>
        </w:rPr>
        <w:t>rate of change for each population (points) by major taxon</w:t>
      </w:r>
      <w:commentRangeEnd w:id="525"/>
      <w:r w:rsidR="00D9099C" w:rsidRPr="00CF6956">
        <w:rPr>
          <w:rStyle w:val="CommentReference"/>
          <w:rFonts w:ascii="Times New Roman" w:hAnsi="Times New Roman" w:cs="Times New Roman"/>
          <w:sz w:val="22"/>
          <w:szCs w:val="22"/>
        </w:rPr>
        <w:commentReference w:id="525"/>
      </w:r>
      <w:r w:rsidRPr="00CF6956">
        <w:rPr>
          <w:rFonts w:ascii="Times New Roman" w:hAnsi="Times New Roman" w:cs="Times New Roman"/>
        </w:rPr>
        <w:t xml:space="preserve">. For taxon without specific coordinates, the mean average rate of change is summarized by country. </w:t>
      </w:r>
      <w:commentRangeEnd w:id="524"/>
      <w:r w:rsidR="005F7C60" w:rsidRPr="00CF6956">
        <w:rPr>
          <w:rStyle w:val="CommentReference"/>
          <w:rFonts w:ascii="Times New Roman" w:hAnsi="Times New Roman" w:cs="Times New Roman"/>
          <w:sz w:val="22"/>
          <w:szCs w:val="22"/>
        </w:rPr>
        <w:commentReference w:id="524"/>
      </w:r>
    </w:p>
    <w:p w14:paraId="0D32074B" w14:textId="77777777" w:rsidR="005A6D18" w:rsidRPr="00CF6956" w:rsidRDefault="005A6D18">
      <w:pPr>
        <w:rPr>
          <w:rFonts w:ascii="Times New Roman" w:hAnsi="Times New Roman" w:cs="Times New Roman"/>
          <w:b/>
          <w:bCs/>
        </w:rPr>
      </w:pPr>
    </w:p>
    <w:p w14:paraId="534E889C" w14:textId="77777777" w:rsidR="005A6D18" w:rsidRPr="00CF6956" w:rsidRDefault="005A6D18">
      <w:pPr>
        <w:rPr>
          <w:rFonts w:ascii="Times New Roman" w:hAnsi="Times New Roman" w:cs="Times New Roman"/>
          <w:b/>
          <w:bCs/>
        </w:rPr>
      </w:pPr>
    </w:p>
    <w:p w14:paraId="06DBA3A3" w14:textId="77777777" w:rsidR="005A6D18" w:rsidRPr="00CF6956" w:rsidRDefault="005A6D18">
      <w:pPr>
        <w:rPr>
          <w:rFonts w:ascii="Times New Roman" w:hAnsi="Times New Roman" w:cs="Times New Roman"/>
          <w:b/>
          <w:bCs/>
        </w:rPr>
      </w:pPr>
    </w:p>
    <w:p w14:paraId="00000063" w14:textId="77777777" w:rsidR="00F57F1F" w:rsidRDefault="00000000">
      <w:pPr>
        <w:rPr>
          <w:ins w:id="526" w:author="Monica Thom" w:date="2026-09-07T23:09:00Z" w16du:dateUtc="2026-09-08T03:09:00Z"/>
          <w:rFonts w:ascii="Times New Roman" w:eastAsia="Times New Roman" w:hAnsi="Times New Roman" w:cs="Times New Roman"/>
          <w:b/>
          <w:bCs/>
        </w:rPr>
      </w:pPr>
      <w:ins w:id="527" w:author="Monica Thom" w:date="2026-09-07T23:09:00Z" w16du:dateUtc="2026-09-08T03:09:00Z">
        <w:r>
          <w:rPr>
            <w:rFonts w:ascii="Times New Roman" w:eastAsia="Times New Roman" w:hAnsi="Times New Roman" w:cs="Times New Roman"/>
            <w:b/>
            <w:bCs/>
            <w:noProof/>
          </w:rPr>
          <w:lastRenderedPageBreak/>
          <w:drawing>
            <wp:inline distT="19050" distB="19050" distL="19050" distR="19050" wp14:anchorId="573ED336" wp14:editId="203996CF">
              <wp:extent cx="5666601" cy="4571025"/>
              <wp:effectExtent l="0" t="0" r="0" b="0"/>
              <wp:docPr id="121298475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666601" cy="4571025"/>
                      </a:xfrm>
                      <a:prstGeom prst="rect">
                        <a:avLst/>
                      </a:prstGeom>
                      <a:ln/>
                    </pic:spPr>
                  </pic:pic>
                </a:graphicData>
              </a:graphic>
            </wp:inline>
          </w:drawing>
        </w:r>
      </w:ins>
    </w:p>
    <w:p w14:paraId="33216B53" w14:textId="77777777" w:rsidR="005A6D18" w:rsidRPr="00CF6956" w:rsidRDefault="00000000">
      <w:pPr>
        <w:rPr>
          <w:del w:id="528" w:author="Monica Thom" w:date="2026-09-07T23:09:00Z" w16du:dateUtc="2026-09-08T03:09:00Z"/>
          <w:rFonts w:ascii="Times New Roman" w:hAnsi="Times New Roman" w:cs="Times New Roman"/>
          <w:b/>
          <w:bCs/>
        </w:rPr>
      </w:pPr>
      <w:del w:id="529" w:author="Monica Thom" w:date="2026-09-07T23:09:00Z" w16du:dateUtc="2026-09-08T03:09:00Z">
        <w:r w:rsidRPr="00CF6956">
          <w:rPr>
            <w:rFonts w:ascii="Times New Roman" w:hAnsi="Times New Roman" w:cs="Times New Roman"/>
            <w:b/>
            <w:bCs/>
            <w:noProof/>
          </w:rPr>
          <w:lastRenderedPageBreak/>
          <w:drawing>
            <wp:inline distT="19050" distB="19050" distL="19050" distR="19050" wp14:anchorId="03115081" wp14:editId="4A4A0C46">
              <wp:extent cx="5666601" cy="457102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666601" cy="4571025"/>
                      </a:xfrm>
                      <a:prstGeom prst="rect">
                        <a:avLst/>
                      </a:prstGeom>
                      <a:ln/>
                    </pic:spPr>
                  </pic:pic>
                </a:graphicData>
              </a:graphic>
            </wp:inline>
          </w:drawing>
        </w:r>
      </w:del>
    </w:p>
    <w:p w14:paraId="241F1117" w14:textId="77777777" w:rsidR="005A6D18" w:rsidRPr="00CF6956" w:rsidRDefault="005A6D18">
      <w:pPr>
        <w:rPr>
          <w:rFonts w:ascii="Times New Roman" w:hAnsi="Times New Roman" w:cs="Times New Roman"/>
          <w:b/>
          <w:bCs/>
        </w:rPr>
      </w:pPr>
    </w:p>
    <w:p w14:paraId="56DF7333" w14:textId="77777777" w:rsidR="005A6D18" w:rsidRPr="00CF6956" w:rsidRDefault="00000000">
      <w:pPr>
        <w:rPr>
          <w:rFonts w:ascii="Times New Roman" w:hAnsi="Times New Roman" w:cs="Times New Roman"/>
          <w:b/>
          <w:bCs/>
        </w:rPr>
      </w:pPr>
      <w:commentRangeStart w:id="530"/>
      <w:commentRangeStart w:id="531"/>
      <w:r w:rsidRPr="00CF6956">
        <w:rPr>
          <w:rFonts w:ascii="Times New Roman" w:hAnsi="Times New Roman" w:cs="Times New Roman"/>
        </w:rPr>
        <w:t>Figure S3</w:t>
      </w:r>
      <w:commentRangeEnd w:id="530"/>
      <w:r w:rsidR="00D9099C" w:rsidRPr="00CF6956">
        <w:rPr>
          <w:rStyle w:val="CommentReference"/>
          <w:rFonts w:ascii="Times New Roman" w:hAnsi="Times New Roman" w:cs="Times New Roman"/>
          <w:sz w:val="22"/>
          <w:szCs w:val="22"/>
        </w:rPr>
        <w:commentReference w:id="530"/>
      </w:r>
      <w:commentRangeEnd w:id="531"/>
      <w:r w:rsidR="00D9099C" w:rsidRPr="00CF6956">
        <w:rPr>
          <w:rStyle w:val="CommentReference"/>
          <w:rFonts w:ascii="Times New Roman" w:hAnsi="Times New Roman" w:cs="Times New Roman"/>
          <w:sz w:val="22"/>
          <w:szCs w:val="22"/>
        </w:rPr>
        <w:commentReference w:id="531"/>
      </w:r>
      <w:r w:rsidRPr="00CF6956">
        <w:rPr>
          <w:rFonts w:ascii="Times New Roman" w:hAnsi="Times New Roman" w:cs="Times New Roman"/>
        </w:rPr>
        <w:t xml:space="preserve">. Distribution of mean change in abundance (in log scale) for each time series by major taxonomic group. Red vertical lines represent 0 change. </w:t>
      </w:r>
    </w:p>
    <w:p w14:paraId="00000066" w14:textId="77777777" w:rsidR="00F57F1F" w:rsidRDefault="00000000">
      <w:pPr>
        <w:rPr>
          <w:ins w:id="532" w:author="Monica Thom" w:date="2026-09-07T23:09:00Z" w16du:dateUtc="2026-09-08T03:09:00Z"/>
          <w:rFonts w:ascii="Times New Roman" w:eastAsia="Times New Roman" w:hAnsi="Times New Roman" w:cs="Times New Roman"/>
          <w:b/>
          <w:bCs/>
        </w:rPr>
      </w:pPr>
      <w:ins w:id="533" w:author="Monica Thom" w:date="2026-09-07T23:09:00Z" w16du:dateUtc="2026-09-08T03:09:00Z">
        <w:r>
          <w:rPr>
            <w:rFonts w:ascii="Times New Roman" w:eastAsia="Times New Roman" w:hAnsi="Times New Roman" w:cs="Times New Roman"/>
            <w:b/>
            <w:bCs/>
            <w:noProof/>
          </w:rPr>
          <w:lastRenderedPageBreak/>
          <w:drawing>
            <wp:inline distT="114300" distB="114300" distL="114300" distR="114300" wp14:anchorId="5C5B5505" wp14:editId="36D98825">
              <wp:extent cx="5943600" cy="5778500"/>
              <wp:effectExtent l="0" t="0" r="0" b="0"/>
              <wp:docPr id="121298475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943600" cy="5778500"/>
                      </a:xfrm>
                      <a:prstGeom prst="rect">
                        <a:avLst/>
                      </a:prstGeom>
                      <a:ln/>
                    </pic:spPr>
                  </pic:pic>
                </a:graphicData>
              </a:graphic>
            </wp:inline>
          </w:drawing>
        </w:r>
      </w:ins>
    </w:p>
    <w:p w14:paraId="55534F2E" w14:textId="77777777" w:rsidR="005A6D18" w:rsidRPr="00CF6956" w:rsidRDefault="00000000">
      <w:pPr>
        <w:rPr>
          <w:del w:id="534" w:author="Monica Thom" w:date="2026-09-07T23:09:00Z" w16du:dateUtc="2026-09-08T03:09:00Z"/>
          <w:rFonts w:ascii="Times New Roman" w:hAnsi="Times New Roman" w:cs="Times New Roman"/>
          <w:b/>
          <w:bCs/>
        </w:rPr>
      </w:pPr>
      <w:del w:id="535" w:author="Monica Thom" w:date="2026-09-07T23:09:00Z" w16du:dateUtc="2026-09-08T03:09:00Z">
        <w:r w:rsidRPr="00CF6956">
          <w:rPr>
            <w:rFonts w:ascii="Times New Roman" w:hAnsi="Times New Roman" w:cs="Times New Roman"/>
            <w:b/>
            <w:bCs/>
            <w:noProof/>
          </w:rPr>
          <w:lastRenderedPageBreak/>
          <w:drawing>
            <wp:inline distT="114300" distB="114300" distL="114300" distR="114300" wp14:anchorId="15C5C81B" wp14:editId="5F9A62C9">
              <wp:extent cx="5943600" cy="57785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5778500"/>
                      </a:xfrm>
                      <a:prstGeom prst="rect">
                        <a:avLst/>
                      </a:prstGeom>
                      <a:ln/>
                    </pic:spPr>
                  </pic:pic>
                </a:graphicData>
              </a:graphic>
            </wp:inline>
          </w:drawing>
        </w:r>
      </w:del>
    </w:p>
    <w:p w14:paraId="781187E0" w14:textId="77777777" w:rsidR="005A6D18" w:rsidRPr="00CF6956" w:rsidRDefault="00000000">
      <w:pPr>
        <w:rPr>
          <w:rFonts w:ascii="Times New Roman" w:hAnsi="Times New Roman" w:cs="Times New Roman"/>
        </w:rPr>
      </w:pPr>
      <w:commentRangeStart w:id="536"/>
      <w:r w:rsidRPr="00CF6956">
        <w:rPr>
          <w:rFonts w:ascii="Times New Roman" w:hAnsi="Times New Roman" w:cs="Times New Roman"/>
        </w:rPr>
        <w:t>Figure S4. Number of unique sites with time series by presence in EEZ or high seas (top) and by country income classes (bottom).</w:t>
      </w:r>
      <w:commentRangeEnd w:id="536"/>
      <w:r w:rsidR="005F7C60" w:rsidRPr="00CF6956">
        <w:rPr>
          <w:rStyle w:val="CommentReference"/>
          <w:rFonts w:ascii="Times New Roman" w:hAnsi="Times New Roman" w:cs="Times New Roman"/>
          <w:sz w:val="22"/>
          <w:szCs w:val="22"/>
        </w:rPr>
        <w:commentReference w:id="536"/>
      </w:r>
    </w:p>
    <w:p w14:paraId="5396995B" w14:textId="77777777" w:rsidR="005A6D18" w:rsidRPr="00CF6956" w:rsidRDefault="005A6D18">
      <w:pPr>
        <w:rPr>
          <w:rFonts w:ascii="Times New Roman" w:hAnsi="Times New Roman" w:cs="Times New Roman"/>
          <w:b/>
          <w:bCs/>
        </w:rPr>
      </w:pPr>
    </w:p>
    <w:p w14:paraId="538610FF" w14:textId="77777777" w:rsidR="005A6D18" w:rsidRPr="00CF6956" w:rsidRDefault="005A6D18">
      <w:pPr>
        <w:rPr>
          <w:rFonts w:ascii="Times New Roman" w:hAnsi="Times New Roman" w:cs="Times New Roman"/>
          <w:b/>
          <w:bCs/>
        </w:rPr>
      </w:pPr>
    </w:p>
    <w:p w14:paraId="5946F7C7" w14:textId="77777777" w:rsidR="005A6D18" w:rsidRPr="00CF6956" w:rsidRDefault="00000000">
      <w:pPr>
        <w:rPr>
          <w:rFonts w:ascii="Times New Roman" w:hAnsi="Times New Roman" w:cs="Times New Roman"/>
          <w:vertAlign w:val="superscript"/>
        </w:rPr>
      </w:pPr>
      <w:commentRangeStart w:id="537"/>
      <w:r w:rsidRPr="00CF6956">
        <w:rPr>
          <w:rFonts w:ascii="Times New Roman" w:hAnsi="Times New Roman" w:cs="Times New Roman"/>
          <w:b/>
          <w:bCs/>
        </w:rPr>
        <w:t>References</w:t>
      </w:r>
      <w:commentRangeEnd w:id="537"/>
      <w:r w:rsidR="005F7C60" w:rsidRPr="00CF6956">
        <w:rPr>
          <w:rStyle w:val="CommentReference"/>
          <w:rFonts w:ascii="Times New Roman" w:hAnsi="Times New Roman" w:cs="Times New Roman"/>
          <w:sz w:val="22"/>
          <w:szCs w:val="22"/>
          <w:vertAlign w:val="superscript"/>
        </w:rPr>
        <w:commentReference w:id="537"/>
      </w:r>
    </w:p>
    <w:p w14:paraId="0000006B" w14:textId="77777777" w:rsidR="00F57F1F" w:rsidRDefault="00000000">
      <w:pPr>
        <w:pBdr>
          <w:top w:val="nil"/>
          <w:left w:val="nil"/>
          <w:bottom w:val="nil"/>
          <w:right w:val="nil"/>
          <w:between w:val="nil"/>
        </w:pBdr>
        <w:tabs>
          <w:tab w:val="left" w:pos="624"/>
        </w:tabs>
        <w:spacing w:line="480" w:lineRule="auto"/>
        <w:ind w:left="624" w:hanging="624"/>
        <w:rPr>
          <w:ins w:id="538" w:author="Monica Thom" w:date="2026-09-07T23:09:00Z" w16du:dateUtc="2026-09-08T03:09:00Z"/>
          <w:color w:val="000000"/>
        </w:rPr>
      </w:pPr>
      <w:ins w:id="539" w:author="Monica Thom" w:date="2026-09-07T23:09:00Z" w16du:dateUtc="2026-09-08T03:09:00Z">
        <w:r>
          <w:rPr>
            <w:color w:val="000000"/>
          </w:rPr>
          <w:t xml:space="preserve">1. </w:t>
        </w:r>
        <w:r>
          <w:rPr>
            <w:color w:val="000000"/>
          </w:rPr>
          <w:tab/>
          <w:t>Hilborn, R.</w:t>
        </w:r>
      </w:ins>
      <w:moveFromRangeStart w:id="540" w:author="Zoe Rand" w:date="2026-09-07T23:10:00Z" w:name="move239715017"/>
      <w:moveFrom w:id="541" w:author="Zoe Rand" w:date="2026-09-07T23:10:00Z" w16du:dateUtc="2026-09-08T03:10:00Z">
        <w:ins w:id="542" w:author="Monica Thom" w:date="2026-09-07T23:09:00Z" w16du:dateUtc="2026-09-08T03:09:00Z">
          <w:r>
            <w:rPr>
              <w:rFonts w:ascii="Times New Roman" w:hAnsi="Times New Roman"/>
              <w:rPrChange w:id="543" w:author="Zoe Rand" w:date="2026-09-07T23:10:00Z" w16du:dateUtc="2026-09-08T03:10:00Z">
                <w:rPr>
                  <w:color w:val="000000"/>
                </w:rPr>
              </w:rPrChange>
            </w:rPr>
            <w:t xml:space="preserve"> </w:t>
          </w:r>
          <w:r>
            <w:rPr>
              <w:rFonts w:ascii="Times New Roman" w:hAnsi="Times New Roman"/>
              <w:i/>
              <w:rPrChange w:id="544" w:author="Zoe Rand" w:date="2026-09-07T23:10:00Z" w16du:dateUtc="2026-09-08T03:10:00Z">
                <w:rPr>
                  <w:i/>
                  <w:iCs/>
                  <w:color w:val="000000"/>
                </w:rPr>
              </w:rPrChange>
            </w:rPr>
            <w:t>et al.</w:t>
          </w:r>
          <w:r>
            <w:rPr>
              <w:rFonts w:ascii="Times New Roman" w:hAnsi="Times New Roman"/>
              <w:rPrChange w:id="545" w:author="Zoe Rand" w:date="2026-09-07T23:10:00Z" w16du:dateUtc="2026-09-08T03:10:00Z">
                <w:rPr>
                  <w:color w:val="000000"/>
                </w:rPr>
              </w:rPrChange>
            </w:rPr>
            <w:t xml:space="preserve"> </w:t>
          </w:r>
        </w:ins>
      </w:moveFrom>
      <w:moveFromRangeEnd w:id="540"/>
      <w:ins w:id="546" w:author="Monica Thom" w:date="2026-09-07T23:09:00Z" w16du:dateUtc="2026-09-08T03:09:00Z">
        <w:r>
          <w:rPr>
            <w:color w:val="000000"/>
          </w:rPr>
          <w:t>Recent trends in abundance and fishing pressure of agency</w:t>
        </w:r>
        <w:r>
          <w:rPr>
            <w:rFonts w:ascii="Cambria Math" w:eastAsia="Cambria Math" w:hAnsi="Cambria Math" w:cs="Cambria Math"/>
            <w:color w:val="000000"/>
          </w:rPr>
          <w:t>‐</w:t>
        </w:r>
        <w:r>
          <w:rPr>
            <w:color w:val="000000"/>
          </w:rPr>
          <w:t xml:space="preserve">assessed small pelagic fish stocks. </w:t>
        </w:r>
        <w:r>
          <w:rPr>
            <w:i/>
            <w:iCs/>
            <w:color w:val="000000"/>
          </w:rPr>
          <w:t>Fish and Fisheries</w:t>
        </w:r>
        <w:r>
          <w:rPr>
            <w:color w:val="000000"/>
          </w:rPr>
          <w:t xml:space="preserve"> </w:t>
        </w:r>
        <w:r>
          <w:rPr>
            <w:b/>
            <w:bCs/>
            <w:color w:val="000000"/>
          </w:rPr>
          <w:t>23</w:t>
        </w:r>
        <w:r>
          <w:rPr>
            <w:color w:val="000000"/>
          </w:rPr>
          <w:t>, 1313–1331 (2022).</w:t>
        </w:r>
      </w:ins>
    </w:p>
    <w:p w14:paraId="0000006C" w14:textId="77777777" w:rsidR="00F57F1F" w:rsidRDefault="00000000">
      <w:pPr>
        <w:pBdr>
          <w:top w:val="nil"/>
          <w:left w:val="nil"/>
          <w:bottom w:val="nil"/>
          <w:right w:val="nil"/>
          <w:between w:val="nil"/>
        </w:pBdr>
        <w:tabs>
          <w:tab w:val="left" w:pos="624"/>
        </w:tabs>
        <w:spacing w:line="480" w:lineRule="auto"/>
        <w:ind w:left="624" w:hanging="624"/>
        <w:rPr>
          <w:ins w:id="547" w:author="Monica Thom" w:date="2026-09-07T23:09:00Z" w16du:dateUtc="2026-09-08T03:09:00Z"/>
          <w:color w:val="000000"/>
        </w:rPr>
      </w:pPr>
      <w:ins w:id="548" w:author="Monica Thom" w:date="2026-09-07T23:09:00Z" w16du:dateUtc="2026-09-08T03:09:00Z">
        <w:r>
          <w:rPr>
            <w:color w:val="000000"/>
          </w:rPr>
          <w:t xml:space="preserve">2. </w:t>
        </w:r>
        <w:r>
          <w:rPr>
            <w:color w:val="000000"/>
          </w:rPr>
          <w:tab/>
          <w:t xml:space="preserve">Blasco, G. D., Ferraro, D. M., Cottrell, R. S., Halpern, B. S. &amp; Froehlich, H. E. Substantial gaps in the current fisheries data landscape. </w:t>
        </w:r>
        <w:r>
          <w:rPr>
            <w:i/>
            <w:iCs/>
            <w:color w:val="000000"/>
          </w:rPr>
          <w:t>Frontiers in Marine Science</w:t>
        </w:r>
        <w:r>
          <w:rPr>
            <w:color w:val="000000"/>
          </w:rPr>
          <w:t xml:space="preserve"> </w:t>
        </w:r>
        <w:r>
          <w:rPr>
            <w:b/>
            <w:bCs/>
            <w:color w:val="000000"/>
          </w:rPr>
          <w:t>7</w:t>
        </w:r>
        <w:r>
          <w:rPr>
            <w:color w:val="000000"/>
          </w:rPr>
          <w:t>, 612831 (2020).</w:t>
        </w:r>
      </w:ins>
    </w:p>
    <w:p w14:paraId="0000006D" w14:textId="77777777" w:rsidR="00F57F1F" w:rsidRDefault="00000000">
      <w:pPr>
        <w:pBdr>
          <w:top w:val="nil"/>
          <w:left w:val="nil"/>
          <w:bottom w:val="nil"/>
          <w:right w:val="nil"/>
          <w:between w:val="nil"/>
        </w:pBdr>
        <w:tabs>
          <w:tab w:val="left" w:pos="624"/>
        </w:tabs>
        <w:spacing w:line="480" w:lineRule="auto"/>
        <w:ind w:left="624" w:hanging="624"/>
        <w:rPr>
          <w:ins w:id="549" w:author="Monica Thom" w:date="2026-09-07T23:09:00Z" w16du:dateUtc="2026-09-08T03:09:00Z"/>
          <w:color w:val="000000"/>
        </w:rPr>
      </w:pPr>
      <w:ins w:id="550" w:author="Monica Thom" w:date="2026-09-07T23:09:00Z" w16du:dateUtc="2026-09-08T03:09:00Z">
        <w:r>
          <w:rPr>
            <w:color w:val="000000"/>
          </w:rPr>
          <w:lastRenderedPageBreak/>
          <w:t xml:space="preserve">3. </w:t>
        </w:r>
        <w:r>
          <w:rPr>
            <w:color w:val="000000"/>
          </w:rPr>
          <w:tab/>
          <w:t>Costello, C.</w:t>
        </w:r>
      </w:ins>
      <w:moveFromRangeStart w:id="551" w:author="zihan hong" w:date="2026-09-07T23:10:00Z" w:name="move239715054"/>
      <w:moveFrom w:id="552" w:author="zihan hong" w:date="2026-09-07T23:10:00Z" w16du:dateUtc="2026-09-08T03:10:00Z">
        <w:ins w:id="553" w:author="Monica Thom" w:date="2026-09-07T23:09:00Z" w16du:dateUtc="2026-09-08T03:09:00Z">
          <w:r w:rsidRPr="0070775B">
            <w:rPr>
              <w:rFonts w:ascii="Times New Roman" w:hAnsi="Times New Roman"/>
              <w:rPrChange w:id="554" w:author="zihan hong" w:date="2026-09-07T23:10:00Z" w16du:dateUtc="2026-09-08T03:10:00Z">
                <w:rPr>
                  <w:color w:val="000000"/>
                </w:rPr>
              </w:rPrChange>
            </w:rPr>
            <w:t xml:space="preserve"> </w:t>
          </w:r>
          <w:r w:rsidRPr="0070775B">
            <w:rPr>
              <w:rFonts w:ascii="Times New Roman" w:hAnsi="Times New Roman"/>
              <w:rPrChange w:id="555" w:author="zihan hong" w:date="2026-09-07T23:10:00Z" w16du:dateUtc="2026-09-08T03:10:00Z">
                <w:rPr>
                  <w:i/>
                  <w:iCs/>
                  <w:color w:val="000000"/>
                </w:rPr>
              </w:rPrChange>
            </w:rPr>
            <w:t>et al.</w:t>
          </w:r>
          <w:r w:rsidRPr="0070775B">
            <w:rPr>
              <w:rFonts w:ascii="Times New Roman" w:hAnsi="Times New Roman"/>
              <w:rPrChange w:id="556" w:author="zihan hong" w:date="2026-09-07T23:10:00Z" w16du:dateUtc="2026-09-08T03:10:00Z">
                <w:rPr>
                  <w:color w:val="000000"/>
                </w:rPr>
              </w:rPrChange>
            </w:rPr>
            <w:t xml:space="preserve"> </w:t>
          </w:r>
        </w:ins>
      </w:moveFrom>
      <w:moveFromRangeEnd w:id="551"/>
      <w:ins w:id="557" w:author="Monica Thom" w:date="2026-09-07T23:09:00Z" w16du:dateUtc="2026-09-08T03:09:00Z">
        <w:r>
          <w:rPr>
            <w:color w:val="000000"/>
          </w:rPr>
          <w:t xml:space="preserve">Status and solutions for the world’s unassessed fisheries. </w:t>
        </w:r>
        <w:r>
          <w:rPr>
            <w:i/>
            <w:iCs/>
            <w:color w:val="000000"/>
          </w:rPr>
          <w:t>Science</w:t>
        </w:r>
        <w:r>
          <w:rPr>
            <w:color w:val="000000"/>
          </w:rPr>
          <w:t xml:space="preserve"> </w:t>
        </w:r>
        <w:r>
          <w:rPr>
            <w:b/>
            <w:bCs/>
            <w:color w:val="000000"/>
          </w:rPr>
          <w:t>338</w:t>
        </w:r>
        <w:r>
          <w:rPr>
            <w:color w:val="000000"/>
          </w:rPr>
          <w:t>, 517–520 (2012).</w:t>
        </w:r>
      </w:ins>
    </w:p>
    <w:p w14:paraId="0000006E" w14:textId="77777777" w:rsidR="00F57F1F" w:rsidRDefault="00000000">
      <w:pPr>
        <w:pBdr>
          <w:top w:val="nil"/>
          <w:left w:val="nil"/>
          <w:bottom w:val="nil"/>
          <w:right w:val="nil"/>
          <w:between w:val="nil"/>
        </w:pBdr>
        <w:tabs>
          <w:tab w:val="left" w:pos="624"/>
        </w:tabs>
        <w:spacing w:line="480" w:lineRule="auto"/>
        <w:ind w:left="624" w:hanging="624"/>
        <w:rPr>
          <w:ins w:id="558" w:author="Monica Thom" w:date="2026-09-07T23:09:00Z" w16du:dateUtc="2026-09-08T03:09:00Z"/>
          <w:color w:val="000000"/>
        </w:rPr>
      </w:pPr>
      <w:ins w:id="559" w:author="Monica Thom" w:date="2026-09-07T23:09:00Z" w16du:dateUtc="2026-09-08T03:09:00Z">
        <w:r>
          <w:rPr>
            <w:color w:val="000000"/>
          </w:rPr>
          <w:t xml:space="preserve">4. </w:t>
        </w:r>
        <w:r>
          <w:rPr>
            <w:color w:val="000000"/>
          </w:rPr>
          <w:tab/>
          <w:t xml:space="preserve">Neubauer, P., Jensen, O. P., Hutchings, J. A. &amp; Baum, J. K. Resilience and recovery of overexploited marine populations. </w:t>
        </w:r>
        <w:r>
          <w:rPr>
            <w:i/>
            <w:iCs/>
            <w:color w:val="000000"/>
          </w:rPr>
          <w:t>Science</w:t>
        </w:r>
        <w:r>
          <w:rPr>
            <w:color w:val="000000"/>
          </w:rPr>
          <w:t xml:space="preserve"> </w:t>
        </w:r>
        <w:r>
          <w:rPr>
            <w:b/>
            <w:bCs/>
            <w:color w:val="000000"/>
          </w:rPr>
          <w:t>340</w:t>
        </w:r>
        <w:r>
          <w:rPr>
            <w:color w:val="000000"/>
          </w:rPr>
          <w:t>, 347–349 (2013).</w:t>
        </w:r>
      </w:ins>
    </w:p>
    <w:p w14:paraId="0000006F" w14:textId="77777777" w:rsidR="00F57F1F" w:rsidRDefault="00000000">
      <w:pPr>
        <w:pBdr>
          <w:top w:val="nil"/>
          <w:left w:val="nil"/>
          <w:bottom w:val="nil"/>
          <w:right w:val="nil"/>
          <w:between w:val="nil"/>
        </w:pBdr>
        <w:tabs>
          <w:tab w:val="left" w:pos="624"/>
        </w:tabs>
        <w:spacing w:line="480" w:lineRule="auto"/>
        <w:ind w:left="624" w:hanging="624"/>
        <w:rPr>
          <w:ins w:id="560" w:author="Monica Thom" w:date="2026-09-07T23:09:00Z" w16du:dateUtc="2026-09-08T03:09:00Z"/>
          <w:color w:val="000000"/>
        </w:rPr>
      </w:pPr>
      <w:ins w:id="561" w:author="Monica Thom" w:date="2026-09-07T23:09:00Z" w16du:dateUtc="2026-09-08T03:09:00Z">
        <w:r>
          <w:rPr>
            <w:color w:val="000000"/>
          </w:rPr>
          <w:t xml:space="preserve">5. </w:t>
        </w:r>
        <w:r>
          <w:rPr>
            <w:color w:val="000000"/>
          </w:rPr>
          <w:tab/>
          <w:t>Hilborn, R.</w:t>
        </w:r>
      </w:ins>
      <w:moveFromRangeStart w:id="562" w:author="zihan hong" w:date="2026-09-07T23:10:00Z" w:name="move239715055"/>
      <w:moveFrom w:id="563" w:author="zihan hong" w:date="2026-09-07T23:10:00Z" w16du:dateUtc="2026-09-08T03:10:00Z">
        <w:ins w:id="564" w:author="Monica Thom" w:date="2026-09-07T23:09:00Z" w16du:dateUtc="2026-09-08T03:09:00Z">
          <w:r w:rsidRPr="0070775B">
            <w:rPr>
              <w:rFonts w:ascii="Times New Roman" w:hAnsi="Times New Roman"/>
              <w:rPrChange w:id="565" w:author="zihan hong" w:date="2026-09-07T23:10:00Z" w16du:dateUtc="2026-09-08T03:10:00Z">
                <w:rPr>
                  <w:color w:val="000000"/>
                </w:rPr>
              </w:rPrChange>
            </w:rPr>
            <w:t xml:space="preserve"> </w:t>
          </w:r>
          <w:r w:rsidRPr="0070775B">
            <w:rPr>
              <w:rFonts w:ascii="Times New Roman" w:hAnsi="Times New Roman"/>
              <w:rPrChange w:id="566" w:author="zihan hong" w:date="2026-09-07T23:10:00Z" w16du:dateUtc="2026-09-08T03:10:00Z">
                <w:rPr>
                  <w:i/>
                  <w:iCs/>
                  <w:color w:val="000000"/>
                </w:rPr>
              </w:rPrChange>
            </w:rPr>
            <w:t>et al.</w:t>
          </w:r>
          <w:r w:rsidRPr="0070775B">
            <w:rPr>
              <w:rFonts w:ascii="Times New Roman" w:hAnsi="Times New Roman"/>
              <w:rPrChange w:id="567" w:author="zihan hong" w:date="2026-09-07T23:10:00Z" w16du:dateUtc="2026-09-08T03:10:00Z">
                <w:rPr>
                  <w:color w:val="000000"/>
                </w:rPr>
              </w:rPrChange>
            </w:rPr>
            <w:t xml:space="preserve"> </w:t>
          </w:r>
        </w:ins>
      </w:moveFrom>
      <w:moveFromRangeEnd w:id="562"/>
      <w:ins w:id="568" w:author="Monica Thom" w:date="2026-09-07T23:09:00Z" w16du:dateUtc="2026-09-08T03:09:00Z">
        <w:r>
          <w:rPr>
            <w:color w:val="000000"/>
          </w:rPr>
          <w:t xml:space="preserve">Effective fisheries management instrumental in improving fish stock status. </w:t>
        </w:r>
        <w:r>
          <w:rPr>
            <w:i/>
            <w:iCs/>
            <w:color w:val="000000"/>
          </w:rPr>
          <w:t>Proc. Natl. Acad. Sci. U.S.A.</w:t>
        </w:r>
        <w:r>
          <w:rPr>
            <w:color w:val="000000"/>
          </w:rPr>
          <w:t xml:space="preserve"> </w:t>
        </w:r>
        <w:r>
          <w:rPr>
            <w:b/>
            <w:bCs/>
            <w:color w:val="000000"/>
          </w:rPr>
          <w:t>117</w:t>
        </w:r>
        <w:r>
          <w:rPr>
            <w:color w:val="000000"/>
          </w:rPr>
          <w:t>, 2218–2224 (2020).</w:t>
        </w:r>
      </w:ins>
    </w:p>
    <w:p w14:paraId="00000070" w14:textId="77777777" w:rsidR="00F57F1F" w:rsidRDefault="00000000">
      <w:pPr>
        <w:pBdr>
          <w:top w:val="nil"/>
          <w:left w:val="nil"/>
          <w:bottom w:val="nil"/>
          <w:right w:val="nil"/>
          <w:between w:val="nil"/>
        </w:pBdr>
        <w:tabs>
          <w:tab w:val="left" w:pos="624"/>
        </w:tabs>
        <w:spacing w:line="480" w:lineRule="auto"/>
        <w:ind w:left="624" w:hanging="624"/>
        <w:rPr>
          <w:ins w:id="569" w:author="Monica Thom" w:date="2026-09-07T23:09:00Z" w16du:dateUtc="2026-09-08T03:09:00Z"/>
          <w:color w:val="000000"/>
        </w:rPr>
      </w:pPr>
      <w:ins w:id="570" w:author="Monica Thom" w:date="2026-09-07T23:09:00Z" w16du:dateUtc="2026-09-08T03:09:00Z">
        <w:r>
          <w:rPr>
            <w:color w:val="000000"/>
          </w:rPr>
          <w:t xml:space="preserve">6. </w:t>
        </w:r>
        <w:r>
          <w:rPr>
            <w:color w:val="000000"/>
          </w:rPr>
          <w:tab/>
          <w:t xml:space="preserve">Maunder, M. N. Review and evaluation of likelihood functions for composition data in stock-assessment models: Estimating the effective sample size. </w:t>
        </w:r>
        <w:r>
          <w:rPr>
            <w:i/>
            <w:iCs/>
            <w:color w:val="000000"/>
          </w:rPr>
          <w:t>Fisheries Research</w:t>
        </w:r>
        <w:r>
          <w:rPr>
            <w:color w:val="000000"/>
          </w:rPr>
          <w:t xml:space="preserve"> </w:t>
        </w:r>
        <w:r>
          <w:rPr>
            <w:b/>
            <w:bCs/>
            <w:color w:val="000000"/>
          </w:rPr>
          <w:t>109</w:t>
        </w:r>
        <w:r>
          <w:rPr>
            <w:color w:val="000000"/>
          </w:rPr>
          <w:t>, 311–319 (2011).</w:t>
        </w:r>
      </w:ins>
    </w:p>
    <w:p w14:paraId="00000071" w14:textId="77777777" w:rsidR="00F57F1F" w:rsidRDefault="00000000">
      <w:pPr>
        <w:pBdr>
          <w:top w:val="nil"/>
          <w:left w:val="nil"/>
          <w:bottom w:val="nil"/>
          <w:right w:val="nil"/>
          <w:between w:val="nil"/>
        </w:pBdr>
        <w:tabs>
          <w:tab w:val="left" w:pos="624"/>
        </w:tabs>
        <w:spacing w:line="480" w:lineRule="auto"/>
        <w:ind w:left="624" w:hanging="624"/>
        <w:rPr>
          <w:ins w:id="571" w:author="Monica Thom" w:date="2026-09-07T23:09:00Z" w16du:dateUtc="2026-09-08T03:09:00Z"/>
          <w:color w:val="000000"/>
        </w:rPr>
      </w:pPr>
      <w:ins w:id="572" w:author="Monica Thom" w:date="2026-09-07T23:09:00Z" w16du:dateUtc="2026-09-08T03:09:00Z">
        <w:r>
          <w:rPr>
            <w:color w:val="000000"/>
          </w:rPr>
          <w:t xml:space="preserve">7. </w:t>
        </w:r>
        <w:r>
          <w:rPr>
            <w:color w:val="000000"/>
          </w:rPr>
          <w:tab/>
          <w:t xml:space="preserve">Rex, M. A. </w:t>
        </w:r>
        <w:r>
          <w:rPr>
            <w:i/>
            <w:iCs/>
            <w:color w:val="000000"/>
          </w:rPr>
          <w:t>et al.</w:t>
        </w:r>
        <w:r>
          <w:rPr>
            <w:color w:val="000000"/>
          </w:rPr>
          <w:t xml:space="preserve"> Global-scale latitudinal patterns of species diversity in the deep-sea benthos. </w:t>
        </w:r>
        <w:r>
          <w:rPr>
            <w:i/>
            <w:iCs/>
            <w:color w:val="000000"/>
          </w:rPr>
          <w:t>Nature</w:t>
        </w:r>
        <w:r>
          <w:rPr>
            <w:color w:val="000000"/>
          </w:rPr>
          <w:t xml:space="preserve"> </w:t>
        </w:r>
        <w:r>
          <w:rPr>
            <w:b/>
            <w:bCs/>
            <w:color w:val="000000"/>
          </w:rPr>
          <w:t>365</w:t>
        </w:r>
        <w:r>
          <w:rPr>
            <w:color w:val="000000"/>
          </w:rPr>
          <w:t>, 636–639 (1993).</w:t>
        </w:r>
      </w:ins>
    </w:p>
    <w:p w14:paraId="00000072" w14:textId="77777777" w:rsidR="00F57F1F" w:rsidRDefault="00000000">
      <w:pPr>
        <w:pBdr>
          <w:top w:val="nil"/>
          <w:left w:val="nil"/>
          <w:bottom w:val="nil"/>
          <w:right w:val="nil"/>
          <w:between w:val="nil"/>
        </w:pBdr>
        <w:tabs>
          <w:tab w:val="left" w:pos="624"/>
        </w:tabs>
        <w:spacing w:line="480" w:lineRule="auto"/>
        <w:ind w:left="624" w:hanging="624"/>
        <w:rPr>
          <w:ins w:id="573" w:author="Monica Thom" w:date="2026-09-07T23:09:00Z" w16du:dateUtc="2026-09-08T03:09:00Z"/>
          <w:color w:val="000000"/>
        </w:rPr>
      </w:pPr>
      <w:ins w:id="574" w:author="Monica Thom" w:date="2026-09-07T23:09:00Z" w16du:dateUtc="2026-09-08T03:09:00Z">
        <w:r>
          <w:rPr>
            <w:color w:val="000000"/>
          </w:rPr>
          <w:t xml:space="preserve">8. </w:t>
        </w:r>
        <w:r>
          <w:rPr>
            <w:color w:val="000000"/>
          </w:rPr>
          <w:tab/>
          <w:t xml:space="preserve">Hillebrand, H. Strength, slope and variability of marine latitudinal gradients. </w:t>
        </w:r>
        <w:r>
          <w:rPr>
            <w:i/>
            <w:iCs/>
            <w:color w:val="000000"/>
          </w:rPr>
          <w:t>Marine Ecology Progress Series</w:t>
        </w:r>
        <w:r>
          <w:rPr>
            <w:color w:val="000000"/>
          </w:rPr>
          <w:t xml:space="preserve"> </w:t>
        </w:r>
        <w:r>
          <w:rPr>
            <w:b/>
            <w:bCs/>
            <w:color w:val="000000"/>
          </w:rPr>
          <w:t>273</w:t>
        </w:r>
        <w:r>
          <w:rPr>
            <w:color w:val="000000"/>
          </w:rPr>
          <w:t>, 251–267 (2004).</w:t>
        </w:r>
      </w:ins>
    </w:p>
    <w:p w14:paraId="00000073" w14:textId="77777777" w:rsidR="00F57F1F" w:rsidRDefault="00000000">
      <w:pPr>
        <w:pBdr>
          <w:top w:val="nil"/>
          <w:left w:val="nil"/>
          <w:bottom w:val="nil"/>
          <w:right w:val="nil"/>
          <w:between w:val="nil"/>
        </w:pBdr>
        <w:tabs>
          <w:tab w:val="left" w:pos="624"/>
        </w:tabs>
        <w:spacing w:line="480" w:lineRule="auto"/>
        <w:ind w:left="624" w:hanging="624"/>
        <w:rPr>
          <w:ins w:id="575" w:author="Monica Thom" w:date="2026-09-07T23:09:00Z" w16du:dateUtc="2026-09-08T03:09:00Z"/>
          <w:color w:val="000000"/>
        </w:rPr>
      </w:pPr>
      <w:ins w:id="576" w:author="Monica Thom" w:date="2026-09-07T23:09:00Z" w16du:dateUtc="2026-09-08T03:09:00Z">
        <w:r>
          <w:rPr>
            <w:color w:val="000000"/>
          </w:rPr>
          <w:t xml:space="preserve">9. </w:t>
        </w:r>
        <w:r>
          <w:rPr>
            <w:color w:val="000000"/>
          </w:rPr>
          <w:tab/>
          <w:t xml:space="preserve">Rogers, A. D. </w:t>
        </w:r>
        <w:r>
          <w:rPr>
            <w:i/>
            <w:iCs/>
            <w:color w:val="000000"/>
          </w:rPr>
          <w:t>et al.</w:t>
        </w:r>
        <w:r>
          <w:rPr>
            <w:color w:val="000000"/>
          </w:rPr>
          <w:t xml:space="preserve"> Critical habitats and biodiversity: inventory, thresholds and governance. in </w:t>
        </w:r>
        <w:r>
          <w:rPr>
            <w:i/>
            <w:iCs/>
            <w:color w:val="000000"/>
          </w:rPr>
          <w:t>The Blue Compendium: From Knowledge to Action for a Sustainable Ocean Economy</w:t>
        </w:r>
        <w:r>
          <w:rPr>
            <w:color w:val="000000"/>
          </w:rPr>
          <w:t xml:space="preserve"> 333–392 (Springer, 2023).</w:t>
        </w:r>
      </w:ins>
    </w:p>
    <w:p w14:paraId="00000074" w14:textId="77777777" w:rsidR="00F57F1F" w:rsidRDefault="00000000">
      <w:pPr>
        <w:pBdr>
          <w:top w:val="nil"/>
          <w:left w:val="nil"/>
          <w:bottom w:val="nil"/>
          <w:right w:val="nil"/>
          <w:between w:val="nil"/>
        </w:pBdr>
        <w:tabs>
          <w:tab w:val="left" w:pos="624"/>
        </w:tabs>
        <w:spacing w:line="480" w:lineRule="auto"/>
        <w:ind w:left="624" w:hanging="624"/>
        <w:rPr>
          <w:ins w:id="577" w:author="Monica Thom" w:date="2026-09-07T23:09:00Z" w16du:dateUtc="2026-09-08T03:09:00Z"/>
          <w:color w:val="000000"/>
        </w:rPr>
      </w:pPr>
      <w:ins w:id="578" w:author="Monica Thom" w:date="2026-09-07T23:09:00Z" w16du:dateUtc="2026-09-08T03:09:00Z">
        <w:r>
          <w:rPr>
            <w:color w:val="000000"/>
          </w:rPr>
          <w:t xml:space="preserve">10. </w:t>
        </w:r>
        <w:r>
          <w:rPr>
            <w:color w:val="000000"/>
          </w:rPr>
          <w:tab/>
          <w:t xml:space="preserve">Rogers, A. D. Environmental change in the deep ocean. </w:t>
        </w:r>
        <w:r>
          <w:rPr>
            <w:i/>
            <w:iCs/>
            <w:color w:val="000000"/>
          </w:rPr>
          <w:t>Annual Review of Environment and Resources</w:t>
        </w:r>
        <w:r>
          <w:rPr>
            <w:color w:val="000000"/>
          </w:rPr>
          <w:t xml:space="preserve"> </w:t>
        </w:r>
        <w:r>
          <w:rPr>
            <w:b/>
            <w:bCs/>
            <w:color w:val="000000"/>
          </w:rPr>
          <w:t>40</w:t>
        </w:r>
        <w:r>
          <w:rPr>
            <w:color w:val="000000"/>
          </w:rPr>
          <w:t>, 1–38 (2015).</w:t>
        </w:r>
      </w:ins>
    </w:p>
    <w:p w14:paraId="00000075" w14:textId="77777777" w:rsidR="00F57F1F" w:rsidRDefault="00000000">
      <w:pPr>
        <w:pBdr>
          <w:top w:val="nil"/>
          <w:left w:val="nil"/>
          <w:bottom w:val="nil"/>
          <w:right w:val="nil"/>
          <w:between w:val="nil"/>
        </w:pBdr>
        <w:tabs>
          <w:tab w:val="left" w:pos="624"/>
        </w:tabs>
        <w:spacing w:line="480" w:lineRule="auto"/>
        <w:ind w:left="624" w:hanging="624"/>
        <w:rPr>
          <w:ins w:id="579" w:author="Monica Thom" w:date="2026-09-07T23:09:00Z" w16du:dateUtc="2026-09-08T03:09:00Z"/>
          <w:color w:val="000000"/>
        </w:rPr>
      </w:pPr>
      <w:ins w:id="580" w:author="Monica Thom" w:date="2026-09-07T23:09:00Z" w16du:dateUtc="2026-09-08T03:09:00Z">
        <w:r>
          <w:rPr>
            <w:color w:val="000000"/>
          </w:rPr>
          <w:t xml:space="preserve">11. </w:t>
        </w:r>
        <w:r>
          <w:rPr>
            <w:color w:val="000000"/>
          </w:rPr>
          <w:tab/>
          <w:t xml:space="preserve">Danovaro, R. Understanding marine biodiversity patterns and drivers: The fall of Icarus. </w:t>
        </w:r>
        <w:r>
          <w:rPr>
            <w:i/>
            <w:iCs/>
            <w:color w:val="000000"/>
          </w:rPr>
          <w:t>Marine Ecology</w:t>
        </w:r>
        <w:r>
          <w:rPr>
            <w:color w:val="000000"/>
          </w:rPr>
          <w:t xml:space="preserve"> e12814 (2024).</w:t>
        </w:r>
      </w:ins>
    </w:p>
    <w:p w14:paraId="00000076" w14:textId="77777777" w:rsidR="00F57F1F" w:rsidRDefault="00000000">
      <w:pPr>
        <w:pBdr>
          <w:top w:val="nil"/>
          <w:left w:val="nil"/>
          <w:bottom w:val="nil"/>
          <w:right w:val="nil"/>
          <w:between w:val="nil"/>
        </w:pBdr>
        <w:tabs>
          <w:tab w:val="left" w:pos="624"/>
        </w:tabs>
        <w:spacing w:line="480" w:lineRule="auto"/>
        <w:ind w:left="624" w:hanging="624"/>
        <w:rPr>
          <w:ins w:id="581" w:author="Monica Thom" w:date="2026-09-07T23:09:00Z" w16du:dateUtc="2026-09-08T03:09:00Z"/>
          <w:color w:val="000000"/>
        </w:rPr>
      </w:pPr>
      <w:ins w:id="582" w:author="Monica Thom" w:date="2026-09-07T23:09:00Z" w16du:dateUtc="2026-09-08T03:09:00Z">
        <w:r>
          <w:rPr>
            <w:color w:val="000000"/>
          </w:rPr>
          <w:t xml:space="preserve">12. </w:t>
        </w:r>
        <w:r>
          <w:rPr>
            <w:color w:val="000000"/>
          </w:rPr>
          <w:tab/>
          <w:t xml:space="preserve">Boënnec, M., Dakos, V. &amp; Devictor, V. Sources of confusion in global biodiversity trends. </w:t>
        </w:r>
        <w:r>
          <w:rPr>
            <w:i/>
            <w:iCs/>
            <w:color w:val="000000"/>
          </w:rPr>
          <w:t>Oikos</w:t>
        </w:r>
        <w:r>
          <w:rPr>
            <w:color w:val="000000"/>
          </w:rPr>
          <w:t xml:space="preserve"> </w:t>
        </w:r>
        <w:r>
          <w:rPr>
            <w:b/>
            <w:bCs/>
            <w:color w:val="000000"/>
          </w:rPr>
          <w:t>2024</w:t>
        </w:r>
        <w:r>
          <w:rPr>
            <w:color w:val="000000"/>
          </w:rPr>
          <w:t>, e10732 (2024).</w:t>
        </w:r>
      </w:ins>
    </w:p>
    <w:p w14:paraId="00000077" w14:textId="77777777" w:rsidR="00F57F1F" w:rsidRDefault="00000000">
      <w:pPr>
        <w:pBdr>
          <w:top w:val="nil"/>
          <w:left w:val="nil"/>
          <w:bottom w:val="nil"/>
          <w:right w:val="nil"/>
          <w:between w:val="nil"/>
        </w:pBdr>
        <w:tabs>
          <w:tab w:val="left" w:pos="624"/>
        </w:tabs>
        <w:spacing w:line="480" w:lineRule="auto"/>
        <w:ind w:left="624" w:hanging="624"/>
        <w:rPr>
          <w:ins w:id="583" w:author="Monica Thom" w:date="2026-09-07T23:09:00Z" w16du:dateUtc="2026-09-08T03:09:00Z"/>
          <w:color w:val="000000"/>
        </w:rPr>
      </w:pPr>
      <w:ins w:id="584" w:author="Monica Thom" w:date="2026-09-07T23:09:00Z" w16du:dateUtc="2026-09-08T03:09:00Z">
        <w:r>
          <w:rPr>
            <w:color w:val="000000"/>
          </w:rPr>
          <w:t xml:space="preserve">13. </w:t>
        </w:r>
        <w:r>
          <w:rPr>
            <w:color w:val="000000"/>
          </w:rPr>
          <w:tab/>
          <w:t xml:space="preserve">Dornelas, M. </w:t>
        </w:r>
        <w:r>
          <w:rPr>
            <w:i/>
            <w:iCs/>
            <w:color w:val="000000"/>
          </w:rPr>
          <w:t>et al.</w:t>
        </w:r>
        <w:r>
          <w:rPr>
            <w:color w:val="000000"/>
          </w:rPr>
          <w:t xml:space="preserve"> Looking back on biodiversity change: lessons for the road ahead. </w:t>
        </w:r>
        <w:r>
          <w:rPr>
            <w:i/>
            <w:iCs/>
            <w:color w:val="000000"/>
          </w:rPr>
          <w:t>Phil. Trans. R. Soc. B</w:t>
        </w:r>
        <w:r>
          <w:rPr>
            <w:color w:val="000000"/>
          </w:rPr>
          <w:t xml:space="preserve"> </w:t>
        </w:r>
        <w:r>
          <w:rPr>
            <w:b/>
            <w:bCs/>
            <w:color w:val="000000"/>
          </w:rPr>
          <w:t>378</w:t>
        </w:r>
        <w:r>
          <w:rPr>
            <w:color w:val="000000"/>
          </w:rPr>
          <w:t>, 20220199 (2023).</w:t>
        </w:r>
      </w:ins>
    </w:p>
    <w:p w14:paraId="00000078" w14:textId="77777777" w:rsidR="00F57F1F" w:rsidRDefault="00000000">
      <w:pPr>
        <w:pBdr>
          <w:top w:val="nil"/>
          <w:left w:val="nil"/>
          <w:bottom w:val="nil"/>
          <w:right w:val="nil"/>
          <w:between w:val="nil"/>
        </w:pBdr>
        <w:tabs>
          <w:tab w:val="left" w:pos="624"/>
        </w:tabs>
        <w:spacing w:line="480" w:lineRule="auto"/>
        <w:ind w:left="624" w:hanging="624"/>
        <w:rPr>
          <w:ins w:id="585" w:author="Monica Thom" w:date="2026-09-07T23:09:00Z" w16du:dateUtc="2026-09-08T03:09:00Z"/>
          <w:color w:val="000000"/>
        </w:rPr>
      </w:pPr>
      <w:ins w:id="586" w:author="Monica Thom" w:date="2026-09-07T23:09:00Z" w16du:dateUtc="2026-09-08T03:09:00Z">
        <w:r>
          <w:rPr>
            <w:color w:val="000000"/>
          </w:rPr>
          <w:t xml:space="preserve">14. </w:t>
        </w:r>
        <w:r>
          <w:rPr>
            <w:color w:val="000000"/>
          </w:rPr>
          <w:tab/>
          <w:t>Dayton, P. K. Toward an understanding of community resilience and the potential effects of enrichments to the benthos at McMurdo Sound, Antarctica. (1972).</w:t>
        </w:r>
      </w:ins>
    </w:p>
    <w:p w14:paraId="00000079" w14:textId="77777777" w:rsidR="00F57F1F" w:rsidRDefault="00000000">
      <w:pPr>
        <w:pBdr>
          <w:top w:val="nil"/>
          <w:left w:val="nil"/>
          <w:bottom w:val="nil"/>
          <w:right w:val="nil"/>
          <w:between w:val="nil"/>
        </w:pBdr>
        <w:tabs>
          <w:tab w:val="left" w:pos="624"/>
        </w:tabs>
        <w:spacing w:line="480" w:lineRule="auto"/>
        <w:ind w:left="624" w:hanging="624"/>
        <w:rPr>
          <w:ins w:id="587" w:author="Monica Thom" w:date="2026-09-07T23:09:00Z" w16du:dateUtc="2026-09-08T03:09:00Z"/>
          <w:color w:val="000000"/>
        </w:rPr>
      </w:pPr>
      <w:ins w:id="588" w:author="Monica Thom" w:date="2026-09-07T23:09:00Z" w16du:dateUtc="2026-09-08T03:09:00Z">
        <w:r>
          <w:rPr>
            <w:color w:val="000000"/>
          </w:rPr>
          <w:lastRenderedPageBreak/>
          <w:t xml:space="preserve">15. </w:t>
        </w:r>
        <w:r>
          <w:rPr>
            <w:color w:val="000000"/>
          </w:rPr>
          <w:tab/>
          <w:t xml:space="preserve">Wernberg, T. </w:t>
        </w:r>
        <w:r>
          <w:rPr>
            <w:i/>
            <w:iCs/>
            <w:color w:val="000000"/>
          </w:rPr>
          <w:t>et al.</w:t>
        </w:r>
        <w:r>
          <w:rPr>
            <w:color w:val="000000"/>
          </w:rPr>
          <w:t xml:space="preserve"> Impacts of climate change on marine foundation species. </w:t>
        </w:r>
        <w:r>
          <w:rPr>
            <w:i/>
            <w:iCs/>
            <w:color w:val="000000"/>
          </w:rPr>
          <w:t>Annual review of marine science</w:t>
        </w:r>
        <w:r>
          <w:rPr>
            <w:color w:val="000000"/>
          </w:rPr>
          <w:t xml:space="preserve"> </w:t>
        </w:r>
        <w:r>
          <w:rPr>
            <w:b/>
            <w:bCs/>
            <w:color w:val="000000"/>
          </w:rPr>
          <w:t>16</w:t>
        </w:r>
        <w:r>
          <w:rPr>
            <w:color w:val="000000"/>
          </w:rPr>
          <w:t>, 247–282 (2024).</w:t>
        </w:r>
      </w:ins>
    </w:p>
    <w:p w14:paraId="0000007A" w14:textId="77777777" w:rsidR="00F57F1F" w:rsidRDefault="00000000">
      <w:pPr>
        <w:pBdr>
          <w:top w:val="nil"/>
          <w:left w:val="nil"/>
          <w:bottom w:val="nil"/>
          <w:right w:val="nil"/>
          <w:between w:val="nil"/>
        </w:pBdr>
        <w:tabs>
          <w:tab w:val="left" w:pos="624"/>
        </w:tabs>
        <w:spacing w:line="480" w:lineRule="auto"/>
        <w:ind w:left="624" w:hanging="624"/>
        <w:rPr>
          <w:ins w:id="589" w:author="Monica Thom" w:date="2026-09-07T23:09:00Z" w16du:dateUtc="2026-09-08T03:09:00Z"/>
          <w:color w:val="000000"/>
        </w:rPr>
      </w:pPr>
      <w:ins w:id="590" w:author="Monica Thom" w:date="2026-09-07T23:09:00Z" w16du:dateUtc="2026-09-08T03:09:00Z">
        <w:r>
          <w:rPr>
            <w:color w:val="000000"/>
          </w:rPr>
          <w:t xml:space="preserve">16. </w:t>
        </w:r>
        <w:r>
          <w:rPr>
            <w:color w:val="000000"/>
          </w:rPr>
          <w:tab/>
          <w:t xml:space="preserve">Bimrah, K., Dasgupta, R., Hashimoto, S., Saizen, I. &amp; Dhyani, S. Ecosystem services of mangroves: A systematic review and synthesis of contemporary scientific literature. </w:t>
        </w:r>
        <w:r>
          <w:rPr>
            <w:i/>
            <w:iCs/>
            <w:color w:val="000000"/>
          </w:rPr>
          <w:t>Sustainability</w:t>
        </w:r>
        <w:r>
          <w:rPr>
            <w:color w:val="000000"/>
          </w:rPr>
          <w:t xml:space="preserve"> </w:t>
        </w:r>
        <w:r>
          <w:rPr>
            <w:b/>
            <w:bCs/>
            <w:color w:val="000000"/>
          </w:rPr>
          <w:t>14</w:t>
        </w:r>
        <w:r>
          <w:rPr>
            <w:color w:val="000000"/>
          </w:rPr>
          <w:t>, 12051 (2022).</w:t>
        </w:r>
      </w:ins>
    </w:p>
    <w:p w14:paraId="0000007B" w14:textId="77777777" w:rsidR="00F57F1F" w:rsidRDefault="00000000">
      <w:pPr>
        <w:pBdr>
          <w:top w:val="nil"/>
          <w:left w:val="nil"/>
          <w:bottom w:val="nil"/>
          <w:right w:val="nil"/>
          <w:between w:val="nil"/>
        </w:pBdr>
        <w:tabs>
          <w:tab w:val="left" w:pos="624"/>
        </w:tabs>
        <w:spacing w:line="480" w:lineRule="auto"/>
        <w:ind w:left="624" w:hanging="624"/>
        <w:rPr>
          <w:ins w:id="591" w:author="Monica Thom" w:date="2026-09-07T23:09:00Z" w16du:dateUtc="2026-09-08T03:09:00Z"/>
          <w:color w:val="000000"/>
        </w:rPr>
      </w:pPr>
      <w:ins w:id="592" w:author="Monica Thom" w:date="2026-09-07T23:09:00Z" w16du:dateUtc="2026-09-08T03:09:00Z">
        <w:r>
          <w:rPr>
            <w:color w:val="000000"/>
          </w:rPr>
          <w:t xml:space="preserve">17. </w:t>
        </w:r>
        <w:r>
          <w:rPr>
            <w:color w:val="000000"/>
          </w:rPr>
          <w:tab/>
          <w:t xml:space="preserve">Giglio, V. J. </w:t>
        </w:r>
        <w:r>
          <w:rPr>
            <w:i/>
            <w:iCs/>
            <w:color w:val="000000"/>
          </w:rPr>
          <w:t>et al.</w:t>
        </w:r>
        <w:r>
          <w:rPr>
            <w:color w:val="000000"/>
          </w:rPr>
          <w:t xml:space="preserve"> A global systematic literature review of ecosystem services in reef environments. </w:t>
        </w:r>
        <w:r>
          <w:rPr>
            <w:i/>
            <w:iCs/>
            <w:color w:val="000000"/>
          </w:rPr>
          <w:t>Environmental Management</w:t>
        </w:r>
        <w:r>
          <w:rPr>
            <w:color w:val="000000"/>
          </w:rPr>
          <w:t xml:space="preserve"> </w:t>
        </w:r>
        <w:r>
          <w:rPr>
            <w:b/>
            <w:bCs/>
            <w:color w:val="000000"/>
          </w:rPr>
          <w:t>73</w:t>
        </w:r>
        <w:r>
          <w:rPr>
            <w:color w:val="000000"/>
          </w:rPr>
          <w:t>, 634–645 (2024).</w:t>
        </w:r>
      </w:ins>
    </w:p>
    <w:p w14:paraId="0000007C" w14:textId="77777777" w:rsidR="00F57F1F" w:rsidRDefault="00000000">
      <w:pPr>
        <w:pBdr>
          <w:top w:val="nil"/>
          <w:left w:val="nil"/>
          <w:bottom w:val="nil"/>
          <w:right w:val="nil"/>
          <w:between w:val="nil"/>
        </w:pBdr>
        <w:tabs>
          <w:tab w:val="left" w:pos="624"/>
        </w:tabs>
        <w:spacing w:line="480" w:lineRule="auto"/>
        <w:ind w:left="624" w:hanging="624"/>
        <w:rPr>
          <w:ins w:id="593" w:author="Monica Thom" w:date="2026-09-07T23:09:00Z" w16du:dateUtc="2026-09-08T03:09:00Z"/>
          <w:color w:val="000000"/>
        </w:rPr>
      </w:pPr>
      <w:ins w:id="594" w:author="Monica Thom" w:date="2026-09-07T23:09:00Z" w16du:dateUtc="2026-09-08T03:09:00Z">
        <w:r>
          <w:rPr>
            <w:color w:val="000000"/>
          </w:rPr>
          <w:t xml:space="preserve">18. </w:t>
        </w:r>
        <w:r>
          <w:rPr>
            <w:color w:val="000000"/>
          </w:rPr>
          <w:tab/>
          <w:t xml:space="preserve">Boudouresque, C. F. &amp; Verlaque, M. Biological pollution in the Mediterranean Sea: invasive versus introduced macrophytes. </w:t>
        </w:r>
        <w:r>
          <w:rPr>
            <w:i/>
            <w:iCs/>
            <w:color w:val="000000"/>
          </w:rPr>
          <w:t>Marine pollution bulletin</w:t>
        </w:r>
        <w:r>
          <w:rPr>
            <w:color w:val="000000"/>
          </w:rPr>
          <w:t xml:space="preserve"> </w:t>
        </w:r>
        <w:r>
          <w:rPr>
            <w:b/>
            <w:bCs/>
            <w:color w:val="000000"/>
          </w:rPr>
          <w:t>44</w:t>
        </w:r>
        <w:r>
          <w:rPr>
            <w:color w:val="000000"/>
          </w:rPr>
          <w:t>, 32–38 (2002).</w:t>
        </w:r>
      </w:ins>
    </w:p>
    <w:p w14:paraId="0000007D" w14:textId="77777777" w:rsidR="00F57F1F" w:rsidRDefault="00000000">
      <w:pPr>
        <w:pBdr>
          <w:top w:val="nil"/>
          <w:left w:val="nil"/>
          <w:bottom w:val="nil"/>
          <w:right w:val="nil"/>
          <w:between w:val="nil"/>
        </w:pBdr>
        <w:tabs>
          <w:tab w:val="left" w:pos="624"/>
        </w:tabs>
        <w:spacing w:line="480" w:lineRule="auto"/>
        <w:ind w:left="624" w:hanging="624"/>
        <w:rPr>
          <w:ins w:id="595" w:author="Monica Thom" w:date="2026-09-07T23:09:00Z" w16du:dateUtc="2026-09-08T03:09:00Z"/>
          <w:color w:val="000000"/>
        </w:rPr>
      </w:pPr>
      <w:ins w:id="596" w:author="Monica Thom" w:date="2026-09-07T23:09:00Z" w16du:dateUtc="2026-09-08T03:09:00Z">
        <w:r>
          <w:rPr>
            <w:color w:val="000000"/>
          </w:rPr>
          <w:t xml:space="preserve">19. </w:t>
        </w:r>
        <w:r>
          <w:rPr>
            <w:color w:val="000000"/>
          </w:rPr>
          <w:tab/>
          <w:t xml:space="preserve">Chagaris, D. </w:t>
        </w:r>
        <w:r>
          <w:rPr>
            <w:i/>
            <w:iCs/>
            <w:color w:val="000000"/>
          </w:rPr>
          <w:t>et al.</w:t>
        </w:r>
        <w:r>
          <w:rPr>
            <w:color w:val="000000"/>
          </w:rPr>
          <w:t xml:space="preserve"> An ecosystem</w:t>
        </w:r>
        <w:r>
          <w:rPr>
            <w:rFonts w:ascii="Cambria Math" w:eastAsia="Cambria Math" w:hAnsi="Cambria Math" w:cs="Cambria Math"/>
            <w:color w:val="000000"/>
          </w:rPr>
          <w:t>‐</w:t>
        </w:r>
        <w:r>
          <w:rPr>
            <w:color w:val="000000"/>
          </w:rPr>
          <w:t xml:space="preserve">based approach to evaluating impacts and management of invasive lionfish. </w:t>
        </w:r>
        <w:r>
          <w:rPr>
            <w:i/>
            <w:iCs/>
            <w:color w:val="000000"/>
          </w:rPr>
          <w:t>Fisheries</w:t>
        </w:r>
        <w:r>
          <w:rPr>
            <w:color w:val="000000"/>
          </w:rPr>
          <w:t xml:space="preserve"> </w:t>
        </w:r>
        <w:r>
          <w:rPr>
            <w:b/>
            <w:bCs/>
            <w:color w:val="000000"/>
          </w:rPr>
          <w:t>42</w:t>
        </w:r>
        <w:r>
          <w:rPr>
            <w:color w:val="000000"/>
          </w:rPr>
          <w:t>, 421–431 (2017).</w:t>
        </w:r>
      </w:ins>
    </w:p>
    <w:p w14:paraId="0000007E" w14:textId="77777777" w:rsidR="00F57F1F" w:rsidRDefault="00000000">
      <w:pPr>
        <w:pBdr>
          <w:top w:val="nil"/>
          <w:left w:val="nil"/>
          <w:bottom w:val="nil"/>
          <w:right w:val="nil"/>
          <w:between w:val="nil"/>
        </w:pBdr>
        <w:tabs>
          <w:tab w:val="left" w:pos="624"/>
        </w:tabs>
        <w:spacing w:line="480" w:lineRule="auto"/>
        <w:ind w:left="624" w:hanging="624"/>
        <w:rPr>
          <w:ins w:id="597" w:author="Monica Thom" w:date="2026-09-07T23:09:00Z" w16du:dateUtc="2026-09-08T03:09:00Z"/>
          <w:color w:val="000000"/>
        </w:rPr>
      </w:pPr>
      <w:ins w:id="598" w:author="Monica Thom" w:date="2026-09-07T23:09:00Z" w16du:dateUtc="2026-09-08T03:09:00Z">
        <w:r>
          <w:rPr>
            <w:color w:val="000000"/>
          </w:rPr>
          <w:t xml:space="preserve">20. </w:t>
        </w:r>
        <w:r>
          <w:rPr>
            <w:color w:val="000000"/>
          </w:rPr>
          <w:tab/>
          <w:t>Vercelloni, J., Caley, M. J. &amp; Mengersen, K. Crown</w:t>
        </w:r>
        <w:r>
          <w:rPr>
            <w:rFonts w:ascii="Cambria Math" w:eastAsia="Cambria Math" w:hAnsi="Cambria Math" w:cs="Cambria Math"/>
            <w:color w:val="000000"/>
          </w:rPr>
          <w:t>‐</w:t>
        </w:r>
        <w:r>
          <w:rPr>
            <w:color w:val="000000"/>
          </w:rPr>
          <w:t>of</w:t>
        </w:r>
        <w:r>
          <w:rPr>
            <w:rFonts w:ascii="Cambria Math" w:eastAsia="Cambria Math" w:hAnsi="Cambria Math" w:cs="Cambria Math"/>
            <w:color w:val="000000"/>
          </w:rPr>
          <w:t>‐</w:t>
        </w:r>
        <w:r>
          <w:rPr>
            <w:color w:val="000000"/>
          </w:rPr>
          <w:t xml:space="preserve">thorns starfish undermine the resilience of coral populations on the Great Barrier Reef. </w:t>
        </w:r>
        <w:r>
          <w:rPr>
            <w:i/>
            <w:iCs/>
            <w:color w:val="000000"/>
          </w:rPr>
          <w:t>Global Ecology and Biogeography</w:t>
        </w:r>
        <w:r>
          <w:rPr>
            <w:color w:val="000000"/>
          </w:rPr>
          <w:t xml:space="preserve"> </w:t>
        </w:r>
        <w:r>
          <w:rPr>
            <w:b/>
            <w:bCs/>
            <w:color w:val="000000"/>
          </w:rPr>
          <w:t>26</w:t>
        </w:r>
        <w:r>
          <w:rPr>
            <w:color w:val="000000"/>
          </w:rPr>
          <w:t>, 846–853 (2017).</w:t>
        </w:r>
      </w:ins>
    </w:p>
    <w:p w14:paraId="0000007F" w14:textId="77777777" w:rsidR="00F57F1F" w:rsidRDefault="00000000">
      <w:pPr>
        <w:pBdr>
          <w:top w:val="nil"/>
          <w:left w:val="nil"/>
          <w:bottom w:val="nil"/>
          <w:right w:val="nil"/>
          <w:between w:val="nil"/>
        </w:pBdr>
        <w:tabs>
          <w:tab w:val="left" w:pos="624"/>
        </w:tabs>
        <w:spacing w:line="480" w:lineRule="auto"/>
        <w:ind w:left="624" w:hanging="624"/>
        <w:rPr>
          <w:ins w:id="599" w:author="Monica Thom" w:date="2026-09-07T23:09:00Z" w16du:dateUtc="2026-09-08T03:09:00Z"/>
          <w:color w:val="000000"/>
        </w:rPr>
      </w:pPr>
      <w:ins w:id="600" w:author="Monica Thom" w:date="2026-09-07T23:09:00Z" w16du:dateUtc="2026-09-08T03:09:00Z">
        <w:r>
          <w:rPr>
            <w:color w:val="000000"/>
          </w:rPr>
          <w:t xml:space="preserve">21. </w:t>
        </w:r>
        <w:r>
          <w:rPr>
            <w:color w:val="000000"/>
          </w:rPr>
          <w:tab/>
          <w:t xml:space="preserve">Cohen, A. N. &amp; Carlton, J. T. Accelerating invasion rate in a highly invaded estuary. </w:t>
        </w:r>
        <w:r>
          <w:rPr>
            <w:i/>
            <w:iCs/>
            <w:color w:val="000000"/>
          </w:rPr>
          <w:t>Science</w:t>
        </w:r>
        <w:r>
          <w:rPr>
            <w:color w:val="000000"/>
          </w:rPr>
          <w:t xml:space="preserve"> </w:t>
        </w:r>
        <w:r>
          <w:rPr>
            <w:b/>
            <w:bCs/>
            <w:color w:val="000000"/>
          </w:rPr>
          <w:t>279</w:t>
        </w:r>
        <w:r>
          <w:rPr>
            <w:color w:val="000000"/>
          </w:rPr>
          <w:t>, 555–558 (1998).</w:t>
        </w:r>
      </w:ins>
    </w:p>
    <w:p w14:paraId="00000080" w14:textId="77777777" w:rsidR="00F57F1F" w:rsidRDefault="00000000">
      <w:pPr>
        <w:pBdr>
          <w:top w:val="nil"/>
          <w:left w:val="nil"/>
          <w:bottom w:val="nil"/>
          <w:right w:val="nil"/>
          <w:between w:val="nil"/>
        </w:pBdr>
        <w:tabs>
          <w:tab w:val="left" w:pos="624"/>
        </w:tabs>
        <w:spacing w:line="480" w:lineRule="auto"/>
        <w:ind w:left="624" w:hanging="624"/>
        <w:rPr>
          <w:ins w:id="601" w:author="Monica Thom" w:date="2026-09-07T23:09:00Z" w16du:dateUtc="2026-09-08T03:09:00Z"/>
          <w:color w:val="000000"/>
        </w:rPr>
      </w:pPr>
      <w:ins w:id="602" w:author="Monica Thom" w:date="2026-09-07T23:09:00Z" w16du:dateUtc="2026-09-08T03:09:00Z">
        <w:r>
          <w:rPr>
            <w:color w:val="000000"/>
          </w:rPr>
          <w:t xml:space="preserve">22. </w:t>
        </w:r>
        <w:r>
          <w:rPr>
            <w:color w:val="000000"/>
          </w:rPr>
          <w:tab/>
          <w:t xml:space="preserve">Molnar, J. L., Gamboa, R. L., Revenga, C. &amp; Spalding, M. D. Assessing the global threat of invasive species to marine biodiversity. </w:t>
        </w:r>
        <w:r>
          <w:rPr>
            <w:i/>
            <w:iCs/>
            <w:color w:val="000000"/>
          </w:rPr>
          <w:t>Frontiers in Ecology and the Environment</w:t>
        </w:r>
        <w:r>
          <w:rPr>
            <w:color w:val="000000"/>
          </w:rPr>
          <w:t xml:space="preserve"> </w:t>
        </w:r>
        <w:r>
          <w:rPr>
            <w:b/>
            <w:bCs/>
            <w:color w:val="000000"/>
          </w:rPr>
          <w:t>6</w:t>
        </w:r>
        <w:r>
          <w:rPr>
            <w:color w:val="000000"/>
          </w:rPr>
          <w:t>, 485–492 (2008).</w:t>
        </w:r>
      </w:ins>
    </w:p>
    <w:p w14:paraId="00000081" w14:textId="77777777" w:rsidR="00F57F1F" w:rsidRDefault="00000000">
      <w:pPr>
        <w:pBdr>
          <w:top w:val="nil"/>
          <w:left w:val="nil"/>
          <w:bottom w:val="nil"/>
          <w:right w:val="nil"/>
          <w:between w:val="nil"/>
        </w:pBdr>
        <w:tabs>
          <w:tab w:val="left" w:pos="624"/>
        </w:tabs>
        <w:spacing w:line="480" w:lineRule="auto"/>
        <w:ind w:left="624" w:hanging="624"/>
        <w:rPr>
          <w:ins w:id="603" w:author="Monica Thom" w:date="2026-09-07T23:09:00Z" w16du:dateUtc="2026-09-08T03:09:00Z"/>
          <w:color w:val="000000"/>
        </w:rPr>
      </w:pPr>
      <w:ins w:id="604" w:author="Monica Thom" w:date="2026-09-07T23:09:00Z" w16du:dateUtc="2026-09-08T03:09:00Z">
        <w:r>
          <w:rPr>
            <w:color w:val="000000"/>
          </w:rPr>
          <w:t xml:space="preserve">23. </w:t>
        </w:r>
        <w:r>
          <w:rPr>
            <w:color w:val="000000"/>
          </w:rPr>
          <w:tab/>
        </w:r>
        <w:r w:rsidRPr="00775FC7">
          <w:rPr>
            <w:color w:val="000000"/>
            <w:lang w:val="fr-FR"/>
          </w:rPr>
          <w:t xml:space="preserve">Jambeck, J. R. </w:t>
        </w:r>
        <w:r w:rsidRPr="00775FC7">
          <w:rPr>
            <w:i/>
            <w:iCs/>
            <w:color w:val="000000"/>
            <w:lang w:val="fr-FR"/>
          </w:rPr>
          <w:t>et al.</w:t>
        </w:r>
        <w:r w:rsidRPr="00775FC7">
          <w:rPr>
            <w:color w:val="000000"/>
            <w:lang w:val="fr-FR"/>
          </w:rPr>
          <w:t xml:space="preserve"> </w:t>
        </w:r>
        <w:r>
          <w:rPr>
            <w:color w:val="000000"/>
          </w:rPr>
          <w:t xml:space="preserve">Plastic waste inputs from land into the ocean. </w:t>
        </w:r>
        <w:r>
          <w:rPr>
            <w:i/>
            <w:iCs/>
            <w:color w:val="000000"/>
          </w:rPr>
          <w:t>Science</w:t>
        </w:r>
        <w:r>
          <w:rPr>
            <w:color w:val="000000"/>
          </w:rPr>
          <w:t xml:space="preserve"> </w:t>
        </w:r>
        <w:r>
          <w:rPr>
            <w:b/>
            <w:bCs/>
            <w:color w:val="000000"/>
          </w:rPr>
          <w:t>347</w:t>
        </w:r>
        <w:r>
          <w:rPr>
            <w:color w:val="000000"/>
          </w:rPr>
          <w:t>, 768–771 (2015).</w:t>
        </w:r>
      </w:ins>
    </w:p>
    <w:p w14:paraId="00000082" w14:textId="77777777" w:rsidR="00F57F1F" w:rsidRDefault="00000000">
      <w:pPr>
        <w:pBdr>
          <w:top w:val="nil"/>
          <w:left w:val="nil"/>
          <w:bottom w:val="nil"/>
          <w:right w:val="nil"/>
          <w:between w:val="nil"/>
        </w:pBdr>
        <w:tabs>
          <w:tab w:val="left" w:pos="624"/>
        </w:tabs>
        <w:spacing w:line="480" w:lineRule="auto"/>
        <w:ind w:left="624" w:hanging="624"/>
        <w:rPr>
          <w:ins w:id="605" w:author="Monica Thom" w:date="2026-09-07T23:09:00Z" w16du:dateUtc="2026-09-08T03:09:00Z"/>
          <w:color w:val="000000"/>
        </w:rPr>
      </w:pPr>
      <w:ins w:id="606" w:author="Monica Thom" w:date="2026-09-07T23:09:00Z" w16du:dateUtc="2026-09-08T03:09:00Z">
        <w:r>
          <w:rPr>
            <w:color w:val="000000"/>
          </w:rPr>
          <w:t xml:space="preserve">24. </w:t>
        </w:r>
        <w:r>
          <w:rPr>
            <w:color w:val="000000"/>
          </w:rPr>
          <w:tab/>
          <w:t xml:space="preserve">Senko, J. F. </w:t>
        </w:r>
        <w:r>
          <w:rPr>
            <w:i/>
            <w:iCs/>
            <w:color w:val="000000"/>
          </w:rPr>
          <w:t>et al.</w:t>
        </w:r>
        <w:r>
          <w:rPr>
            <w:color w:val="000000"/>
          </w:rPr>
          <w:t xml:space="preserve"> Understanding individual and population-level effects of plastic pollution on marine megafauna. </w:t>
        </w:r>
        <w:r>
          <w:rPr>
            <w:i/>
            <w:iCs/>
            <w:color w:val="000000"/>
          </w:rPr>
          <w:t>Endangered Species Research</w:t>
        </w:r>
        <w:r>
          <w:rPr>
            <w:color w:val="000000"/>
          </w:rPr>
          <w:t xml:space="preserve"> </w:t>
        </w:r>
        <w:r>
          <w:rPr>
            <w:b/>
            <w:bCs/>
            <w:color w:val="000000"/>
          </w:rPr>
          <w:t>43</w:t>
        </w:r>
        <w:r>
          <w:rPr>
            <w:color w:val="000000"/>
          </w:rPr>
          <w:t>, 234–252 (2020).</w:t>
        </w:r>
      </w:ins>
    </w:p>
    <w:p w14:paraId="00000083" w14:textId="77777777" w:rsidR="00F57F1F" w:rsidRDefault="00000000">
      <w:pPr>
        <w:pBdr>
          <w:top w:val="nil"/>
          <w:left w:val="nil"/>
          <w:bottom w:val="nil"/>
          <w:right w:val="nil"/>
          <w:between w:val="nil"/>
        </w:pBdr>
        <w:tabs>
          <w:tab w:val="left" w:pos="624"/>
        </w:tabs>
        <w:spacing w:line="480" w:lineRule="auto"/>
        <w:ind w:left="624" w:hanging="624"/>
        <w:rPr>
          <w:ins w:id="607" w:author="Monica Thom" w:date="2026-09-07T23:09:00Z" w16du:dateUtc="2026-09-08T03:09:00Z"/>
          <w:color w:val="000000"/>
        </w:rPr>
      </w:pPr>
      <w:ins w:id="608" w:author="Monica Thom" w:date="2026-09-07T23:09:00Z" w16du:dateUtc="2026-09-08T03:09:00Z">
        <w:r>
          <w:rPr>
            <w:color w:val="000000"/>
          </w:rPr>
          <w:t xml:space="preserve">25. </w:t>
        </w:r>
        <w:r>
          <w:rPr>
            <w:color w:val="000000"/>
          </w:rPr>
          <w:tab/>
          <w:t xml:space="preserve">MacLeod, M., Arp, H. P. H., Tekman, M. B. &amp; Jahnke, A. The global threat from plastic pollution. </w:t>
        </w:r>
        <w:r>
          <w:rPr>
            <w:i/>
            <w:iCs/>
            <w:color w:val="000000"/>
          </w:rPr>
          <w:t>Science</w:t>
        </w:r>
        <w:r>
          <w:rPr>
            <w:color w:val="000000"/>
          </w:rPr>
          <w:t xml:space="preserve"> </w:t>
        </w:r>
        <w:r>
          <w:rPr>
            <w:b/>
            <w:bCs/>
            <w:color w:val="000000"/>
          </w:rPr>
          <w:t>373</w:t>
        </w:r>
        <w:r>
          <w:rPr>
            <w:color w:val="000000"/>
          </w:rPr>
          <w:t>, 61–65 (2021).</w:t>
        </w:r>
      </w:ins>
    </w:p>
    <w:p w14:paraId="00000084" w14:textId="77777777" w:rsidR="00F57F1F" w:rsidRDefault="00000000">
      <w:pPr>
        <w:pBdr>
          <w:top w:val="nil"/>
          <w:left w:val="nil"/>
          <w:bottom w:val="nil"/>
          <w:right w:val="nil"/>
          <w:between w:val="nil"/>
        </w:pBdr>
        <w:tabs>
          <w:tab w:val="left" w:pos="624"/>
        </w:tabs>
        <w:spacing w:line="480" w:lineRule="auto"/>
        <w:ind w:left="624" w:hanging="624"/>
        <w:rPr>
          <w:ins w:id="609" w:author="Monica Thom" w:date="2026-09-07T23:09:00Z" w16du:dateUtc="2026-09-08T03:09:00Z"/>
          <w:color w:val="000000"/>
        </w:rPr>
      </w:pPr>
      <w:ins w:id="610" w:author="Monica Thom" w:date="2026-09-07T23:09:00Z" w16du:dateUtc="2026-09-08T03:09:00Z">
        <w:r>
          <w:rPr>
            <w:color w:val="000000"/>
          </w:rPr>
          <w:lastRenderedPageBreak/>
          <w:t xml:space="preserve">26. </w:t>
        </w:r>
        <w:r>
          <w:rPr>
            <w:color w:val="000000"/>
          </w:rPr>
          <w:tab/>
          <w:t xml:space="preserve">Jiménez-Contreras, J., Fernández-Medina, R. I. &amp; Fernández-Araiza, M. A. Microplastics pollution in tropical lakes: water, zooplankton, and fish in Central Mexico. </w:t>
        </w:r>
        <w:r>
          <w:rPr>
            <w:i/>
            <w:iCs/>
            <w:color w:val="000000"/>
          </w:rPr>
          <w:t>Environ Monit Assess</w:t>
        </w:r>
        <w:r>
          <w:rPr>
            <w:color w:val="000000"/>
          </w:rPr>
          <w:t xml:space="preserve"> </w:t>
        </w:r>
        <w:r>
          <w:rPr>
            <w:b/>
            <w:bCs/>
            <w:color w:val="000000"/>
          </w:rPr>
          <w:t>196</w:t>
        </w:r>
        <w:r>
          <w:rPr>
            <w:color w:val="000000"/>
          </w:rPr>
          <w:t>, 813 (2024).</w:t>
        </w:r>
      </w:ins>
    </w:p>
    <w:p w14:paraId="00000085" w14:textId="77777777" w:rsidR="00F57F1F" w:rsidRDefault="00000000">
      <w:pPr>
        <w:pBdr>
          <w:top w:val="nil"/>
          <w:left w:val="nil"/>
          <w:bottom w:val="nil"/>
          <w:right w:val="nil"/>
          <w:between w:val="nil"/>
        </w:pBdr>
        <w:tabs>
          <w:tab w:val="left" w:pos="624"/>
        </w:tabs>
        <w:spacing w:line="480" w:lineRule="auto"/>
        <w:ind w:left="624" w:hanging="624"/>
        <w:rPr>
          <w:ins w:id="611" w:author="Monica Thom" w:date="2026-09-07T23:09:00Z" w16du:dateUtc="2026-09-08T03:09:00Z"/>
          <w:color w:val="000000"/>
        </w:rPr>
      </w:pPr>
      <w:ins w:id="612" w:author="Monica Thom" w:date="2026-09-07T23:09:00Z" w16du:dateUtc="2026-09-08T03:09:00Z">
        <w:r>
          <w:rPr>
            <w:color w:val="000000"/>
          </w:rPr>
          <w:t xml:space="preserve">27. </w:t>
        </w:r>
        <w:r>
          <w:rPr>
            <w:color w:val="000000"/>
          </w:rPr>
          <w:tab/>
          <w:t xml:space="preserve">Bos, R. P., Zhao, S., Sutton, T. T. &amp; Frank, T. M. Microplastic ingestion by deep-pelagic crustaceans and fishes. </w:t>
        </w:r>
        <w:r>
          <w:rPr>
            <w:i/>
            <w:iCs/>
            <w:color w:val="000000"/>
          </w:rPr>
          <w:t>Limnology and Oceanography</w:t>
        </w:r>
        <w:r>
          <w:rPr>
            <w:color w:val="000000"/>
          </w:rPr>
          <w:t xml:space="preserve"> </w:t>
        </w:r>
        <w:r>
          <w:rPr>
            <w:b/>
            <w:bCs/>
            <w:color w:val="000000"/>
          </w:rPr>
          <w:t>68</w:t>
        </w:r>
        <w:r>
          <w:rPr>
            <w:color w:val="000000"/>
          </w:rPr>
          <w:t>, 1595–1610 (2023).</w:t>
        </w:r>
      </w:ins>
    </w:p>
    <w:p w14:paraId="00000086" w14:textId="77777777" w:rsidR="00F57F1F" w:rsidRDefault="00000000">
      <w:pPr>
        <w:pBdr>
          <w:top w:val="nil"/>
          <w:left w:val="nil"/>
          <w:bottom w:val="nil"/>
          <w:right w:val="nil"/>
          <w:between w:val="nil"/>
        </w:pBdr>
        <w:tabs>
          <w:tab w:val="left" w:pos="624"/>
        </w:tabs>
        <w:spacing w:line="480" w:lineRule="auto"/>
        <w:ind w:left="624" w:hanging="624"/>
        <w:rPr>
          <w:ins w:id="613" w:author="Monica Thom" w:date="2026-09-07T23:09:00Z" w16du:dateUtc="2026-09-08T03:09:00Z"/>
          <w:color w:val="000000"/>
        </w:rPr>
      </w:pPr>
      <w:ins w:id="614" w:author="Monica Thom" w:date="2026-09-07T23:09:00Z" w16du:dateUtc="2026-09-08T03:09:00Z">
        <w:r>
          <w:rPr>
            <w:color w:val="000000"/>
          </w:rPr>
          <w:t xml:space="preserve">28. </w:t>
        </w:r>
        <w:r>
          <w:rPr>
            <w:color w:val="000000"/>
          </w:rPr>
          <w:tab/>
          <w:t xml:space="preserve">Zolotova, N., Kosyreva, A., Dzhalilova, D., Fokichev, N. &amp; Makarova, O. Harmful effects of the microplastic pollution on animal health: a literature review. </w:t>
        </w:r>
        <w:r>
          <w:rPr>
            <w:i/>
            <w:iCs/>
            <w:color w:val="000000"/>
          </w:rPr>
          <w:t>PeerJ</w:t>
        </w:r>
        <w:r>
          <w:rPr>
            <w:color w:val="000000"/>
          </w:rPr>
          <w:t xml:space="preserve"> </w:t>
        </w:r>
        <w:r>
          <w:rPr>
            <w:b/>
            <w:bCs/>
            <w:color w:val="000000"/>
          </w:rPr>
          <w:t>10</w:t>
        </w:r>
        <w:r>
          <w:rPr>
            <w:color w:val="000000"/>
          </w:rPr>
          <w:t>, e13503 (2022).</w:t>
        </w:r>
      </w:ins>
    </w:p>
    <w:p w14:paraId="00000087" w14:textId="77777777" w:rsidR="00F57F1F" w:rsidRDefault="00000000">
      <w:pPr>
        <w:pBdr>
          <w:top w:val="nil"/>
          <w:left w:val="nil"/>
          <w:bottom w:val="nil"/>
          <w:right w:val="nil"/>
          <w:between w:val="nil"/>
        </w:pBdr>
        <w:tabs>
          <w:tab w:val="left" w:pos="624"/>
        </w:tabs>
        <w:spacing w:line="480" w:lineRule="auto"/>
        <w:ind w:left="624" w:hanging="624"/>
        <w:rPr>
          <w:ins w:id="615" w:author="Monica Thom" w:date="2026-09-07T23:09:00Z" w16du:dateUtc="2026-09-08T03:09:00Z"/>
          <w:color w:val="000000"/>
        </w:rPr>
      </w:pPr>
      <w:ins w:id="616" w:author="Monica Thom" w:date="2026-09-07T23:09:00Z" w16du:dateUtc="2026-09-08T03:09:00Z">
        <w:r>
          <w:rPr>
            <w:color w:val="000000"/>
          </w:rPr>
          <w:t xml:space="preserve">29. </w:t>
        </w:r>
        <w:r>
          <w:rPr>
            <w:color w:val="000000"/>
          </w:rPr>
          <w:tab/>
          <w:t xml:space="preserve">de Barros, M. S. F., dos Santos Calado, T. C. &amp; de Sá Leitão Câmara de Araújo, M. Plastic ingestion lead to reduced body condition and modified diet patterns in the rocky shore crab </w:t>
        </w:r>
        <w:r>
          <w:rPr>
            <w:i/>
            <w:iCs/>
            <w:color w:val="000000"/>
          </w:rPr>
          <w:t>Pachygrapsus transversus</w:t>
        </w:r>
        <w:r>
          <w:rPr>
            <w:color w:val="000000"/>
          </w:rPr>
          <w:t xml:space="preserve"> (Gibbes, 1850) (Brachyura: Grapsidae). </w:t>
        </w:r>
        <w:r>
          <w:rPr>
            <w:i/>
            <w:iCs/>
            <w:color w:val="000000"/>
          </w:rPr>
          <w:t>Marine Pollution Bulletin</w:t>
        </w:r>
        <w:r>
          <w:rPr>
            <w:color w:val="000000"/>
          </w:rPr>
          <w:t xml:space="preserve"> </w:t>
        </w:r>
        <w:r>
          <w:rPr>
            <w:b/>
            <w:bCs/>
            <w:color w:val="000000"/>
          </w:rPr>
          <w:t>156</w:t>
        </w:r>
        <w:r>
          <w:rPr>
            <w:color w:val="000000"/>
          </w:rPr>
          <w:t>, 111249 (2020).</w:t>
        </w:r>
      </w:ins>
    </w:p>
    <w:p w14:paraId="00000088" w14:textId="77777777" w:rsidR="00F57F1F" w:rsidRDefault="00000000">
      <w:pPr>
        <w:pBdr>
          <w:top w:val="nil"/>
          <w:left w:val="nil"/>
          <w:bottom w:val="nil"/>
          <w:right w:val="nil"/>
          <w:between w:val="nil"/>
        </w:pBdr>
        <w:tabs>
          <w:tab w:val="left" w:pos="624"/>
        </w:tabs>
        <w:spacing w:line="480" w:lineRule="auto"/>
        <w:ind w:left="624" w:hanging="624"/>
        <w:rPr>
          <w:ins w:id="617" w:author="Monica Thom" w:date="2026-09-07T23:09:00Z" w16du:dateUtc="2026-09-08T03:09:00Z"/>
          <w:color w:val="000000"/>
        </w:rPr>
      </w:pPr>
      <w:ins w:id="618" w:author="Monica Thom" w:date="2026-09-07T23:09:00Z" w16du:dateUtc="2026-09-08T03:09:00Z">
        <w:r>
          <w:rPr>
            <w:color w:val="000000"/>
          </w:rPr>
          <w:t xml:space="preserve">30. </w:t>
        </w:r>
        <w:r>
          <w:rPr>
            <w:color w:val="000000"/>
          </w:rPr>
          <w:tab/>
          <w:t xml:space="preserve">Starr, M. </w:t>
        </w:r>
        <w:r>
          <w:rPr>
            <w:i/>
            <w:iCs/>
            <w:color w:val="000000"/>
          </w:rPr>
          <w:t>et al.</w:t>
        </w:r>
        <w:r>
          <w:rPr>
            <w:color w:val="000000"/>
          </w:rPr>
          <w:t xml:space="preserve"> Multispecies mass mortality of marine fauna linked to a toxic dinoflagellate bloom. </w:t>
        </w:r>
        <w:r>
          <w:rPr>
            <w:i/>
            <w:iCs/>
            <w:color w:val="000000"/>
          </w:rPr>
          <w:t>PLOS ONE</w:t>
        </w:r>
        <w:r>
          <w:rPr>
            <w:color w:val="000000"/>
          </w:rPr>
          <w:t xml:space="preserve"> </w:t>
        </w:r>
        <w:r>
          <w:rPr>
            <w:b/>
            <w:bCs/>
            <w:color w:val="000000"/>
          </w:rPr>
          <w:t>12</w:t>
        </w:r>
        <w:r>
          <w:rPr>
            <w:color w:val="000000"/>
          </w:rPr>
          <w:t>, e0176299 (2017).</w:t>
        </w:r>
      </w:ins>
    </w:p>
    <w:p w14:paraId="00000089" w14:textId="77777777" w:rsidR="00F57F1F" w:rsidRDefault="00000000">
      <w:pPr>
        <w:pBdr>
          <w:top w:val="nil"/>
          <w:left w:val="nil"/>
          <w:bottom w:val="nil"/>
          <w:right w:val="nil"/>
          <w:between w:val="nil"/>
        </w:pBdr>
        <w:tabs>
          <w:tab w:val="left" w:pos="624"/>
        </w:tabs>
        <w:spacing w:line="480" w:lineRule="auto"/>
        <w:ind w:left="624" w:hanging="624"/>
        <w:rPr>
          <w:ins w:id="619" w:author="Monica Thom" w:date="2026-09-07T23:09:00Z" w16du:dateUtc="2026-09-08T03:09:00Z"/>
          <w:color w:val="000000"/>
        </w:rPr>
      </w:pPr>
      <w:ins w:id="620" w:author="Monica Thom" w:date="2026-09-07T23:09:00Z" w16du:dateUtc="2026-09-08T03:09:00Z">
        <w:r>
          <w:rPr>
            <w:color w:val="000000"/>
          </w:rPr>
          <w:t xml:space="preserve">31. </w:t>
        </w:r>
        <w:r>
          <w:rPr>
            <w:color w:val="000000"/>
          </w:rPr>
          <w:tab/>
          <w:t xml:space="preserve">Häussermann, V. </w:t>
        </w:r>
        <w:r>
          <w:rPr>
            <w:i/>
            <w:iCs/>
            <w:color w:val="000000"/>
          </w:rPr>
          <w:t>et al.</w:t>
        </w:r>
        <w:r>
          <w:rPr>
            <w:color w:val="000000"/>
          </w:rPr>
          <w:t xml:space="preserve"> Largest baleen whale mass mortality during strong El Niño event is likely related to harmful toxic algal bloom. </w:t>
        </w:r>
        <w:r>
          <w:rPr>
            <w:i/>
            <w:iCs/>
            <w:color w:val="000000"/>
          </w:rPr>
          <w:t>PeerJ</w:t>
        </w:r>
        <w:r>
          <w:rPr>
            <w:color w:val="000000"/>
          </w:rPr>
          <w:t xml:space="preserve"> </w:t>
        </w:r>
        <w:r>
          <w:rPr>
            <w:b/>
            <w:bCs/>
            <w:color w:val="000000"/>
          </w:rPr>
          <w:t>5</w:t>
        </w:r>
        <w:r>
          <w:rPr>
            <w:color w:val="000000"/>
          </w:rPr>
          <w:t>, e3123 (2017).</w:t>
        </w:r>
      </w:ins>
    </w:p>
    <w:p w14:paraId="0000008A" w14:textId="77777777" w:rsidR="00F57F1F" w:rsidRDefault="00000000">
      <w:pPr>
        <w:pBdr>
          <w:top w:val="nil"/>
          <w:left w:val="nil"/>
          <w:bottom w:val="nil"/>
          <w:right w:val="nil"/>
          <w:between w:val="nil"/>
        </w:pBdr>
        <w:tabs>
          <w:tab w:val="left" w:pos="624"/>
        </w:tabs>
        <w:spacing w:line="480" w:lineRule="auto"/>
        <w:ind w:left="624" w:hanging="624"/>
        <w:rPr>
          <w:ins w:id="621" w:author="Monica Thom" w:date="2026-09-07T23:09:00Z" w16du:dateUtc="2026-09-08T03:09:00Z"/>
          <w:color w:val="000000"/>
        </w:rPr>
      </w:pPr>
      <w:ins w:id="622" w:author="Monica Thom" w:date="2026-09-07T23:09:00Z" w16du:dateUtc="2026-09-08T03:09:00Z">
        <w:r>
          <w:rPr>
            <w:color w:val="000000"/>
          </w:rPr>
          <w:t xml:space="preserve">32. </w:t>
        </w:r>
        <w:r>
          <w:rPr>
            <w:color w:val="000000"/>
          </w:rPr>
          <w:tab/>
          <w:t xml:space="preserve">Diaz, R. J. &amp; Rosenberg, R. Spreading Dead Zones and Consequences for Marine Ecosystems. </w:t>
        </w:r>
        <w:r>
          <w:rPr>
            <w:i/>
            <w:iCs/>
            <w:color w:val="000000"/>
          </w:rPr>
          <w:t>Science</w:t>
        </w:r>
        <w:r>
          <w:rPr>
            <w:color w:val="000000"/>
          </w:rPr>
          <w:t xml:space="preserve"> </w:t>
        </w:r>
        <w:r>
          <w:rPr>
            <w:b/>
            <w:bCs/>
            <w:color w:val="000000"/>
          </w:rPr>
          <w:t>321</w:t>
        </w:r>
        <w:r>
          <w:rPr>
            <w:color w:val="000000"/>
          </w:rPr>
          <w:t>, 926–929 (2008).</w:t>
        </w:r>
      </w:ins>
    </w:p>
    <w:p w14:paraId="0000008B" w14:textId="77777777" w:rsidR="00F57F1F" w:rsidRDefault="00000000">
      <w:pPr>
        <w:pBdr>
          <w:top w:val="nil"/>
          <w:left w:val="nil"/>
          <w:bottom w:val="nil"/>
          <w:right w:val="nil"/>
          <w:between w:val="nil"/>
        </w:pBdr>
        <w:tabs>
          <w:tab w:val="left" w:pos="624"/>
        </w:tabs>
        <w:spacing w:line="480" w:lineRule="auto"/>
        <w:ind w:left="624" w:hanging="624"/>
        <w:rPr>
          <w:ins w:id="623" w:author="Monica Thom" w:date="2026-09-07T23:09:00Z" w16du:dateUtc="2026-09-08T03:09:00Z"/>
          <w:color w:val="000000"/>
        </w:rPr>
      </w:pPr>
      <w:ins w:id="624" w:author="Monica Thom" w:date="2026-09-07T23:09:00Z" w16du:dateUtc="2026-09-08T03:09:00Z">
        <w:r>
          <w:rPr>
            <w:color w:val="000000"/>
          </w:rPr>
          <w:t xml:space="preserve">33. </w:t>
        </w:r>
        <w:r>
          <w:rPr>
            <w:color w:val="000000"/>
          </w:rPr>
          <w:tab/>
          <w:t xml:space="preserve">Banaee, M. Perspective Chapter: Exploring the Toxicity Effect of Heavy Metals on Aquatic Organisms – A Comprehensive Analysis. in </w:t>
        </w:r>
        <w:r>
          <w:rPr>
            <w:i/>
            <w:iCs/>
            <w:color w:val="000000"/>
          </w:rPr>
          <w:t>Heavy Metals in the Environment - Contamination, Risk, and Remediation</w:t>
        </w:r>
        <w:r>
          <w:rPr>
            <w:color w:val="000000"/>
          </w:rPr>
          <w:t xml:space="preserve"> (IntechOpen, 2024). doi:10.5772/intechopen.1006890.</w:t>
        </w:r>
      </w:ins>
    </w:p>
    <w:p w14:paraId="0000008C" w14:textId="77777777" w:rsidR="00F57F1F" w:rsidRDefault="00000000">
      <w:pPr>
        <w:pBdr>
          <w:top w:val="nil"/>
          <w:left w:val="nil"/>
          <w:bottom w:val="nil"/>
          <w:right w:val="nil"/>
          <w:between w:val="nil"/>
        </w:pBdr>
        <w:tabs>
          <w:tab w:val="left" w:pos="624"/>
        </w:tabs>
        <w:spacing w:line="480" w:lineRule="auto"/>
        <w:ind w:left="624" w:hanging="624"/>
        <w:rPr>
          <w:ins w:id="625" w:author="Monica Thom" w:date="2026-09-07T23:09:00Z" w16du:dateUtc="2026-09-08T03:09:00Z"/>
          <w:color w:val="000000"/>
        </w:rPr>
      </w:pPr>
      <w:ins w:id="626" w:author="Monica Thom" w:date="2026-09-07T23:09:00Z" w16du:dateUtc="2026-09-08T03:09:00Z">
        <w:r>
          <w:rPr>
            <w:color w:val="000000"/>
          </w:rPr>
          <w:t xml:space="preserve">34. </w:t>
        </w:r>
        <w:r>
          <w:rPr>
            <w:color w:val="000000"/>
          </w:rPr>
          <w:tab/>
          <w:t xml:space="preserve">Garlock, T. </w:t>
        </w:r>
        <w:r>
          <w:rPr>
            <w:i/>
            <w:iCs/>
            <w:color w:val="000000"/>
          </w:rPr>
          <w:t>et al.</w:t>
        </w:r>
        <w:r>
          <w:rPr>
            <w:color w:val="000000"/>
          </w:rPr>
          <w:t xml:space="preserve"> A global blue revolution: aquaculture growth across regions, species, and countries. </w:t>
        </w:r>
        <w:r>
          <w:rPr>
            <w:i/>
            <w:iCs/>
            <w:color w:val="000000"/>
          </w:rPr>
          <w:t>Reviews in Fisheries Science &amp; Aquaculture</w:t>
        </w:r>
        <w:r>
          <w:rPr>
            <w:color w:val="000000"/>
          </w:rPr>
          <w:t xml:space="preserve"> </w:t>
        </w:r>
        <w:r>
          <w:rPr>
            <w:b/>
            <w:bCs/>
            <w:color w:val="000000"/>
          </w:rPr>
          <w:t>28</w:t>
        </w:r>
        <w:r>
          <w:rPr>
            <w:color w:val="000000"/>
          </w:rPr>
          <w:t>, 107–116 (2020).</w:t>
        </w:r>
      </w:ins>
    </w:p>
    <w:p w14:paraId="0000008D" w14:textId="77777777" w:rsidR="00F57F1F" w:rsidRDefault="00000000">
      <w:pPr>
        <w:pBdr>
          <w:top w:val="nil"/>
          <w:left w:val="nil"/>
          <w:bottom w:val="nil"/>
          <w:right w:val="nil"/>
          <w:between w:val="nil"/>
        </w:pBdr>
        <w:tabs>
          <w:tab w:val="left" w:pos="624"/>
        </w:tabs>
        <w:spacing w:line="480" w:lineRule="auto"/>
        <w:ind w:left="624" w:hanging="624"/>
        <w:rPr>
          <w:ins w:id="627" w:author="Monica Thom" w:date="2026-09-07T23:09:00Z" w16du:dateUtc="2026-09-08T03:09:00Z"/>
          <w:color w:val="000000"/>
        </w:rPr>
      </w:pPr>
      <w:ins w:id="628" w:author="Monica Thom" w:date="2026-09-07T23:09:00Z" w16du:dateUtc="2026-09-08T03:09:00Z">
        <w:r>
          <w:rPr>
            <w:color w:val="000000"/>
          </w:rPr>
          <w:t xml:space="preserve">35. </w:t>
        </w:r>
        <w:r>
          <w:rPr>
            <w:color w:val="000000"/>
          </w:rPr>
          <w:tab/>
          <w:t xml:space="preserve">Klinger, D. &amp; Naylor, R. Searching for solutions in aquaculture: charting a sustainable course. </w:t>
        </w:r>
        <w:r>
          <w:rPr>
            <w:i/>
            <w:iCs/>
            <w:color w:val="000000"/>
          </w:rPr>
          <w:t>Annual Review of Environment and Resources</w:t>
        </w:r>
        <w:r>
          <w:rPr>
            <w:color w:val="000000"/>
          </w:rPr>
          <w:t xml:space="preserve"> </w:t>
        </w:r>
        <w:r>
          <w:rPr>
            <w:b/>
            <w:bCs/>
            <w:color w:val="000000"/>
          </w:rPr>
          <w:t>37</w:t>
        </w:r>
        <w:r>
          <w:rPr>
            <w:color w:val="000000"/>
          </w:rPr>
          <w:t>, 247–276 (2012).</w:t>
        </w:r>
      </w:ins>
    </w:p>
    <w:p w14:paraId="0000008E" w14:textId="77777777" w:rsidR="00F57F1F" w:rsidRDefault="00000000">
      <w:pPr>
        <w:pBdr>
          <w:top w:val="nil"/>
          <w:left w:val="nil"/>
          <w:bottom w:val="nil"/>
          <w:right w:val="nil"/>
          <w:between w:val="nil"/>
        </w:pBdr>
        <w:tabs>
          <w:tab w:val="left" w:pos="624"/>
        </w:tabs>
        <w:spacing w:line="480" w:lineRule="auto"/>
        <w:ind w:left="624" w:hanging="624"/>
        <w:rPr>
          <w:ins w:id="629" w:author="Monica Thom" w:date="2026-09-07T23:09:00Z" w16du:dateUtc="2026-09-08T03:09:00Z"/>
          <w:color w:val="000000"/>
        </w:rPr>
      </w:pPr>
      <w:ins w:id="630" w:author="Monica Thom" w:date="2026-09-07T23:09:00Z" w16du:dateUtc="2026-09-08T03:09:00Z">
        <w:r>
          <w:rPr>
            <w:color w:val="000000"/>
          </w:rPr>
          <w:lastRenderedPageBreak/>
          <w:t xml:space="preserve">36. </w:t>
        </w:r>
        <w:r>
          <w:rPr>
            <w:color w:val="000000"/>
          </w:rPr>
          <w:tab/>
        </w:r>
        <w:r w:rsidRPr="00775FC7">
          <w:rPr>
            <w:color w:val="000000"/>
            <w:lang w:val="fr-FR"/>
          </w:rPr>
          <w:t xml:space="preserve">Kraus, S. D. </w:t>
        </w:r>
        <w:r w:rsidRPr="00775FC7">
          <w:rPr>
            <w:i/>
            <w:iCs/>
            <w:color w:val="000000"/>
            <w:lang w:val="fr-FR"/>
          </w:rPr>
          <w:t>et al.</w:t>
        </w:r>
        <w:r w:rsidRPr="00775FC7">
          <w:rPr>
            <w:color w:val="000000"/>
            <w:lang w:val="fr-FR"/>
          </w:rPr>
          <w:t xml:space="preserve"> </w:t>
        </w:r>
        <w:r>
          <w:rPr>
            <w:color w:val="000000"/>
          </w:rPr>
          <w:t xml:space="preserve">North Atlantic right whales in crisis. </w:t>
        </w:r>
        <w:r>
          <w:rPr>
            <w:i/>
            <w:iCs/>
            <w:color w:val="000000"/>
          </w:rPr>
          <w:t>Science</w:t>
        </w:r>
        <w:r>
          <w:rPr>
            <w:color w:val="000000"/>
          </w:rPr>
          <w:t xml:space="preserve"> </w:t>
        </w:r>
        <w:r>
          <w:rPr>
            <w:b/>
            <w:bCs/>
            <w:color w:val="000000"/>
          </w:rPr>
          <w:t>309</w:t>
        </w:r>
        <w:r>
          <w:rPr>
            <w:color w:val="000000"/>
          </w:rPr>
          <w:t>, 561–562 (2005).</w:t>
        </w:r>
      </w:ins>
    </w:p>
    <w:p w14:paraId="0000008F" w14:textId="77777777" w:rsidR="00F57F1F" w:rsidRPr="00775FC7" w:rsidRDefault="00000000">
      <w:pPr>
        <w:pBdr>
          <w:top w:val="nil"/>
          <w:left w:val="nil"/>
          <w:bottom w:val="nil"/>
          <w:right w:val="nil"/>
          <w:between w:val="nil"/>
        </w:pBdr>
        <w:tabs>
          <w:tab w:val="left" w:pos="624"/>
        </w:tabs>
        <w:spacing w:line="480" w:lineRule="auto"/>
        <w:ind w:left="624" w:hanging="624"/>
        <w:rPr>
          <w:ins w:id="631" w:author="Monica Thom" w:date="2026-09-07T23:09:00Z" w16du:dateUtc="2026-09-08T03:09:00Z"/>
          <w:color w:val="000000"/>
          <w:lang w:val="pt-BR"/>
        </w:rPr>
      </w:pPr>
      <w:ins w:id="632" w:author="Monica Thom" w:date="2026-09-07T23:09:00Z" w16du:dateUtc="2026-09-08T03:09:00Z">
        <w:r>
          <w:rPr>
            <w:color w:val="000000"/>
          </w:rPr>
          <w:t xml:space="preserve">37. </w:t>
        </w:r>
        <w:r>
          <w:rPr>
            <w:color w:val="000000"/>
          </w:rPr>
          <w:tab/>
          <w:t xml:space="preserve">Womersley, F. C., Loveridge, A. &amp; Sims, D. W. Four steps to curb ‘ocean roadkill’. </w:t>
        </w:r>
        <w:r w:rsidRPr="00775FC7">
          <w:rPr>
            <w:i/>
            <w:iCs/>
            <w:color w:val="000000"/>
            <w:lang w:val="pt-BR"/>
          </w:rPr>
          <w:t>Nature</w:t>
        </w:r>
        <w:r w:rsidRPr="00775FC7">
          <w:rPr>
            <w:color w:val="000000"/>
            <w:lang w:val="pt-BR"/>
          </w:rPr>
          <w:t xml:space="preserve"> </w:t>
        </w:r>
        <w:r w:rsidRPr="00775FC7">
          <w:rPr>
            <w:b/>
            <w:bCs/>
            <w:color w:val="000000"/>
            <w:lang w:val="pt-BR"/>
          </w:rPr>
          <w:t>621</w:t>
        </w:r>
        <w:r w:rsidRPr="00775FC7">
          <w:rPr>
            <w:color w:val="000000"/>
            <w:lang w:val="pt-BR"/>
          </w:rPr>
          <w:t>, 34–38 (2023).</w:t>
        </w:r>
      </w:ins>
    </w:p>
    <w:p w14:paraId="00000090" w14:textId="77777777" w:rsidR="00F57F1F" w:rsidRDefault="00000000">
      <w:pPr>
        <w:pBdr>
          <w:top w:val="nil"/>
          <w:left w:val="nil"/>
          <w:bottom w:val="nil"/>
          <w:right w:val="nil"/>
          <w:between w:val="nil"/>
        </w:pBdr>
        <w:tabs>
          <w:tab w:val="left" w:pos="624"/>
        </w:tabs>
        <w:spacing w:line="480" w:lineRule="auto"/>
        <w:ind w:left="624" w:hanging="624"/>
        <w:rPr>
          <w:ins w:id="633" w:author="Monica Thom" w:date="2026-09-07T23:09:00Z" w16du:dateUtc="2026-09-08T03:09:00Z"/>
          <w:color w:val="000000"/>
        </w:rPr>
      </w:pPr>
      <w:ins w:id="634" w:author="Monica Thom" w:date="2026-09-07T23:09:00Z" w16du:dateUtc="2026-09-08T03:09:00Z">
        <w:r w:rsidRPr="00775FC7">
          <w:rPr>
            <w:color w:val="000000"/>
            <w:lang w:val="pt-BR"/>
          </w:rPr>
          <w:t xml:space="preserve">38. </w:t>
        </w:r>
        <w:r w:rsidRPr="00775FC7">
          <w:rPr>
            <w:color w:val="000000"/>
            <w:lang w:val="pt-BR"/>
          </w:rPr>
          <w:tab/>
          <w:t xml:space="preserve">Taveira-Pinto, F., Rosa-Santos, P. &amp; Fazeres-Ferradosa, T. Marine renewable energy. </w:t>
        </w:r>
        <w:r>
          <w:rPr>
            <w:i/>
            <w:iCs/>
            <w:color w:val="000000"/>
          </w:rPr>
          <w:t>Renewable Energy</w:t>
        </w:r>
        <w:r>
          <w:rPr>
            <w:color w:val="000000"/>
          </w:rPr>
          <w:t xml:space="preserve"> </w:t>
        </w:r>
        <w:r>
          <w:rPr>
            <w:b/>
            <w:bCs/>
            <w:color w:val="000000"/>
          </w:rPr>
          <w:t>150</w:t>
        </w:r>
        <w:r>
          <w:rPr>
            <w:color w:val="000000"/>
          </w:rPr>
          <w:t>, 1160–1164 (2020).</w:t>
        </w:r>
      </w:ins>
    </w:p>
    <w:p w14:paraId="00000091" w14:textId="77777777" w:rsidR="00F57F1F" w:rsidRDefault="00000000">
      <w:pPr>
        <w:pBdr>
          <w:top w:val="nil"/>
          <w:left w:val="nil"/>
          <w:bottom w:val="nil"/>
          <w:right w:val="nil"/>
          <w:between w:val="nil"/>
        </w:pBdr>
        <w:tabs>
          <w:tab w:val="left" w:pos="624"/>
        </w:tabs>
        <w:spacing w:line="480" w:lineRule="auto"/>
        <w:ind w:left="624" w:hanging="624"/>
        <w:rPr>
          <w:ins w:id="635" w:author="Monica Thom" w:date="2026-09-07T23:09:00Z" w16du:dateUtc="2026-09-08T03:09:00Z"/>
          <w:color w:val="000000"/>
        </w:rPr>
      </w:pPr>
      <w:ins w:id="636" w:author="Monica Thom" w:date="2026-09-07T23:09:00Z" w16du:dateUtc="2026-09-08T03:09:00Z">
        <w:r>
          <w:rPr>
            <w:color w:val="000000"/>
          </w:rPr>
          <w:t xml:space="preserve">39. </w:t>
        </w:r>
        <w:r>
          <w:rPr>
            <w:color w:val="000000"/>
          </w:rPr>
          <w:tab/>
          <w:t xml:space="preserve">Dedman, S. </w:t>
        </w:r>
        <w:r>
          <w:rPr>
            <w:i/>
            <w:iCs/>
            <w:color w:val="000000"/>
          </w:rPr>
          <w:t>et al.</w:t>
        </w:r>
        <w:r>
          <w:rPr>
            <w:color w:val="000000"/>
          </w:rPr>
          <w:t xml:space="preserve"> Ecological roles and importance of sharks in the Anthropocene Ocean. </w:t>
        </w:r>
        <w:r>
          <w:rPr>
            <w:i/>
            <w:iCs/>
            <w:color w:val="000000"/>
          </w:rPr>
          <w:t>Science</w:t>
        </w:r>
        <w:r>
          <w:rPr>
            <w:color w:val="000000"/>
          </w:rPr>
          <w:t xml:space="preserve"> </w:t>
        </w:r>
        <w:r>
          <w:rPr>
            <w:b/>
            <w:bCs/>
            <w:color w:val="000000"/>
          </w:rPr>
          <w:t>385</w:t>
        </w:r>
        <w:r>
          <w:rPr>
            <w:color w:val="000000"/>
          </w:rPr>
          <w:t>, adl2362 (2024).</w:t>
        </w:r>
      </w:ins>
    </w:p>
    <w:p w14:paraId="00000092" w14:textId="77777777" w:rsidR="00F57F1F" w:rsidRDefault="00000000">
      <w:pPr>
        <w:pBdr>
          <w:top w:val="nil"/>
          <w:left w:val="nil"/>
          <w:bottom w:val="nil"/>
          <w:right w:val="nil"/>
          <w:between w:val="nil"/>
        </w:pBdr>
        <w:tabs>
          <w:tab w:val="left" w:pos="624"/>
        </w:tabs>
        <w:spacing w:line="480" w:lineRule="auto"/>
        <w:ind w:left="624" w:hanging="624"/>
        <w:rPr>
          <w:ins w:id="637" w:author="Monica Thom" w:date="2026-09-07T23:09:00Z" w16du:dateUtc="2026-09-08T03:09:00Z"/>
          <w:color w:val="000000"/>
        </w:rPr>
      </w:pPr>
      <w:ins w:id="638" w:author="Monica Thom" w:date="2026-09-07T23:09:00Z" w16du:dateUtc="2026-09-08T03:09:00Z">
        <w:r>
          <w:rPr>
            <w:color w:val="000000"/>
          </w:rPr>
          <w:t xml:space="preserve">40. </w:t>
        </w:r>
        <w:r>
          <w:rPr>
            <w:color w:val="000000"/>
          </w:rPr>
          <w:tab/>
          <w:t xml:space="preserve">Forcada, J., Trathan, P., Reid, K. &amp; Murphy, E. The effects of global climate variability in pup production of Antarctic fur seals. </w:t>
        </w:r>
        <w:r>
          <w:rPr>
            <w:i/>
            <w:iCs/>
            <w:color w:val="000000"/>
          </w:rPr>
          <w:t>Ecology</w:t>
        </w:r>
        <w:r>
          <w:rPr>
            <w:color w:val="000000"/>
          </w:rPr>
          <w:t xml:space="preserve"> </w:t>
        </w:r>
        <w:r>
          <w:rPr>
            <w:b/>
            <w:bCs/>
            <w:color w:val="000000"/>
          </w:rPr>
          <w:t>86</w:t>
        </w:r>
        <w:r>
          <w:rPr>
            <w:color w:val="000000"/>
          </w:rPr>
          <w:t>, 2408–2417 (2005).</w:t>
        </w:r>
      </w:ins>
    </w:p>
    <w:p w14:paraId="00000093" w14:textId="77777777" w:rsidR="00F57F1F" w:rsidRDefault="00000000">
      <w:pPr>
        <w:pBdr>
          <w:top w:val="nil"/>
          <w:left w:val="nil"/>
          <w:bottom w:val="nil"/>
          <w:right w:val="nil"/>
          <w:between w:val="nil"/>
        </w:pBdr>
        <w:tabs>
          <w:tab w:val="left" w:pos="624"/>
        </w:tabs>
        <w:spacing w:line="480" w:lineRule="auto"/>
        <w:ind w:left="624" w:hanging="624"/>
        <w:rPr>
          <w:ins w:id="639" w:author="Monica Thom" w:date="2026-09-07T23:09:00Z" w16du:dateUtc="2026-09-08T03:09:00Z"/>
          <w:color w:val="000000"/>
        </w:rPr>
      </w:pPr>
      <w:ins w:id="640" w:author="Monica Thom" w:date="2026-09-07T23:09:00Z" w16du:dateUtc="2026-09-08T03:09:00Z">
        <w:r>
          <w:rPr>
            <w:color w:val="000000"/>
          </w:rPr>
          <w:t xml:space="preserve">41. </w:t>
        </w:r>
        <w:r>
          <w:rPr>
            <w:color w:val="000000"/>
          </w:rPr>
          <w:tab/>
          <w:t xml:space="preserve">Krumhardt, K. M., Long, M. C., Sylvester, Z. T. &amp; Petrik, C. M. Climate drivers of Southern Ocean phytoplankton community composition and potential impacts on higher trophic levels. </w:t>
        </w:r>
        <w:r>
          <w:rPr>
            <w:i/>
            <w:iCs/>
            <w:color w:val="000000"/>
          </w:rPr>
          <w:t>Frontiers in Marine Science</w:t>
        </w:r>
        <w:r>
          <w:rPr>
            <w:color w:val="000000"/>
          </w:rPr>
          <w:t xml:space="preserve"> </w:t>
        </w:r>
        <w:r>
          <w:rPr>
            <w:b/>
            <w:bCs/>
            <w:color w:val="000000"/>
          </w:rPr>
          <w:t>9</w:t>
        </w:r>
        <w:r>
          <w:rPr>
            <w:color w:val="000000"/>
          </w:rPr>
          <w:t>, 916140 (2022).</w:t>
        </w:r>
      </w:ins>
    </w:p>
    <w:p w14:paraId="00000094" w14:textId="77777777" w:rsidR="00F57F1F" w:rsidRDefault="00000000">
      <w:pPr>
        <w:pBdr>
          <w:top w:val="nil"/>
          <w:left w:val="nil"/>
          <w:bottom w:val="nil"/>
          <w:right w:val="nil"/>
          <w:between w:val="nil"/>
        </w:pBdr>
        <w:tabs>
          <w:tab w:val="left" w:pos="624"/>
        </w:tabs>
        <w:spacing w:line="480" w:lineRule="auto"/>
        <w:ind w:left="624" w:hanging="624"/>
        <w:rPr>
          <w:ins w:id="641" w:author="Monica Thom" w:date="2026-09-07T23:09:00Z" w16du:dateUtc="2026-09-08T03:09:00Z"/>
          <w:color w:val="000000"/>
        </w:rPr>
      </w:pPr>
      <w:ins w:id="642" w:author="Monica Thom" w:date="2026-09-07T23:09:00Z" w16du:dateUtc="2026-09-08T03:09:00Z">
        <w:r>
          <w:rPr>
            <w:color w:val="000000"/>
          </w:rPr>
          <w:t xml:space="preserve">42. </w:t>
        </w:r>
        <w:r>
          <w:rPr>
            <w:color w:val="000000"/>
          </w:rPr>
          <w:tab/>
          <w:t xml:space="preserve">Wade, P. R. </w:t>
        </w:r>
        <w:r>
          <w:rPr>
            <w:i/>
            <w:iCs/>
            <w:color w:val="000000"/>
          </w:rPr>
          <w:t>et al.</w:t>
        </w:r>
        <w:r>
          <w:rPr>
            <w:color w:val="000000"/>
          </w:rPr>
          <w:t xml:space="preserve"> Killer whales and marine mammal trends in the North Pacific—A re</w:t>
        </w:r>
        <w:r>
          <w:rPr>
            <w:rFonts w:ascii="Cambria Math" w:eastAsia="Cambria Math" w:hAnsi="Cambria Math" w:cs="Cambria Math"/>
            <w:color w:val="000000"/>
          </w:rPr>
          <w:t>‐</w:t>
        </w:r>
        <w:r>
          <w:rPr>
            <w:color w:val="000000"/>
          </w:rPr>
          <w:t>examination of evidence for sequential megafauna collapse and the prey</w:t>
        </w:r>
        <w:r>
          <w:rPr>
            <w:rFonts w:ascii="Cambria Math" w:eastAsia="Cambria Math" w:hAnsi="Cambria Math" w:cs="Cambria Math"/>
            <w:color w:val="000000"/>
          </w:rPr>
          <w:t>‐</w:t>
        </w:r>
        <w:r>
          <w:rPr>
            <w:color w:val="000000"/>
          </w:rPr>
          <w:t xml:space="preserve">switching hypothesis. </w:t>
        </w:r>
        <w:r>
          <w:rPr>
            <w:i/>
            <w:iCs/>
            <w:color w:val="000000"/>
          </w:rPr>
          <w:t>Marine Mammal Science</w:t>
        </w:r>
        <w:r>
          <w:rPr>
            <w:color w:val="000000"/>
          </w:rPr>
          <w:t xml:space="preserve"> </w:t>
        </w:r>
        <w:r>
          <w:rPr>
            <w:b/>
            <w:bCs/>
            <w:color w:val="000000"/>
          </w:rPr>
          <w:t>23</w:t>
        </w:r>
        <w:r>
          <w:rPr>
            <w:color w:val="000000"/>
          </w:rPr>
          <w:t>, 766–802 (2007).</w:t>
        </w:r>
      </w:ins>
    </w:p>
    <w:p w14:paraId="00000095" w14:textId="77777777" w:rsidR="00F57F1F" w:rsidRDefault="00000000">
      <w:pPr>
        <w:pBdr>
          <w:top w:val="nil"/>
          <w:left w:val="nil"/>
          <w:bottom w:val="nil"/>
          <w:right w:val="nil"/>
          <w:between w:val="nil"/>
        </w:pBdr>
        <w:tabs>
          <w:tab w:val="left" w:pos="624"/>
        </w:tabs>
        <w:spacing w:line="480" w:lineRule="auto"/>
        <w:ind w:left="624" w:hanging="624"/>
        <w:rPr>
          <w:ins w:id="643" w:author="Monica Thom" w:date="2026-09-07T23:09:00Z" w16du:dateUtc="2026-09-08T03:09:00Z"/>
          <w:color w:val="000000"/>
        </w:rPr>
      </w:pPr>
      <w:ins w:id="644" w:author="Monica Thom" w:date="2026-09-07T23:09:00Z" w16du:dateUtc="2026-09-08T03:09:00Z">
        <w:r>
          <w:rPr>
            <w:color w:val="000000"/>
          </w:rPr>
          <w:t xml:space="preserve">43. </w:t>
        </w:r>
        <w:r>
          <w:rPr>
            <w:color w:val="000000"/>
          </w:rPr>
          <w:tab/>
          <w:t xml:space="preserve">Richards, R. A. &amp; Hunter, M. Northern shrimp Pandalus borealis population collapse linked to climate-driven shifts in predator distribution. </w:t>
        </w:r>
        <w:r>
          <w:rPr>
            <w:i/>
            <w:iCs/>
            <w:color w:val="000000"/>
          </w:rPr>
          <w:t>PLoS One</w:t>
        </w:r>
        <w:r>
          <w:rPr>
            <w:color w:val="000000"/>
          </w:rPr>
          <w:t xml:space="preserve"> </w:t>
        </w:r>
        <w:r>
          <w:rPr>
            <w:b/>
            <w:bCs/>
            <w:color w:val="000000"/>
          </w:rPr>
          <w:t>16</w:t>
        </w:r>
        <w:r>
          <w:rPr>
            <w:color w:val="000000"/>
          </w:rPr>
          <w:t>, e0253914 (2021).</w:t>
        </w:r>
      </w:ins>
    </w:p>
    <w:p w14:paraId="00000096" w14:textId="77777777" w:rsidR="00F57F1F" w:rsidRDefault="00000000">
      <w:pPr>
        <w:pBdr>
          <w:top w:val="nil"/>
          <w:left w:val="nil"/>
          <w:bottom w:val="nil"/>
          <w:right w:val="nil"/>
          <w:between w:val="nil"/>
        </w:pBdr>
        <w:tabs>
          <w:tab w:val="left" w:pos="624"/>
        </w:tabs>
        <w:spacing w:line="480" w:lineRule="auto"/>
        <w:ind w:left="624" w:hanging="624"/>
        <w:rPr>
          <w:ins w:id="645" w:author="Monica Thom" w:date="2026-09-07T23:09:00Z" w16du:dateUtc="2026-09-08T03:09:00Z"/>
          <w:color w:val="000000"/>
        </w:rPr>
      </w:pPr>
      <w:ins w:id="646" w:author="Monica Thom" w:date="2026-09-07T23:09:00Z" w16du:dateUtc="2026-09-08T03:09:00Z">
        <w:r>
          <w:rPr>
            <w:color w:val="000000"/>
          </w:rPr>
          <w:t xml:space="preserve">44. </w:t>
        </w:r>
        <w:r>
          <w:rPr>
            <w:color w:val="000000"/>
          </w:rPr>
          <w:tab/>
          <w:t xml:space="preserve">McCard, M. </w:t>
        </w:r>
        <w:r>
          <w:rPr>
            <w:i/>
            <w:iCs/>
            <w:color w:val="000000"/>
          </w:rPr>
          <w:t>et al.</w:t>
        </w:r>
        <w:r>
          <w:rPr>
            <w:color w:val="000000"/>
          </w:rPr>
          <w:t xml:space="preserve"> Pushing the switch: functional responses and prey switching by invasive lionfish may mediate their ecological impact. </w:t>
        </w:r>
        <w:r>
          <w:rPr>
            <w:i/>
            <w:iCs/>
            <w:color w:val="000000"/>
          </w:rPr>
          <w:t>Biological invasions</w:t>
        </w:r>
        <w:r>
          <w:rPr>
            <w:color w:val="000000"/>
          </w:rPr>
          <w:t xml:space="preserve"> </w:t>
        </w:r>
        <w:r>
          <w:rPr>
            <w:b/>
            <w:bCs/>
            <w:color w:val="000000"/>
          </w:rPr>
          <w:t>23</w:t>
        </w:r>
        <w:r>
          <w:rPr>
            <w:color w:val="000000"/>
          </w:rPr>
          <w:t>, 2019–2032 (2021).</w:t>
        </w:r>
      </w:ins>
    </w:p>
    <w:p w14:paraId="00000097" w14:textId="77777777" w:rsidR="00F57F1F" w:rsidRDefault="00000000">
      <w:pPr>
        <w:pBdr>
          <w:top w:val="nil"/>
          <w:left w:val="nil"/>
          <w:bottom w:val="nil"/>
          <w:right w:val="nil"/>
          <w:between w:val="nil"/>
        </w:pBdr>
        <w:tabs>
          <w:tab w:val="left" w:pos="624"/>
        </w:tabs>
        <w:spacing w:line="480" w:lineRule="auto"/>
        <w:ind w:left="624" w:hanging="624"/>
        <w:rPr>
          <w:ins w:id="647" w:author="Monica Thom" w:date="2026-09-07T23:09:00Z" w16du:dateUtc="2026-09-08T03:09:00Z"/>
          <w:color w:val="000000"/>
        </w:rPr>
      </w:pPr>
      <w:ins w:id="648" w:author="Monica Thom" w:date="2026-09-07T23:09:00Z" w16du:dateUtc="2026-09-08T03:09:00Z">
        <w:r>
          <w:rPr>
            <w:color w:val="000000"/>
          </w:rPr>
          <w:t xml:space="preserve">45. </w:t>
        </w:r>
        <w:r>
          <w:rPr>
            <w:color w:val="000000"/>
          </w:rPr>
          <w:tab/>
          <w:t xml:space="preserve">Pinsky, M. L., Worm, B., Fogarty, M. J., Sarmiento, J. L. &amp; Levin, S. A. Marine taxa track local climate velocities. </w:t>
        </w:r>
        <w:r>
          <w:rPr>
            <w:i/>
            <w:iCs/>
            <w:color w:val="000000"/>
          </w:rPr>
          <w:t>Science</w:t>
        </w:r>
        <w:r>
          <w:rPr>
            <w:color w:val="000000"/>
          </w:rPr>
          <w:t xml:space="preserve"> </w:t>
        </w:r>
        <w:r>
          <w:rPr>
            <w:b/>
            <w:bCs/>
            <w:color w:val="000000"/>
          </w:rPr>
          <w:t>341</w:t>
        </w:r>
        <w:r>
          <w:rPr>
            <w:color w:val="000000"/>
          </w:rPr>
          <w:t>, 1239–1242 (2013).</w:t>
        </w:r>
      </w:ins>
    </w:p>
    <w:p w14:paraId="00000098" w14:textId="77777777" w:rsidR="00F57F1F" w:rsidRDefault="00000000">
      <w:pPr>
        <w:pBdr>
          <w:top w:val="nil"/>
          <w:left w:val="nil"/>
          <w:bottom w:val="nil"/>
          <w:right w:val="nil"/>
          <w:between w:val="nil"/>
        </w:pBdr>
        <w:tabs>
          <w:tab w:val="left" w:pos="624"/>
        </w:tabs>
        <w:spacing w:line="480" w:lineRule="auto"/>
        <w:ind w:left="624" w:hanging="624"/>
        <w:rPr>
          <w:ins w:id="649" w:author="Monica Thom" w:date="2026-09-07T23:09:00Z" w16du:dateUtc="2026-09-08T03:09:00Z"/>
          <w:color w:val="000000"/>
        </w:rPr>
      </w:pPr>
      <w:ins w:id="650" w:author="Monica Thom" w:date="2026-09-07T23:09:00Z" w16du:dateUtc="2026-09-08T03:09:00Z">
        <w:r>
          <w:rPr>
            <w:color w:val="000000"/>
          </w:rPr>
          <w:t xml:space="preserve">46. </w:t>
        </w:r>
        <w:r>
          <w:rPr>
            <w:color w:val="000000"/>
          </w:rPr>
          <w:tab/>
          <w:t xml:space="preserve">O’Connor, M. I. </w:t>
        </w:r>
        <w:r>
          <w:rPr>
            <w:i/>
            <w:iCs/>
            <w:color w:val="000000"/>
          </w:rPr>
          <w:t>et al.</w:t>
        </w:r>
        <w:r>
          <w:rPr>
            <w:color w:val="000000"/>
          </w:rPr>
          <w:t xml:space="preserve"> Temperature control of larval dispersal and the implications for marine ecology, evolution, and conservation. </w:t>
        </w:r>
        <w:r>
          <w:rPr>
            <w:i/>
            <w:iCs/>
            <w:color w:val="000000"/>
          </w:rPr>
          <w:t>Proceedings of the National Academy of Sciences</w:t>
        </w:r>
        <w:r>
          <w:rPr>
            <w:color w:val="000000"/>
          </w:rPr>
          <w:t xml:space="preserve"> </w:t>
        </w:r>
        <w:r>
          <w:rPr>
            <w:b/>
            <w:bCs/>
            <w:color w:val="000000"/>
          </w:rPr>
          <w:t>104</w:t>
        </w:r>
        <w:r>
          <w:rPr>
            <w:color w:val="000000"/>
          </w:rPr>
          <w:t>, 1266–1271 (2007).</w:t>
        </w:r>
      </w:ins>
    </w:p>
    <w:p w14:paraId="00000099" w14:textId="77777777" w:rsidR="00F57F1F" w:rsidRDefault="00000000">
      <w:pPr>
        <w:pBdr>
          <w:top w:val="nil"/>
          <w:left w:val="nil"/>
          <w:bottom w:val="nil"/>
          <w:right w:val="nil"/>
          <w:between w:val="nil"/>
        </w:pBdr>
        <w:tabs>
          <w:tab w:val="left" w:pos="624"/>
        </w:tabs>
        <w:spacing w:line="480" w:lineRule="auto"/>
        <w:ind w:left="624" w:hanging="624"/>
        <w:rPr>
          <w:ins w:id="651" w:author="Monica Thom" w:date="2026-09-07T23:09:00Z" w16du:dateUtc="2026-09-08T03:09:00Z"/>
          <w:color w:val="000000"/>
        </w:rPr>
      </w:pPr>
      <w:ins w:id="652" w:author="Monica Thom" w:date="2026-09-07T23:09:00Z" w16du:dateUtc="2026-09-08T03:09:00Z">
        <w:r>
          <w:rPr>
            <w:color w:val="000000"/>
          </w:rPr>
          <w:lastRenderedPageBreak/>
          <w:t xml:space="preserve">47. </w:t>
        </w:r>
        <w:r>
          <w:rPr>
            <w:color w:val="000000"/>
          </w:rPr>
          <w:tab/>
          <w:t xml:space="preserve">Hodapp, D. </w:t>
        </w:r>
        <w:r>
          <w:rPr>
            <w:i/>
            <w:iCs/>
            <w:color w:val="000000"/>
          </w:rPr>
          <w:t>et al.</w:t>
        </w:r>
        <w:r>
          <w:rPr>
            <w:color w:val="000000"/>
          </w:rPr>
          <w:t xml:space="preserve"> Climate change disrupts core habitats of marine species. </w:t>
        </w:r>
        <w:r>
          <w:rPr>
            <w:i/>
            <w:iCs/>
            <w:color w:val="000000"/>
          </w:rPr>
          <w:t>Global Change Biology</w:t>
        </w:r>
        <w:r>
          <w:rPr>
            <w:color w:val="000000"/>
          </w:rPr>
          <w:t xml:space="preserve"> </w:t>
        </w:r>
        <w:r>
          <w:rPr>
            <w:b/>
            <w:bCs/>
            <w:color w:val="000000"/>
          </w:rPr>
          <w:t>29</w:t>
        </w:r>
        <w:r>
          <w:rPr>
            <w:color w:val="000000"/>
          </w:rPr>
          <w:t>, 3304–3317 (2023).</w:t>
        </w:r>
      </w:ins>
    </w:p>
    <w:p w14:paraId="0000009A" w14:textId="77777777" w:rsidR="00F57F1F" w:rsidRDefault="00000000">
      <w:pPr>
        <w:pBdr>
          <w:top w:val="nil"/>
          <w:left w:val="nil"/>
          <w:bottom w:val="nil"/>
          <w:right w:val="nil"/>
          <w:between w:val="nil"/>
        </w:pBdr>
        <w:tabs>
          <w:tab w:val="left" w:pos="624"/>
        </w:tabs>
        <w:spacing w:line="480" w:lineRule="auto"/>
        <w:ind w:left="624" w:hanging="624"/>
        <w:rPr>
          <w:ins w:id="653" w:author="Monica Thom" w:date="2026-09-07T23:09:00Z" w16du:dateUtc="2026-09-08T03:09:00Z"/>
          <w:color w:val="000000"/>
        </w:rPr>
      </w:pPr>
      <w:ins w:id="654" w:author="Monica Thom" w:date="2026-09-07T23:09:00Z" w16du:dateUtc="2026-09-08T03:09:00Z">
        <w:r>
          <w:rPr>
            <w:color w:val="000000"/>
          </w:rPr>
          <w:t xml:space="preserve">48. </w:t>
        </w:r>
        <w:r>
          <w:rPr>
            <w:color w:val="000000"/>
          </w:rPr>
          <w:tab/>
          <w:t>Spence, A. R. &amp; Tingley, M. W. The challenge of novel abiotic conditions for species undergoing climate</w:t>
        </w:r>
        <w:r>
          <w:rPr>
            <w:rFonts w:ascii="Cambria Math" w:eastAsia="Cambria Math" w:hAnsi="Cambria Math" w:cs="Cambria Math"/>
            <w:color w:val="000000"/>
          </w:rPr>
          <w:t>‐</w:t>
        </w:r>
        <w:r>
          <w:rPr>
            <w:color w:val="000000"/>
          </w:rPr>
          <w:t xml:space="preserve">induced range shifts. </w:t>
        </w:r>
        <w:r>
          <w:rPr>
            <w:i/>
            <w:iCs/>
            <w:color w:val="000000"/>
          </w:rPr>
          <w:t>Ecography</w:t>
        </w:r>
        <w:r>
          <w:rPr>
            <w:color w:val="000000"/>
          </w:rPr>
          <w:t xml:space="preserve"> </w:t>
        </w:r>
        <w:r>
          <w:rPr>
            <w:b/>
            <w:bCs/>
            <w:color w:val="000000"/>
          </w:rPr>
          <w:t>43</w:t>
        </w:r>
        <w:r>
          <w:rPr>
            <w:color w:val="000000"/>
          </w:rPr>
          <w:t>, 1571–1590 (2020).</w:t>
        </w:r>
      </w:ins>
    </w:p>
    <w:p w14:paraId="0000009B" w14:textId="77777777" w:rsidR="00F57F1F" w:rsidRDefault="00000000">
      <w:pPr>
        <w:pBdr>
          <w:top w:val="nil"/>
          <w:left w:val="nil"/>
          <w:bottom w:val="nil"/>
          <w:right w:val="nil"/>
          <w:between w:val="nil"/>
        </w:pBdr>
        <w:tabs>
          <w:tab w:val="left" w:pos="624"/>
        </w:tabs>
        <w:spacing w:line="480" w:lineRule="auto"/>
        <w:ind w:left="624" w:hanging="624"/>
        <w:rPr>
          <w:ins w:id="655" w:author="Monica Thom" w:date="2026-09-07T23:09:00Z" w16du:dateUtc="2026-09-08T03:09:00Z"/>
          <w:color w:val="000000"/>
        </w:rPr>
      </w:pPr>
      <w:ins w:id="656" w:author="Monica Thom" w:date="2026-09-07T23:09:00Z" w16du:dateUtc="2026-09-08T03:09:00Z">
        <w:r>
          <w:rPr>
            <w:color w:val="000000"/>
          </w:rPr>
          <w:t xml:space="preserve">49. </w:t>
        </w:r>
        <w:r>
          <w:rPr>
            <w:color w:val="000000"/>
          </w:rPr>
          <w:tab/>
          <w:t xml:space="preserve">Rosenblad, K. C. &amp; Sax, D. F. A new framework for investigating biotic homogenization and exploring future trajectories: Oceanic island plant and bird assemblages as a case study. </w:t>
        </w:r>
        <w:r>
          <w:rPr>
            <w:i/>
            <w:iCs/>
            <w:color w:val="000000"/>
          </w:rPr>
          <w:t>Ecography</w:t>
        </w:r>
        <w:r>
          <w:rPr>
            <w:color w:val="000000"/>
          </w:rPr>
          <w:t xml:space="preserve"> </w:t>
        </w:r>
        <w:r>
          <w:rPr>
            <w:b/>
            <w:bCs/>
            <w:color w:val="000000"/>
          </w:rPr>
          <w:t>40</w:t>
        </w:r>
        <w:r>
          <w:rPr>
            <w:color w:val="000000"/>
          </w:rPr>
          <w:t>, 1040–1049 (2017).</w:t>
        </w:r>
      </w:ins>
    </w:p>
    <w:p w14:paraId="0000009C" w14:textId="77777777" w:rsidR="00F57F1F" w:rsidRDefault="00000000">
      <w:pPr>
        <w:pBdr>
          <w:top w:val="nil"/>
          <w:left w:val="nil"/>
          <w:bottom w:val="nil"/>
          <w:right w:val="nil"/>
          <w:between w:val="nil"/>
        </w:pBdr>
        <w:tabs>
          <w:tab w:val="left" w:pos="624"/>
        </w:tabs>
        <w:spacing w:line="480" w:lineRule="auto"/>
        <w:ind w:left="624" w:hanging="624"/>
        <w:rPr>
          <w:ins w:id="657" w:author="Monica Thom" w:date="2026-09-07T23:09:00Z" w16du:dateUtc="2026-09-08T03:09:00Z"/>
          <w:color w:val="000000"/>
        </w:rPr>
      </w:pPr>
      <w:ins w:id="658" w:author="Monica Thom" w:date="2026-09-07T23:09:00Z" w16du:dateUtc="2026-09-08T03:09:00Z">
        <w:r>
          <w:rPr>
            <w:color w:val="000000"/>
          </w:rPr>
          <w:t xml:space="preserve">50. </w:t>
        </w:r>
        <w:r>
          <w:rPr>
            <w:color w:val="000000"/>
          </w:rPr>
          <w:tab/>
          <w:t xml:space="preserve">McLean, M. </w:t>
        </w:r>
        <w:r>
          <w:rPr>
            <w:i/>
            <w:iCs/>
            <w:color w:val="000000"/>
          </w:rPr>
          <w:t>et al.</w:t>
        </w:r>
        <w:r>
          <w:rPr>
            <w:color w:val="000000"/>
          </w:rPr>
          <w:t xml:space="preserve"> Fish communities diverge in species but converge in traits over three decades of warming. </w:t>
        </w:r>
        <w:r>
          <w:rPr>
            <w:i/>
            <w:iCs/>
            <w:color w:val="000000"/>
          </w:rPr>
          <w:t>Global Change Biology</w:t>
        </w:r>
        <w:r>
          <w:rPr>
            <w:color w:val="000000"/>
          </w:rPr>
          <w:t xml:space="preserve"> </w:t>
        </w:r>
        <w:r>
          <w:rPr>
            <w:b/>
            <w:bCs/>
            <w:color w:val="000000"/>
          </w:rPr>
          <w:t>25</w:t>
        </w:r>
        <w:r>
          <w:rPr>
            <w:color w:val="000000"/>
          </w:rPr>
          <w:t>, 3972–3984 (2019).</w:t>
        </w:r>
      </w:ins>
    </w:p>
    <w:p w14:paraId="0000009D" w14:textId="77777777" w:rsidR="00F57F1F" w:rsidRDefault="00000000">
      <w:pPr>
        <w:pBdr>
          <w:top w:val="nil"/>
          <w:left w:val="nil"/>
          <w:bottom w:val="nil"/>
          <w:right w:val="nil"/>
          <w:between w:val="nil"/>
        </w:pBdr>
        <w:tabs>
          <w:tab w:val="left" w:pos="624"/>
        </w:tabs>
        <w:spacing w:line="480" w:lineRule="auto"/>
        <w:ind w:left="624" w:hanging="624"/>
        <w:rPr>
          <w:ins w:id="659" w:author="Monica Thom" w:date="2026-09-07T23:09:00Z" w16du:dateUtc="2026-09-08T03:09:00Z"/>
          <w:color w:val="000000"/>
        </w:rPr>
      </w:pPr>
      <w:ins w:id="660" w:author="Monica Thom" w:date="2026-09-07T23:09:00Z" w16du:dateUtc="2026-09-08T03:09:00Z">
        <w:r>
          <w:rPr>
            <w:color w:val="000000"/>
          </w:rPr>
          <w:t xml:space="preserve">51. </w:t>
        </w:r>
        <w:r>
          <w:rPr>
            <w:color w:val="000000"/>
          </w:rPr>
          <w:tab/>
          <w:t xml:space="preserve">Berkeley, S. A., Chapman, C. &amp; Sogard, S. M. Maternal Age as a Determinant of Larval Growth and Survival in a Marine Fish, Sebastes Melanops. </w:t>
        </w:r>
        <w:r>
          <w:rPr>
            <w:i/>
            <w:iCs/>
            <w:color w:val="000000"/>
          </w:rPr>
          <w:t>Ecology</w:t>
        </w:r>
        <w:r>
          <w:rPr>
            <w:color w:val="000000"/>
          </w:rPr>
          <w:t xml:space="preserve"> </w:t>
        </w:r>
        <w:r>
          <w:rPr>
            <w:b/>
            <w:bCs/>
            <w:color w:val="000000"/>
          </w:rPr>
          <w:t>85</w:t>
        </w:r>
        <w:r>
          <w:rPr>
            <w:color w:val="000000"/>
          </w:rPr>
          <w:t>, 1258–1264 (2004).</w:t>
        </w:r>
      </w:ins>
    </w:p>
    <w:p w14:paraId="0000009E" w14:textId="77777777" w:rsidR="00F57F1F" w:rsidRDefault="00000000">
      <w:pPr>
        <w:pBdr>
          <w:top w:val="nil"/>
          <w:left w:val="nil"/>
          <w:bottom w:val="nil"/>
          <w:right w:val="nil"/>
          <w:between w:val="nil"/>
        </w:pBdr>
        <w:tabs>
          <w:tab w:val="left" w:pos="624"/>
        </w:tabs>
        <w:spacing w:line="480" w:lineRule="auto"/>
        <w:ind w:left="624" w:hanging="624"/>
        <w:rPr>
          <w:ins w:id="661" w:author="Monica Thom" w:date="2026-09-07T23:09:00Z" w16du:dateUtc="2026-09-08T03:09:00Z"/>
          <w:color w:val="000000"/>
        </w:rPr>
      </w:pPr>
      <w:ins w:id="662" w:author="Monica Thom" w:date="2026-09-07T23:09:00Z" w16du:dateUtc="2026-09-08T03:09:00Z">
        <w:r>
          <w:rPr>
            <w:color w:val="000000"/>
          </w:rPr>
          <w:t xml:space="preserve">52. </w:t>
        </w:r>
        <w:r>
          <w:rPr>
            <w:color w:val="000000"/>
          </w:rPr>
          <w:tab/>
          <w:t xml:space="preserve">Hixon, M. A., Johnson, D. W. &amp; Sogard, S. M. BOFFFFs: on the importance of conserving old-growth age structure in fishery populations. </w:t>
        </w:r>
        <w:r>
          <w:rPr>
            <w:i/>
            <w:iCs/>
            <w:color w:val="000000"/>
          </w:rPr>
          <w:t>ICES J Mar Sci</w:t>
        </w:r>
        <w:r>
          <w:rPr>
            <w:color w:val="000000"/>
          </w:rPr>
          <w:t xml:space="preserve"> </w:t>
        </w:r>
        <w:r>
          <w:rPr>
            <w:b/>
            <w:bCs/>
            <w:color w:val="000000"/>
          </w:rPr>
          <w:t>71</w:t>
        </w:r>
        <w:r>
          <w:rPr>
            <w:color w:val="000000"/>
          </w:rPr>
          <w:t>, 2171–2185 (2014).</w:t>
        </w:r>
      </w:ins>
    </w:p>
    <w:p w14:paraId="0000009F" w14:textId="77777777" w:rsidR="00F57F1F" w:rsidRDefault="00000000">
      <w:pPr>
        <w:pBdr>
          <w:top w:val="nil"/>
          <w:left w:val="nil"/>
          <w:bottom w:val="nil"/>
          <w:right w:val="nil"/>
          <w:between w:val="nil"/>
        </w:pBdr>
        <w:tabs>
          <w:tab w:val="left" w:pos="624"/>
        </w:tabs>
        <w:spacing w:line="480" w:lineRule="auto"/>
        <w:ind w:left="624" w:hanging="624"/>
        <w:rPr>
          <w:ins w:id="663" w:author="Monica Thom" w:date="2026-09-07T23:09:00Z" w16du:dateUtc="2026-09-08T03:09:00Z"/>
          <w:color w:val="000000"/>
        </w:rPr>
      </w:pPr>
      <w:ins w:id="664" w:author="Monica Thom" w:date="2026-09-07T23:09:00Z" w16du:dateUtc="2026-09-08T03:09:00Z">
        <w:r>
          <w:rPr>
            <w:color w:val="000000"/>
          </w:rPr>
          <w:t xml:space="preserve">53. </w:t>
        </w:r>
        <w:r>
          <w:rPr>
            <w:color w:val="000000"/>
          </w:rPr>
          <w:tab/>
        </w:r>
        <w:r w:rsidRPr="00775FC7">
          <w:rPr>
            <w:color w:val="000000"/>
            <w:lang w:val="fr-FR"/>
          </w:rPr>
          <w:t xml:space="preserve">McCauley, D. J. </w:t>
        </w:r>
        <w:r w:rsidRPr="00775FC7">
          <w:rPr>
            <w:i/>
            <w:iCs/>
            <w:color w:val="000000"/>
            <w:lang w:val="fr-FR"/>
          </w:rPr>
          <w:t>et al.</w:t>
        </w:r>
        <w:r w:rsidRPr="00775FC7">
          <w:rPr>
            <w:color w:val="000000"/>
            <w:lang w:val="fr-FR"/>
          </w:rPr>
          <w:t xml:space="preserve"> </w:t>
        </w:r>
        <w:r>
          <w:rPr>
            <w:color w:val="000000"/>
          </w:rPr>
          <w:t xml:space="preserve">Marine defaunation: Animal loss in the global ocean. </w:t>
        </w:r>
        <w:r>
          <w:rPr>
            <w:i/>
            <w:iCs/>
            <w:color w:val="000000"/>
          </w:rPr>
          <w:t>Science</w:t>
        </w:r>
        <w:r>
          <w:rPr>
            <w:color w:val="000000"/>
          </w:rPr>
          <w:t xml:space="preserve"> </w:t>
        </w:r>
        <w:r>
          <w:rPr>
            <w:b/>
            <w:bCs/>
            <w:color w:val="000000"/>
          </w:rPr>
          <w:t>347</w:t>
        </w:r>
        <w:r>
          <w:rPr>
            <w:color w:val="000000"/>
          </w:rPr>
          <w:t>, 1255641 (2015).</w:t>
        </w:r>
      </w:ins>
    </w:p>
    <w:p w14:paraId="000000A0" w14:textId="77777777" w:rsidR="00F57F1F" w:rsidRDefault="00000000">
      <w:pPr>
        <w:pBdr>
          <w:top w:val="nil"/>
          <w:left w:val="nil"/>
          <w:bottom w:val="nil"/>
          <w:right w:val="nil"/>
          <w:between w:val="nil"/>
        </w:pBdr>
        <w:tabs>
          <w:tab w:val="left" w:pos="624"/>
        </w:tabs>
        <w:spacing w:line="480" w:lineRule="auto"/>
        <w:ind w:left="624" w:hanging="624"/>
        <w:rPr>
          <w:ins w:id="665" w:author="Monica Thom" w:date="2026-09-07T23:09:00Z" w16du:dateUtc="2026-09-08T03:09:00Z"/>
          <w:color w:val="000000"/>
        </w:rPr>
      </w:pPr>
      <w:ins w:id="666" w:author="Monica Thom" w:date="2026-09-07T23:09:00Z" w16du:dateUtc="2026-09-08T03:09:00Z">
        <w:r>
          <w:rPr>
            <w:color w:val="000000"/>
          </w:rPr>
          <w:t xml:space="preserve">54. </w:t>
        </w:r>
        <w:r>
          <w:rPr>
            <w:color w:val="000000"/>
          </w:rPr>
          <w:tab/>
          <w:t xml:space="preserve">García Molinos, J., Burrows, M. &amp; Poloczanska, E. S. Ocean currents modify the coupling between climate change and biogeographical shifts. </w:t>
        </w:r>
        <w:r>
          <w:rPr>
            <w:i/>
            <w:iCs/>
            <w:color w:val="000000"/>
          </w:rPr>
          <w:t>Scientific reports</w:t>
        </w:r>
        <w:r>
          <w:rPr>
            <w:color w:val="000000"/>
          </w:rPr>
          <w:t xml:space="preserve"> </w:t>
        </w:r>
        <w:r>
          <w:rPr>
            <w:b/>
            <w:bCs/>
            <w:color w:val="000000"/>
          </w:rPr>
          <w:t>7</w:t>
        </w:r>
        <w:r>
          <w:rPr>
            <w:color w:val="000000"/>
          </w:rPr>
          <w:t>, 1332 (2017).</w:t>
        </w:r>
      </w:ins>
    </w:p>
    <w:p w14:paraId="000000A1" w14:textId="77777777" w:rsidR="00F57F1F" w:rsidRDefault="00000000">
      <w:pPr>
        <w:pBdr>
          <w:top w:val="nil"/>
          <w:left w:val="nil"/>
          <w:bottom w:val="nil"/>
          <w:right w:val="nil"/>
          <w:between w:val="nil"/>
        </w:pBdr>
        <w:tabs>
          <w:tab w:val="left" w:pos="624"/>
        </w:tabs>
        <w:spacing w:line="480" w:lineRule="auto"/>
        <w:ind w:left="624" w:hanging="624"/>
        <w:rPr>
          <w:ins w:id="667" w:author="Monica Thom" w:date="2026-09-07T23:09:00Z" w16du:dateUtc="2026-09-08T03:09:00Z"/>
          <w:color w:val="000000"/>
        </w:rPr>
      </w:pPr>
      <w:ins w:id="668" w:author="Monica Thom" w:date="2026-09-07T23:09:00Z" w16du:dateUtc="2026-09-08T03:09:00Z">
        <w:r>
          <w:rPr>
            <w:color w:val="000000"/>
          </w:rPr>
          <w:t xml:space="preserve">55. </w:t>
        </w:r>
        <w:r>
          <w:rPr>
            <w:color w:val="000000"/>
          </w:rPr>
          <w:tab/>
          <w:t xml:space="preserve">Pappalardo, P., Pringle, J. M., Wares, J. P. &amp; Byers, J. E. The location, strength, and mechanisms behind marine biogeographic boundaries of the east coast of North America. </w:t>
        </w:r>
        <w:r>
          <w:rPr>
            <w:i/>
            <w:iCs/>
            <w:color w:val="000000"/>
          </w:rPr>
          <w:t>Ecography</w:t>
        </w:r>
        <w:r>
          <w:rPr>
            <w:color w:val="000000"/>
          </w:rPr>
          <w:t xml:space="preserve"> </w:t>
        </w:r>
        <w:r>
          <w:rPr>
            <w:b/>
            <w:bCs/>
            <w:color w:val="000000"/>
          </w:rPr>
          <w:t>38</w:t>
        </w:r>
        <w:r>
          <w:rPr>
            <w:color w:val="000000"/>
          </w:rPr>
          <w:t>, 722–731 (2015).</w:t>
        </w:r>
      </w:ins>
    </w:p>
    <w:p w14:paraId="000000A2" w14:textId="77777777" w:rsidR="00F57F1F" w:rsidRDefault="00000000">
      <w:pPr>
        <w:pBdr>
          <w:top w:val="nil"/>
          <w:left w:val="nil"/>
          <w:bottom w:val="nil"/>
          <w:right w:val="nil"/>
          <w:between w:val="nil"/>
        </w:pBdr>
        <w:tabs>
          <w:tab w:val="left" w:pos="624"/>
        </w:tabs>
        <w:spacing w:line="480" w:lineRule="auto"/>
        <w:ind w:left="624" w:hanging="624"/>
        <w:rPr>
          <w:ins w:id="669" w:author="Monica Thom" w:date="2026-09-07T23:09:00Z" w16du:dateUtc="2026-09-08T03:09:00Z"/>
          <w:color w:val="000000"/>
        </w:rPr>
      </w:pPr>
      <w:ins w:id="670" w:author="Monica Thom" w:date="2026-09-07T23:09:00Z" w16du:dateUtc="2026-09-08T03:09:00Z">
        <w:r>
          <w:rPr>
            <w:color w:val="000000"/>
          </w:rPr>
          <w:t xml:space="preserve">56. </w:t>
        </w:r>
        <w:r>
          <w:rPr>
            <w:color w:val="000000"/>
          </w:rPr>
          <w:tab/>
          <w:t xml:space="preserve">Costello, M. J. </w:t>
        </w:r>
        <w:r>
          <w:rPr>
            <w:i/>
            <w:iCs/>
            <w:color w:val="000000"/>
          </w:rPr>
          <w:t>et al.</w:t>
        </w:r>
        <w:r>
          <w:rPr>
            <w:color w:val="000000"/>
          </w:rPr>
          <w:t xml:space="preserve"> A census of marine biodiversity knowledge, resources, and future challenges. </w:t>
        </w:r>
        <w:r>
          <w:rPr>
            <w:i/>
            <w:iCs/>
            <w:color w:val="000000"/>
          </w:rPr>
          <w:t>PloS one</w:t>
        </w:r>
        <w:r>
          <w:rPr>
            <w:color w:val="000000"/>
          </w:rPr>
          <w:t xml:space="preserve"> </w:t>
        </w:r>
        <w:r>
          <w:rPr>
            <w:b/>
            <w:bCs/>
            <w:color w:val="000000"/>
          </w:rPr>
          <w:t>5</w:t>
        </w:r>
        <w:r>
          <w:rPr>
            <w:color w:val="000000"/>
          </w:rPr>
          <w:t>, e12110 (2010).</w:t>
        </w:r>
      </w:ins>
    </w:p>
    <w:p w14:paraId="000000A3" w14:textId="77777777" w:rsidR="00F57F1F" w:rsidRDefault="00000000">
      <w:pPr>
        <w:pBdr>
          <w:top w:val="nil"/>
          <w:left w:val="nil"/>
          <w:bottom w:val="nil"/>
          <w:right w:val="nil"/>
          <w:between w:val="nil"/>
        </w:pBdr>
        <w:tabs>
          <w:tab w:val="left" w:pos="624"/>
        </w:tabs>
        <w:spacing w:line="480" w:lineRule="auto"/>
        <w:ind w:left="624" w:hanging="624"/>
        <w:rPr>
          <w:ins w:id="671" w:author="Monica Thom" w:date="2026-09-07T23:09:00Z" w16du:dateUtc="2026-09-08T03:09:00Z"/>
          <w:color w:val="000000"/>
        </w:rPr>
      </w:pPr>
      <w:ins w:id="672" w:author="Monica Thom" w:date="2026-09-07T23:09:00Z" w16du:dateUtc="2026-09-08T03:09:00Z">
        <w:r>
          <w:rPr>
            <w:color w:val="000000"/>
          </w:rPr>
          <w:t xml:space="preserve">57. </w:t>
        </w:r>
        <w:r>
          <w:rPr>
            <w:color w:val="000000"/>
          </w:rPr>
          <w:tab/>
        </w:r>
        <w:r>
          <w:rPr>
            <w:i/>
            <w:iCs/>
            <w:color w:val="000000"/>
          </w:rPr>
          <w:t>The State of World Fisheries and Aquaculture 2022</w:t>
        </w:r>
        <w:r>
          <w:rPr>
            <w:color w:val="000000"/>
          </w:rPr>
          <w:t>. (FAO, 2022). doi:10.4060/cc0461en.</w:t>
        </w:r>
      </w:ins>
    </w:p>
    <w:p w14:paraId="000000A4" w14:textId="77777777" w:rsidR="00F57F1F" w:rsidRDefault="00000000">
      <w:pPr>
        <w:pBdr>
          <w:top w:val="nil"/>
          <w:left w:val="nil"/>
          <w:bottom w:val="nil"/>
          <w:right w:val="nil"/>
          <w:between w:val="nil"/>
        </w:pBdr>
        <w:tabs>
          <w:tab w:val="left" w:pos="624"/>
        </w:tabs>
        <w:spacing w:line="480" w:lineRule="auto"/>
        <w:ind w:left="624" w:hanging="624"/>
        <w:rPr>
          <w:ins w:id="673" w:author="Monica Thom" w:date="2026-09-07T23:09:00Z" w16du:dateUtc="2026-09-08T03:09:00Z"/>
          <w:color w:val="000000"/>
        </w:rPr>
      </w:pPr>
      <w:ins w:id="674" w:author="Monica Thom" w:date="2026-09-07T23:09:00Z" w16du:dateUtc="2026-09-08T03:09:00Z">
        <w:r>
          <w:rPr>
            <w:color w:val="000000"/>
          </w:rPr>
          <w:t xml:space="preserve">58. </w:t>
        </w:r>
        <w:r>
          <w:rPr>
            <w:color w:val="000000"/>
          </w:rPr>
          <w:tab/>
          <w:t xml:space="preserve">Berkes, F. </w:t>
        </w:r>
        <w:r>
          <w:rPr>
            <w:i/>
            <w:iCs/>
            <w:color w:val="000000"/>
          </w:rPr>
          <w:t>et al.</w:t>
        </w:r>
        <w:r>
          <w:rPr>
            <w:color w:val="000000"/>
          </w:rPr>
          <w:t xml:space="preserve"> Globalization, Roving Bandits, and Marine Resources. </w:t>
        </w:r>
        <w:r>
          <w:rPr>
            <w:i/>
            <w:iCs/>
            <w:color w:val="000000"/>
          </w:rPr>
          <w:t>Science</w:t>
        </w:r>
        <w:r>
          <w:rPr>
            <w:color w:val="000000"/>
          </w:rPr>
          <w:t xml:space="preserve"> </w:t>
        </w:r>
        <w:r>
          <w:rPr>
            <w:b/>
            <w:bCs/>
            <w:color w:val="000000"/>
          </w:rPr>
          <w:t>311</w:t>
        </w:r>
        <w:r>
          <w:rPr>
            <w:color w:val="000000"/>
          </w:rPr>
          <w:t>, 1557–1558 (2006).</w:t>
        </w:r>
      </w:ins>
    </w:p>
    <w:p w14:paraId="000000A5" w14:textId="77777777" w:rsidR="00F57F1F" w:rsidRDefault="00000000">
      <w:pPr>
        <w:pBdr>
          <w:top w:val="nil"/>
          <w:left w:val="nil"/>
          <w:bottom w:val="nil"/>
          <w:right w:val="nil"/>
          <w:between w:val="nil"/>
        </w:pBdr>
        <w:tabs>
          <w:tab w:val="left" w:pos="624"/>
        </w:tabs>
        <w:spacing w:line="480" w:lineRule="auto"/>
        <w:ind w:left="624" w:hanging="624"/>
        <w:rPr>
          <w:ins w:id="675" w:author="Monica Thom" w:date="2026-09-07T23:09:00Z" w16du:dateUtc="2026-09-08T03:09:00Z"/>
          <w:color w:val="000000"/>
        </w:rPr>
      </w:pPr>
      <w:ins w:id="676" w:author="Monica Thom" w:date="2026-09-07T23:09:00Z" w16du:dateUtc="2026-09-08T03:09:00Z">
        <w:r>
          <w:rPr>
            <w:color w:val="000000"/>
          </w:rPr>
          <w:lastRenderedPageBreak/>
          <w:t xml:space="preserve">59. </w:t>
        </w:r>
        <w:r>
          <w:rPr>
            <w:color w:val="000000"/>
          </w:rPr>
          <w:tab/>
          <w:t xml:space="preserve">Bell, J. D., Watson, R. A. &amp; Ye, Y. Global fishing capacity and fishing effort from 1950 to 2012. </w:t>
        </w:r>
        <w:r>
          <w:rPr>
            <w:i/>
            <w:iCs/>
            <w:color w:val="000000"/>
          </w:rPr>
          <w:t>Fish and Fisheries</w:t>
        </w:r>
        <w:r>
          <w:rPr>
            <w:color w:val="000000"/>
          </w:rPr>
          <w:t xml:space="preserve"> </w:t>
        </w:r>
        <w:r>
          <w:rPr>
            <w:b/>
            <w:bCs/>
            <w:color w:val="000000"/>
          </w:rPr>
          <w:t>18</w:t>
        </w:r>
        <w:r>
          <w:rPr>
            <w:color w:val="000000"/>
          </w:rPr>
          <w:t>, 489–505 (2017).</w:t>
        </w:r>
      </w:ins>
    </w:p>
    <w:p w14:paraId="000000A6" w14:textId="77777777" w:rsidR="00F57F1F" w:rsidRDefault="00000000">
      <w:pPr>
        <w:pBdr>
          <w:top w:val="nil"/>
          <w:left w:val="nil"/>
          <w:bottom w:val="nil"/>
          <w:right w:val="nil"/>
          <w:between w:val="nil"/>
        </w:pBdr>
        <w:tabs>
          <w:tab w:val="left" w:pos="624"/>
        </w:tabs>
        <w:spacing w:line="480" w:lineRule="auto"/>
        <w:ind w:left="624" w:hanging="624"/>
        <w:rPr>
          <w:ins w:id="677" w:author="Monica Thom" w:date="2026-09-07T23:09:00Z" w16du:dateUtc="2026-09-08T03:09:00Z"/>
          <w:color w:val="000000"/>
        </w:rPr>
      </w:pPr>
      <w:ins w:id="678" w:author="Monica Thom" w:date="2026-09-07T23:09:00Z" w16du:dateUtc="2026-09-08T03:09:00Z">
        <w:r>
          <w:rPr>
            <w:color w:val="000000"/>
          </w:rPr>
          <w:t xml:space="preserve">60. </w:t>
        </w:r>
        <w:r>
          <w:rPr>
            <w:color w:val="000000"/>
          </w:rPr>
          <w:tab/>
          <w:t xml:space="preserve">Rousseau, Y., Watson, R. A., Blanchard, J. L. &amp; Fulton, E. A. Evolution of global marine fishing fleets and the response of fished resources. </w:t>
        </w:r>
        <w:r>
          <w:rPr>
            <w:i/>
            <w:iCs/>
            <w:color w:val="000000"/>
          </w:rPr>
          <w:t>Proceedings of the National Academy of Sciences</w:t>
        </w:r>
        <w:r>
          <w:rPr>
            <w:color w:val="000000"/>
          </w:rPr>
          <w:t xml:space="preserve"> </w:t>
        </w:r>
        <w:r>
          <w:rPr>
            <w:b/>
            <w:bCs/>
            <w:color w:val="000000"/>
          </w:rPr>
          <w:t>116</w:t>
        </w:r>
        <w:r>
          <w:rPr>
            <w:color w:val="000000"/>
          </w:rPr>
          <w:t>, 12238–12243 (2019).</w:t>
        </w:r>
      </w:ins>
    </w:p>
    <w:p w14:paraId="000000A7" w14:textId="77777777" w:rsidR="00F57F1F" w:rsidRDefault="00000000">
      <w:pPr>
        <w:pBdr>
          <w:top w:val="nil"/>
          <w:left w:val="nil"/>
          <w:bottom w:val="nil"/>
          <w:right w:val="nil"/>
          <w:between w:val="nil"/>
        </w:pBdr>
        <w:tabs>
          <w:tab w:val="left" w:pos="624"/>
        </w:tabs>
        <w:spacing w:line="480" w:lineRule="auto"/>
        <w:ind w:left="624" w:hanging="624"/>
        <w:rPr>
          <w:ins w:id="679" w:author="Monica Thom" w:date="2026-09-07T23:09:00Z" w16du:dateUtc="2026-09-08T03:09:00Z"/>
          <w:color w:val="000000"/>
        </w:rPr>
      </w:pPr>
      <w:ins w:id="680" w:author="Monica Thom" w:date="2026-09-07T23:09:00Z" w16du:dateUtc="2026-09-08T03:09:00Z">
        <w:r>
          <w:rPr>
            <w:color w:val="000000"/>
          </w:rPr>
          <w:t xml:space="preserve">61. </w:t>
        </w:r>
        <w:r>
          <w:rPr>
            <w:color w:val="000000"/>
          </w:rPr>
          <w:tab/>
          <w:t xml:space="preserve">Holm, P. World War II and the “Great Acceleration” of North Atlantic Fisheries. </w:t>
        </w:r>
        <w:r>
          <w:rPr>
            <w:i/>
            <w:iCs/>
            <w:color w:val="000000"/>
          </w:rPr>
          <w:t>Global Environment</w:t>
        </w:r>
        <w:r>
          <w:rPr>
            <w:color w:val="000000"/>
          </w:rPr>
          <w:t xml:space="preserve"> </w:t>
        </w:r>
        <w:r>
          <w:rPr>
            <w:b/>
            <w:bCs/>
            <w:color w:val="000000"/>
          </w:rPr>
          <w:t>5</w:t>
        </w:r>
        <w:r>
          <w:rPr>
            <w:color w:val="000000"/>
          </w:rPr>
          <w:t>, 66–91 (2012).</w:t>
        </w:r>
      </w:ins>
    </w:p>
    <w:p w14:paraId="000000A8" w14:textId="77777777" w:rsidR="00F57F1F" w:rsidRDefault="00000000">
      <w:pPr>
        <w:pBdr>
          <w:top w:val="nil"/>
          <w:left w:val="nil"/>
          <w:bottom w:val="nil"/>
          <w:right w:val="nil"/>
          <w:between w:val="nil"/>
        </w:pBdr>
        <w:tabs>
          <w:tab w:val="left" w:pos="624"/>
        </w:tabs>
        <w:spacing w:line="480" w:lineRule="auto"/>
        <w:ind w:left="624" w:hanging="624"/>
        <w:rPr>
          <w:ins w:id="681" w:author="Monica Thom" w:date="2026-09-07T23:09:00Z" w16du:dateUtc="2026-09-08T03:09:00Z"/>
          <w:color w:val="000000"/>
        </w:rPr>
      </w:pPr>
      <w:ins w:id="682" w:author="Monica Thom" w:date="2026-09-07T23:09:00Z" w16du:dateUtc="2026-09-08T03:09:00Z">
        <w:r>
          <w:rPr>
            <w:color w:val="000000"/>
          </w:rPr>
          <w:t xml:space="preserve">62. </w:t>
        </w:r>
        <w:r>
          <w:rPr>
            <w:color w:val="000000"/>
          </w:rPr>
          <w:tab/>
          <w:t xml:space="preserve">Robins, C. M., Wang, Y.-G. &amp; Die, D. The impact of global positioning systems and plotters on fishing power in the northern prawn fishery, Australia. </w:t>
        </w:r>
        <w:r>
          <w:rPr>
            <w:i/>
            <w:iCs/>
            <w:color w:val="000000"/>
          </w:rPr>
          <w:t>Can. J. Fish. Aquat. Sci.</w:t>
        </w:r>
        <w:r>
          <w:rPr>
            <w:color w:val="000000"/>
          </w:rPr>
          <w:t xml:space="preserve"> </w:t>
        </w:r>
        <w:r>
          <w:rPr>
            <w:b/>
            <w:bCs/>
            <w:color w:val="000000"/>
          </w:rPr>
          <w:t>55</w:t>
        </w:r>
        <w:r>
          <w:rPr>
            <w:color w:val="000000"/>
          </w:rPr>
          <w:t>, 1645–1651 (1998).</w:t>
        </w:r>
      </w:ins>
    </w:p>
    <w:p w14:paraId="000000A9" w14:textId="77777777" w:rsidR="00F57F1F" w:rsidRDefault="00000000">
      <w:pPr>
        <w:pBdr>
          <w:top w:val="nil"/>
          <w:left w:val="nil"/>
          <w:bottom w:val="nil"/>
          <w:right w:val="nil"/>
          <w:between w:val="nil"/>
        </w:pBdr>
        <w:tabs>
          <w:tab w:val="left" w:pos="624"/>
        </w:tabs>
        <w:spacing w:line="480" w:lineRule="auto"/>
        <w:ind w:left="624" w:hanging="624"/>
        <w:rPr>
          <w:ins w:id="683" w:author="Monica Thom" w:date="2026-09-07T23:09:00Z" w16du:dateUtc="2026-09-08T03:09:00Z"/>
          <w:color w:val="000000"/>
        </w:rPr>
      </w:pPr>
      <w:ins w:id="684" w:author="Monica Thom" w:date="2026-09-07T23:09:00Z" w16du:dateUtc="2026-09-08T03:09:00Z">
        <w:r>
          <w:rPr>
            <w:color w:val="000000"/>
          </w:rPr>
          <w:t xml:space="preserve">63. </w:t>
        </w:r>
        <w:r>
          <w:rPr>
            <w:color w:val="000000"/>
          </w:rPr>
          <w:tab/>
          <w:t xml:space="preserve">Anticamara, J. A., Watson, R., Gelchu, A. &amp; Pauly, D. Global fishing effort (1950–2010): Trends, gaps, and implications. </w:t>
        </w:r>
        <w:r>
          <w:rPr>
            <w:i/>
            <w:iCs/>
            <w:color w:val="000000"/>
          </w:rPr>
          <w:t>Fisheries Research</w:t>
        </w:r>
        <w:r>
          <w:rPr>
            <w:color w:val="000000"/>
          </w:rPr>
          <w:t xml:space="preserve"> </w:t>
        </w:r>
        <w:r>
          <w:rPr>
            <w:b/>
            <w:bCs/>
            <w:color w:val="000000"/>
          </w:rPr>
          <w:t>107</w:t>
        </w:r>
        <w:r>
          <w:rPr>
            <w:color w:val="000000"/>
          </w:rPr>
          <w:t>, 131–136 (2011).</w:t>
        </w:r>
      </w:ins>
    </w:p>
    <w:p w14:paraId="000000AA" w14:textId="77777777" w:rsidR="00F57F1F" w:rsidRDefault="00000000">
      <w:pPr>
        <w:pBdr>
          <w:top w:val="nil"/>
          <w:left w:val="nil"/>
          <w:bottom w:val="nil"/>
          <w:right w:val="nil"/>
          <w:between w:val="nil"/>
        </w:pBdr>
        <w:tabs>
          <w:tab w:val="left" w:pos="624"/>
        </w:tabs>
        <w:spacing w:line="480" w:lineRule="auto"/>
        <w:ind w:left="624" w:hanging="624"/>
        <w:rPr>
          <w:ins w:id="685" w:author="Monica Thom" w:date="2026-09-07T23:09:00Z" w16du:dateUtc="2026-09-08T03:09:00Z"/>
          <w:color w:val="000000"/>
        </w:rPr>
      </w:pPr>
      <w:ins w:id="686" w:author="Monica Thom" w:date="2026-09-07T23:09:00Z" w16du:dateUtc="2026-09-08T03:09:00Z">
        <w:r>
          <w:rPr>
            <w:color w:val="000000"/>
          </w:rPr>
          <w:t xml:space="preserve">64. </w:t>
        </w:r>
        <w:r>
          <w:rPr>
            <w:color w:val="000000"/>
          </w:rPr>
          <w:tab/>
          <w:t xml:space="preserve">He, P. Innovation, impacts, challenges and future of synthetic materials in capture fisheries. </w:t>
        </w:r>
        <w:r>
          <w:rPr>
            <w:i/>
            <w:iCs/>
            <w:color w:val="000000"/>
          </w:rPr>
          <w:t>ICES J Mar Sci</w:t>
        </w:r>
        <w:r>
          <w:rPr>
            <w:color w:val="000000"/>
          </w:rPr>
          <w:t xml:space="preserve"> </w:t>
        </w:r>
        <w:r>
          <w:rPr>
            <w:b/>
            <w:bCs/>
            <w:color w:val="000000"/>
          </w:rPr>
          <w:t>83</w:t>
        </w:r>
        <w:r>
          <w:rPr>
            <w:color w:val="000000"/>
          </w:rPr>
          <w:t>, fsag081 (2026).</w:t>
        </w:r>
      </w:ins>
    </w:p>
    <w:p w14:paraId="000000AB" w14:textId="77777777" w:rsidR="00F57F1F" w:rsidRPr="00775FC7" w:rsidRDefault="00000000">
      <w:pPr>
        <w:pBdr>
          <w:top w:val="nil"/>
          <w:left w:val="nil"/>
          <w:bottom w:val="nil"/>
          <w:right w:val="nil"/>
          <w:between w:val="nil"/>
        </w:pBdr>
        <w:tabs>
          <w:tab w:val="left" w:pos="624"/>
        </w:tabs>
        <w:spacing w:line="480" w:lineRule="auto"/>
        <w:ind w:left="624" w:hanging="624"/>
        <w:rPr>
          <w:ins w:id="687" w:author="Monica Thom" w:date="2026-09-07T23:09:00Z" w16du:dateUtc="2026-09-08T03:09:00Z"/>
          <w:color w:val="000000"/>
          <w:lang w:val="fr-FR"/>
        </w:rPr>
      </w:pPr>
      <w:ins w:id="688" w:author="Monica Thom" w:date="2026-09-07T23:09:00Z" w16du:dateUtc="2026-09-08T03:09:00Z">
        <w:r>
          <w:rPr>
            <w:color w:val="000000"/>
          </w:rPr>
          <w:t xml:space="preserve">65. </w:t>
        </w:r>
        <w:r>
          <w:rPr>
            <w:color w:val="000000"/>
          </w:rPr>
          <w:tab/>
        </w:r>
        <w:r>
          <w:rPr>
            <w:i/>
            <w:iCs/>
            <w:color w:val="000000"/>
          </w:rPr>
          <w:t>The State of World Fisheries and Aquaculture 2026</w:t>
        </w:r>
        <w:r>
          <w:rPr>
            <w:color w:val="000000"/>
          </w:rPr>
          <w:t xml:space="preserve">. </w:t>
        </w:r>
        <w:r w:rsidRPr="00775FC7">
          <w:rPr>
            <w:color w:val="000000"/>
            <w:lang w:val="fr-FR"/>
          </w:rPr>
          <w:t>(FAO, 2026). doi:10.4060/cd8357en.</w:t>
        </w:r>
      </w:ins>
    </w:p>
    <w:p w14:paraId="000000AC" w14:textId="77777777" w:rsidR="00F57F1F" w:rsidRDefault="00000000">
      <w:pPr>
        <w:pBdr>
          <w:top w:val="nil"/>
          <w:left w:val="nil"/>
          <w:bottom w:val="nil"/>
          <w:right w:val="nil"/>
          <w:between w:val="nil"/>
        </w:pBdr>
        <w:tabs>
          <w:tab w:val="left" w:pos="624"/>
        </w:tabs>
        <w:spacing w:line="480" w:lineRule="auto"/>
        <w:ind w:left="624" w:hanging="624"/>
        <w:rPr>
          <w:ins w:id="689" w:author="Monica Thom" w:date="2026-09-07T23:09:00Z" w16du:dateUtc="2026-09-08T03:09:00Z"/>
          <w:color w:val="000000"/>
        </w:rPr>
      </w:pPr>
      <w:ins w:id="690" w:author="Monica Thom" w:date="2026-09-07T23:09:00Z" w16du:dateUtc="2026-09-08T03:09:00Z">
        <w:r w:rsidRPr="00775FC7">
          <w:rPr>
            <w:color w:val="000000"/>
            <w:lang w:val="fr-FR"/>
          </w:rPr>
          <w:t xml:space="preserve">66. </w:t>
        </w:r>
        <w:r w:rsidRPr="00775FC7">
          <w:rPr>
            <w:color w:val="000000"/>
            <w:lang w:val="fr-FR"/>
          </w:rPr>
          <w:tab/>
          <w:t xml:space="preserve">Worm, B. </w:t>
        </w:r>
        <w:r w:rsidRPr="00775FC7">
          <w:rPr>
            <w:i/>
            <w:iCs/>
            <w:color w:val="000000"/>
            <w:lang w:val="fr-FR"/>
          </w:rPr>
          <w:t>et al.</w:t>
        </w:r>
        <w:r w:rsidRPr="00775FC7">
          <w:rPr>
            <w:color w:val="000000"/>
            <w:lang w:val="fr-FR"/>
          </w:rPr>
          <w:t xml:space="preserve"> </w:t>
        </w:r>
        <w:r>
          <w:rPr>
            <w:color w:val="000000"/>
          </w:rPr>
          <w:t xml:space="preserve">Rebuilding Global Fisheries. </w:t>
        </w:r>
        <w:r>
          <w:rPr>
            <w:i/>
            <w:iCs/>
            <w:color w:val="000000"/>
          </w:rPr>
          <w:t>Science</w:t>
        </w:r>
        <w:r>
          <w:rPr>
            <w:color w:val="000000"/>
          </w:rPr>
          <w:t xml:space="preserve"> </w:t>
        </w:r>
        <w:r>
          <w:rPr>
            <w:b/>
            <w:bCs/>
            <w:color w:val="000000"/>
          </w:rPr>
          <w:t>325</w:t>
        </w:r>
        <w:r>
          <w:rPr>
            <w:color w:val="000000"/>
          </w:rPr>
          <w:t>, 578–585 (2009).</w:t>
        </w:r>
      </w:ins>
    </w:p>
    <w:p w14:paraId="000000AD" w14:textId="77777777" w:rsidR="00F57F1F" w:rsidRDefault="00000000">
      <w:pPr>
        <w:pBdr>
          <w:top w:val="nil"/>
          <w:left w:val="nil"/>
          <w:bottom w:val="nil"/>
          <w:right w:val="nil"/>
          <w:between w:val="nil"/>
        </w:pBdr>
        <w:tabs>
          <w:tab w:val="left" w:pos="624"/>
        </w:tabs>
        <w:spacing w:line="480" w:lineRule="auto"/>
        <w:ind w:left="624" w:hanging="624"/>
        <w:rPr>
          <w:ins w:id="691" w:author="Monica Thom" w:date="2026-09-07T23:09:00Z" w16du:dateUtc="2026-09-08T03:09:00Z"/>
          <w:color w:val="000000"/>
        </w:rPr>
      </w:pPr>
      <w:ins w:id="692" w:author="Monica Thom" w:date="2026-09-07T23:09:00Z" w16du:dateUtc="2026-09-08T03:09:00Z">
        <w:r>
          <w:rPr>
            <w:color w:val="000000"/>
          </w:rPr>
          <w:t xml:space="preserve">67. </w:t>
        </w:r>
        <w:r>
          <w:rPr>
            <w:color w:val="000000"/>
          </w:rPr>
          <w:tab/>
          <w:t xml:space="preserve">Harkonen, T. </w:t>
        </w:r>
        <w:r>
          <w:rPr>
            <w:i/>
            <w:iCs/>
            <w:color w:val="000000"/>
          </w:rPr>
          <w:t>et al.</w:t>
        </w:r>
        <w:r>
          <w:rPr>
            <w:color w:val="000000"/>
          </w:rPr>
          <w:t xml:space="preserve"> Collapse of a Marine Mammal Species Driven by Human Impacts. </w:t>
        </w:r>
        <w:r>
          <w:rPr>
            <w:i/>
            <w:iCs/>
            <w:color w:val="000000"/>
          </w:rPr>
          <w:t>PLOS ONE</w:t>
        </w:r>
        <w:r>
          <w:rPr>
            <w:color w:val="000000"/>
          </w:rPr>
          <w:t xml:space="preserve"> </w:t>
        </w:r>
        <w:r>
          <w:rPr>
            <w:b/>
            <w:bCs/>
            <w:color w:val="000000"/>
          </w:rPr>
          <w:t>7</w:t>
        </w:r>
        <w:r>
          <w:rPr>
            <w:color w:val="000000"/>
          </w:rPr>
          <w:t>, e43130 (2012).</w:t>
        </w:r>
      </w:ins>
    </w:p>
    <w:p w14:paraId="000000AE" w14:textId="77777777" w:rsidR="00F57F1F" w:rsidRDefault="00000000">
      <w:pPr>
        <w:pBdr>
          <w:top w:val="nil"/>
          <w:left w:val="nil"/>
          <w:bottom w:val="nil"/>
          <w:right w:val="nil"/>
          <w:between w:val="nil"/>
        </w:pBdr>
        <w:tabs>
          <w:tab w:val="left" w:pos="624"/>
        </w:tabs>
        <w:spacing w:line="480" w:lineRule="auto"/>
        <w:ind w:left="624" w:hanging="624"/>
        <w:rPr>
          <w:ins w:id="693" w:author="Monica Thom" w:date="2026-09-07T23:09:00Z" w16du:dateUtc="2026-09-08T03:09:00Z"/>
          <w:color w:val="000000"/>
        </w:rPr>
      </w:pPr>
      <w:ins w:id="694" w:author="Monica Thom" w:date="2026-09-07T23:09:00Z" w16du:dateUtc="2026-09-08T03:09:00Z">
        <w:r>
          <w:rPr>
            <w:color w:val="000000"/>
          </w:rPr>
          <w:t xml:space="preserve">68. </w:t>
        </w:r>
        <w:r>
          <w:rPr>
            <w:color w:val="000000"/>
          </w:rPr>
          <w:tab/>
          <w:t xml:space="preserve">Wilen, J. E. Common Property Resources and the Dynamics of Overexploitation: The Case of the North Pacific Fur Seal. </w:t>
        </w:r>
        <w:r>
          <w:rPr>
            <w:i/>
            <w:iCs/>
            <w:color w:val="000000"/>
          </w:rPr>
          <w:t>Marine Resource Economics</w:t>
        </w:r>
        <w:r>
          <w:rPr>
            <w:color w:val="000000"/>
          </w:rPr>
          <w:t xml:space="preserve"> </w:t>
        </w:r>
        <w:r>
          <w:rPr>
            <w:b/>
            <w:bCs/>
            <w:color w:val="000000"/>
          </w:rPr>
          <w:t>33</w:t>
        </w:r>
        <w:r>
          <w:rPr>
            <w:color w:val="000000"/>
          </w:rPr>
          <w:t>, 217–243 (2018).</w:t>
        </w:r>
      </w:ins>
    </w:p>
    <w:p w14:paraId="000000AF" w14:textId="77777777" w:rsidR="00F57F1F" w:rsidRDefault="00000000">
      <w:pPr>
        <w:pBdr>
          <w:top w:val="nil"/>
          <w:left w:val="nil"/>
          <w:bottom w:val="nil"/>
          <w:right w:val="nil"/>
          <w:between w:val="nil"/>
        </w:pBdr>
        <w:tabs>
          <w:tab w:val="left" w:pos="624"/>
        </w:tabs>
        <w:spacing w:line="480" w:lineRule="auto"/>
        <w:ind w:left="624" w:hanging="624"/>
        <w:rPr>
          <w:ins w:id="695" w:author="Monica Thom" w:date="2026-09-07T23:09:00Z" w16du:dateUtc="2026-09-08T03:09:00Z"/>
          <w:color w:val="000000"/>
        </w:rPr>
      </w:pPr>
      <w:ins w:id="696" w:author="Monica Thom" w:date="2026-09-07T23:09:00Z" w16du:dateUtc="2026-09-08T03:09:00Z">
        <w:r>
          <w:rPr>
            <w:color w:val="000000"/>
          </w:rPr>
          <w:t xml:space="preserve">69. </w:t>
        </w:r>
        <w:r>
          <w:rPr>
            <w:color w:val="000000"/>
          </w:rPr>
          <w:tab/>
          <w:t xml:space="preserve">Estes, J. A. Chapter 2 - Natural History, Ecology, and the Conservation and Management of Sea Otters. in </w:t>
        </w:r>
        <w:r>
          <w:rPr>
            <w:i/>
            <w:iCs/>
            <w:color w:val="000000"/>
          </w:rPr>
          <w:t>Sea Otter Conservation</w:t>
        </w:r>
        <w:r>
          <w:rPr>
            <w:color w:val="000000"/>
          </w:rPr>
          <w:t xml:space="preserve"> (eds Larson, S. E., Bodkin, J. L. &amp; VanBlaricom, G. R.) 19–41 (Academic Press, Boston, 2015). doi:10.1016/B978-0-12-801402-8.00002-0.</w:t>
        </w:r>
      </w:ins>
    </w:p>
    <w:p w14:paraId="000000B0" w14:textId="77777777" w:rsidR="00F57F1F" w:rsidRDefault="00000000">
      <w:pPr>
        <w:pBdr>
          <w:top w:val="nil"/>
          <w:left w:val="nil"/>
          <w:bottom w:val="nil"/>
          <w:right w:val="nil"/>
          <w:between w:val="nil"/>
        </w:pBdr>
        <w:tabs>
          <w:tab w:val="left" w:pos="624"/>
        </w:tabs>
        <w:spacing w:line="480" w:lineRule="auto"/>
        <w:ind w:left="624" w:hanging="624"/>
        <w:rPr>
          <w:ins w:id="697" w:author="Monica Thom" w:date="2026-09-07T23:09:00Z" w16du:dateUtc="2026-09-08T03:09:00Z"/>
          <w:color w:val="000000"/>
        </w:rPr>
      </w:pPr>
      <w:ins w:id="698" w:author="Monica Thom" w:date="2026-09-07T23:09:00Z" w16du:dateUtc="2026-09-08T03:09:00Z">
        <w:r>
          <w:rPr>
            <w:color w:val="000000"/>
          </w:rPr>
          <w:lastRenderedPageBreak/>
          <w:t xml:space="preserve">70. </w:t>
        </w:r>
        <w:r>
          <w:rPr>
            <w:color w:val="000000"/>
          </w:rPr>
          <w:tab/>
          <w:t xml:space="preserve">Loshbaugh, S. Sea Otters and the Maritime Fur Trade. in </w:t>
        </w:r>
        <w:r>
          <w:rPr>
            <w:i/>
            <w:iCs/>
            <w:color w:val="000000"/>
          </w:rPr>
          <w:t>Ethology and Behavioral Ecology of Sea Otters and Polar Bears</w:t>
        </w:r>
        <w:r>
          <w:rPr>
            <w:color w:val="000000"/>
          </w:rPr>
          <w:t xml:space="preserve"> (eds Davis, R. W. &amp; Pagano, A. M.) 173–204 (Springer International Publishing, Cham, 2021). doi:10.1007/978-3-030-66796-2_10.</w:t>
        </w:r>
      </w:ins>
    </w:p>
    <w:p w14:paraId="000000B1" w14:textId="77777777" w:rsidR="00F57F1F" w:rsidRDefault="00000000">
      <w:pPr>
        <w:pBdr>
          <w:top w:val="nil"/>
          <w:left w:val="nil"/>
          <w:bottom w:val="nil"/>
          <w:right w:val="nil"/>
          <w:between w:val="nil"/>
        </w:pBdr>
        <w:tabs>
          <w:tab w:val="left" w:pos="624"/>
        </w:tabs>
        <w:spacing w:line="480" w:lineRule="auto"/>
        <w:ind w:left="624" w:hanging="624"/>
        <w:rPr>
          <w:ins w:id="699" w:author="Monica Thom" w:date="2026-09-07T23:09:00Z" w16du:dateUtc="2026-09-08T03:09:00Z"/>
          <w:color w:val="000000"/>
        </w:rPr>
      </w:pPr>
      <w:ins w:id="700" w:author="Monica Thom" w:date="2026-09-07T23:09:00Z" w16du:dateUtc="2026-09-08T03:09:00Z">
        <w:r>
          <w:rPr>
            <w:color w:val="000000"/>
          </w:rPr>
          <w:t xml:space="preserve">71. </w:t>
        </w:r>
        <w:r>
          <w:rPr>
            <w:color w:val="000000"/>
          </w:rPr>
          <w:tab/>
        </w:r>
        <w:r>
          <w:rPr>
            <w:i/>
            <w:iCs/>
            <w:color w:val="000000"/>
          </w:rPr>
          <w:t>Whales, Whaling, and Ocean Ecosystems</w:t>
        </w:r>
        <w:r>
          <w:rPr>
            <w:color w:val="000000"/>
          </w:rPr>
          <w:t>. (University of California Press, Berkeley Los Angeles London, 16). doi:10.1525/california/9780520248847.001.0001.</w:t>
        </w:r>
      </w:ins>
    </w:p>
    <w:p w14:paraId="000000B2" w14:textId="77777777" w:rsidR="00F57F1F" w:rsidRDefault="00000000">
      <w:pPr>
        <w:pBdr>
          <w:top w:val="nil"/>
          <w:left w:val="nil"/>
          <w:bottom w:val="nil"/>
          <w:right w:val="nil"/>
          <w:between w:val="nil"/>
        </w:pBdr>
        <w:tabs>
          <w:tab w:val="left" w:pos="624"/>
        </w:tabs>
        <w:spacing w:line="480" w:lineRule="auto"/>
        <w:ind w:left="624" w:hanging="624"/>
        <w:rPr>
          <w:ins w:id="701" w:author="Monica Thom" w:date="2026-09-07T23:09:00Z" w16du:dateUtc="2026-09-08T03:09:00Z"/>
          <w:color w:val="000000"/>
        </w:rPr>
      </w:pPr>
      <w:ins w:id="702" w:author="Monica Thom" w:date="2026-09-07T23:09:00Z" w16du:dateUtc="2026-09-08T03:09:00Z">
        <w:r>
          <w:rPr>
            <w:color w:val="000000"/>
          </w:rPr>
          <w:t xml:space="preserve">72. </w:t>
        </w:r>
        <w:r>
          <w:rPr>
            <w:color w:val="000000"/>
          </w:rPr>
          <w:tab/>
          <w:t xml:space="preserve">Tulloch, V. J. D., Plagányi, É. E., Matear, R., Brown, C. J. &amp; Richardson, A. J. Ecosystem modelling to quantify the impact of historical whaling on Southern Hemisphere baleen whales. </w:t>
        </w:r>
        <w:r>
          <w:rPr>
            <w:i/>
            <w:iCs/>
            <w:color w:val="000000"/>
          </w:rPr>
          <w:t>Fish and Fisheries</w:t>
        </w:r>
        <w:r>
          <w:rPr>
            <w:color w:val="000000"/>
          </w:rPr>
          <w:t xml:space="preserve"> </w:t>
        </w:r>
        <w:r>
          <w:rPr>
            <w:b/>
            <w:bCs/>
            <w:color w:val="000000"/>
          </w:rPr>
          <w:t>19</w:t>
        </w:r>
        <w:r>
          <w:rPr>
            <w:color w:val="000000"/>
          </w:rPr>
          <w:t>, 117–137 (2018).</w:t>
        </w:r>
      </w:ins>
    </w:p>
    <w:p w14:paraId="000000B3" w14:textId="77777777" w:rsidR="00F57F1F" w:rsidRDefault="00000000">
      <w:pPr>
        <w:pBdr>
          <w:top w:val="nil"/>
          <w:left w:val="nil"/>
          <w:bottom w:val="nil"/>
          <w:right w:val="nil"/>
          <w:between w:val="nil"/>
        </w:pBdr>
        <w:tabs>
          <w:tab w:val="left" w:pos="624"/>
        </w:tabs>
        <w:spacing w:line="480" w:lineRule="auto"/>
        <w:ind w:left="624" w:hanging="624"/>
        <w:rPr>
          <w:ins w:id="703" w:author="Monica Thom" w:date="2026-09-07T23:09:00Z" w16du:dateUtc="2026-09-08T03:09:00Z"/>
          <w:color w:val="000000"/>
        </w:rPr>
      </w:pPr>
      <w:ins w:id="704" w:author="Monica Thom" w:date="2026-09-07T23:09:00Z" w16du:dateUtc="2026-09-08T03:09:00Z">
        <w:r>
          <w:rPr>
            <w:color w:val="000000"/>
          </w:rPr>
          <w:t xml:space="preserve">73. </w:t>
        </w:r>
        <w:r>
          <w:rPr>
            <w:color w:val="000000"/>
          </w:rPr>
          <w:tab/>
          <w:t xml:space="preserve">Hilborn, R., Punt, A. E. &amp; Orensanz, J. Beyond band-aids in fisheries management: fixing world fisheries. </w:t>
        </w:r>
        <w:r>
          <w:rPr>
            <w:i/>
            <w:iCs/>
            <w:color w:val="000000"/>
          </w:rPr>
          <w:t>Bulletin of Marine Science</w:t>
        </w:r>
        <w:r>
          <w:rPr>
            <w:color w:val="000000"/>
          </w:rPr>
          <w:t xml:space="preserve"> </w:t>
        </w:r>
        <w:r>
          <w:rPr>
            <w:b/>
            <w:bCs/>
            <w:color w:val="000000"/>
          </w:rPr>
          <w:t>74</w:t>
        </w:r>
        <w:r>
          <w:rPr>
            <w:color w:val="000000"/>
          </w:rPr>
          <w:t>, 493–507 (2004).</w:t>
        </w:r>
      </w:ins>
    </w:p>
    <w:p w14:paraId="000000B4" w14:textId="77777777" w:rsidR="00F57F1F" w:rsidRDefault="00000000">
      <w:pPr>
        <w:pBdr>
          <w:top w:val="nil"/>
          <w:left w:val="nil"/>
          <w:bottom w:val="nil"/>
          <w:right w:val="nil"/>
          <w:between w:val="nil"/>
        </w:pBdr>
        <w:tabs>
          <w:tab w:val="left" w:pos="624"/>
        </w:tabs>
        <w:spacing w:line="480" w:lineRule="auto"/>
        <w:ind w:left="624" w:hanging="624"/>
        <w:rPr>
          <w:ins w:id="705" w:author="Monica Thom" w:date="2026-09-07T23:09:00Z" w16du:dateUtc="2026-09-08T03:09:00Z"/>
          <w:color w:val="000000"/>
        </w:rPr>
      </w:pPr>
      <w:ins w:id="706" w:author="Monica Thom" w:date="2026-09-07T23:09:00Z" w16du:dateUtc="2026-09-08T03:09:00Z">
        <w:r>
          <w:rPr>
            <w:color w:val="000000"/>
          </w:rPr>
          <w:t xml:space="preserve">74. </w:t>
        </w:r>
        <w:r>
          <w:rPr>
            <w:color w:val="000000"/>
          </w:rPr>
          <w:tab/>
          <w:t xml:space="preserve">Worm, B. &amp; Branch, T. A. The future of fish. </w:t>
        </w:r>
        <w:r>
          <w:rPr>
            <w:i/>
            <w:iCs/>
            <w:color w:val="000000"/>
          </w:rPr>
          <w:t>Trends in Ecology &amp; Evolution</w:t>
        </w:r>
        <w:r>
          <w:rPr>
            <w:color w:val="000000"/>
          </w:rPr>
          <w:t xml:space="preserve"> </w:t>
        </w:r>
        <w:r>
          <w:rPr>
            <w:b/>
            <w:bCs/>
            <w:color w:val="000000"/>
          </w:rPr>
          <w:t>27</w:t>
        </w:r>
        <w:r>
          <w:rPr>
            <w:color w:val="000000"/>
          </w:rPr>
          <w:t>, 594–599 (2012).</w:t>
        </w:r>
      </w:ins>
    </w:p>
    <w:p w14:paraId="000000B5" w14:textId="77777777" w:rsidR="00F57F1F" w:rsidRDefault="00000000">
      <w:pPr>
        <w:pBdr>
          <w:top w:val="nil"/>
          <w:left w:val="nil"/>
          <w:bottom w:val="nil"/>
          <w:right w:val="nil"/>
          <w:between w:val="nil"/>
        </w:pBdr>
        <w:tabs>
          <w:tab w:val="left" w:pos="624"/>
        </w:tabs>
        <w:spacing w:line="480" w:lineRule="auto"/>
        <w:ind w:left="624" w:hanging="624"/>
        <w:rPr>
          <w:ins w:id="707" w:author="Monica Thom" w:date="2026-09-07T23:09:00Z" w16du:dateUtc="2026-09-08T03:09:00Z"/>
          <w:color w:val="000000"/>
        </w:rPr>
      </w:pPr>
      <w:ins w:id="708" w:author="Monica Thom" w:date="2026-09-07T23:09:00Z" w16du:dateUtc="2026-09-08T03:09:00Z">
        <w:r>
          <w:rPr>
            <w:color w:val="000000"/>
          </w:rPr>
          <w:t xml:space="preserve">75. </w:t>
        </w:r>
        <w:r>
          <w:rPr>
            <w:color w:val="000000"/>
          </w:rPr>
          <w:tab/>
          <w:t xml:space="preserve">Melnychuk, M. C. </w:t>
        </w:r>
        <w:r>
          <w:rPr>
            <w:i/>
            <w:iCs/>
            <w:color w:val="000000"/>
          </w:rPr>
          <w:t>et al.</w:t>
        </w:r>
        <w:r>
          <w:rPr>
            <w:color w:val="000000"/>
          </w:rPr>
          <w:t xml:space="preserve"> Identifying management actions that promote sustainable fisheries. </w:t>
        </w:r>
        <w:r>
          <w:rPr>
            <w:i/>
            <w:iCs/>
            <w:color w:val="000000"/>
          </w:rPr>
          <w:t>Nat Sustain</w:t>
        </w:r>
        <w:r>
          <w:rPr>
            <w:color w:val="000000"/>
          </w:rPr>
          <w:t xml:space="preserve"> </w:t>
        </w:r>
        <w:r>
          <w:rPr>
            <w:b/>
            <w:bCs/>
            <w:color w:val="000000"/>
          </w:rPr>
          <w:t>4</w:t>
        </w:r>
        <w:r>
          <w:rPr>
            <w:color w:val="000000"/>
          </w:rPr>
          <w:t>, 440–449 (2021).</w:t>
        </w:r>
      </w:ins>
    </w:p>
    <w:p w14:paraId="000000B6" w14:textId="77777777" w:rsidR="00F57F1F" w:rsidRDefault="00000000">
      <w:pPr>
        <w:pBdr>
          <w:top w:val="nil"/>
          <w:left w:val="nil"/>
          <w:bottom w:val="nil"/>
          <w:right w:val="nil"/>
          <w:between w:val="nil"/>
        </w:pBdr>
        <w:tabs>
          <w:tab w:val="left" w:pos="624"/>
        </w:tabs>
        <w:spacing w:line="480" w:lineRule="auto"/>
        <w:ind w:left="624" w:hanging="624"/>
        <w:rPr>
          <w:ins w:id="709" w:author="Monica Thom" w:date="2026-09-07T23:09:00Z" w16du:dateUtc="2026-09-08T03:09:00Z"/>
          <w:color w:val="000000"/>
        </w:rPr>
      </w:pPr>
      <w:ins w:id="710" w:author="Monica Thom" w:date="2026-09-07T23:09:00Z" w16du:dateUtc="2026-09-08T03:09:00Z">
        <w:r>
          <w:rPr>
            <w:color w:val="000000"/>
          </w:rPr>
          <w:t xml:space="preserve">76. </w:t>
        </w:r>
        <w:r>
          <w:rPr>
            <w:color w:val="000000"/>
          </w:rPr>
          <w:tab/>
          <w:t xml:space="preserve">Petrossian, G. A. Preventing illegal, unreported and unregulated (IUU) fishing: A situational approach. </w:t>
        </w:r>
        <w:r>
          <w:rPr>
            <w:i/>
            <w:iCs/>
            <w:color w:val="000000"/>
          </w:rPr>
          <w:t>Biological Conservation</w:t>
        </w:r>
        <w:r>
          <w:rPr>
            <w:color w:val="000000"/>
          </w:rPr>
          <w:t xml:space="preserve"> </w:t>
        </w:r>
        <w:r>
          <w:rPr>
            <w:b/>
            <w:bCs/>
            <w:color w:val="000000"/>
          </w:rPr>
          <w:t>189</w:t>
        </w:r>
        <w:r>
          <w:rPr>
            <w:color w:val="000000"/>
          </w:rPr>
          <w:t>, 39–48 (2015).</w:t>
        </w:r>
      </w:ins>
    </w:p>
    <w:p w14:paraId="000000B7" w14:textId="77777777" w:rsidR="00F57F1F" w:rsidRDefault="00000000">
      <w:pPr>
        <w:pBdr>
          <w:top w:val="nil"/>
          <w:left w:val="nil"/>
          <w:bottom w:val="nil"/>
          <w:right w:val="nil"/>
          <w:between w:val="nil"/>
        </w:pBdr>
        <w:tabs>
          <w:tab w:val="left" w:pos="624"/>
        </w:tabs>
        <w:spacing w:line="480" w:lineRule="auto"/>
        <w:ind w:left="624" w:hanging="624"/>
        <w:rPr>
          <w:ins w:id="711" w:author="Monica Thom" w:date="2026-09-07T23:09:00Z" w16du:dateUtc="2026-09-08T03:09:00Z"/>
          <w:color w:val="000000"/>
        </w:rPr>
      </w:pPr>
      <w:ins w:id="712" w:author="Monica Thom" w:date="2026-09-07T23:09:00Z" w16du:dateUtc="2026-09-08T03:09:00Z">
        <w:r>
          <w:rPr>
            <w:color w:val="000000"/>
          </w:rPr>
          <w:t xml:space="preserve">77. </w:t>
        </w:r>
        <w:r>
          <w:rPr>
            <w:color w:val="000000"/>
          </w:rPr>
          <w:tab/>
          <w:t xml:space="preserve">Polacheck, T. Assessment of IUU fishing for Southern Bluefin Tuna. </w:t>
        </w:r>
        <w:r>
          <w:rPr>
            <w:i/>
            <w:iCs/>
            <w:color w:val="000000"/>
          </w:rPr>
          <w:t>Marine Policy</w:t>
        </w:r>
        <w:r>
          <w:rPr>
            <w:color w:val="000000"/>
          </w:rPr>
          <w:t xml:space="preserve"> </w:t>
        </w:r>
        <w:r>
          <w:rPr>
            <w:b/>
            <w:bCs/>
            <w:color w:val="000000"/>
          </w:rPr>
          <w:t>36</w:t>
        </w:r>
        <w:r>
          <w:rPr>
            <w:color w:val="000000"/>
          </w:rPr>
          <w:t>, 1150–1165 (2012).</w:t>
        </w:r>
      </w:ins>
    </w:p>
    <w:p w14:paraId="000000B8" w14:textId="77777777" w:rsidR="00F57F1F" w:rsidRDefault="00000000">
      <w:pPr>
        <w:pBdr>
          <w:top w:val="nil"/>
          <w:left w:val="nil"/>
          <w:bottom w:val="nil"/>
          <w:right w:val="nil"/>
          <w:between w:val="nil"/>
        </w:pBdr>
        <w:tabs>
          <w:tab w:val="left" w:pos="624"/>
        </w:tabs>
        <w:spacing w:line="480" w:lineRule="auto"/>
        <w:ind w:left="624" w:hanging="624"/>
        <w:rPr>
          <w:ins w:id="713" w:author="Monica Thom" w:date="2026-09-07T23:09:00Z" w16du:dateUtc="2026-09-08T03:09:00Z"/>
          <w:color w:val="000000"/>
        </w:rPr>
      </w:pPr>
      <w:ins w:id="714" w:author="Monica Thom" w:date="2026-09-07T23:09:00Z" w16du:dateUtc="2026-09-08T03:09:00Z">
        <w:r>
          <w:rPr>
            <w:color w:val="000000"/>
          </w:rPr>
          <w:t xml:space="preserve">78. </w:t>
        </w:r>
        <w:r>
          <w:rPr>
            <w:color w:val="000000"/>
          </w:rPr>
          <w:tab/>
          <w:t xml:space="preserve">McCluskey, S. M. &amp; Lewison, R. L. Quantifying fishing effort: a synthesis of current methods and their applications. </w:t>
        </w:r>
        <w:r>
          <w:rPr>
            <w:i/>
            <w:iCs/>
            <w:color w:val="000000"/>
          </w:rPr>
          <w:t>Fish and Fisheries</w:t>
        </w:r>
        <w:r>
          <w:rPr>
            <w:color w:val="000000"/>
          </w:rPr>
          <w:t xml:space="preserve"> </w:t>
        </w:r>
        <w:r>
          <w:rPr>
            <w:b/>
            <w:bCs/>
            <w:color w:val="000000"/>
          </w:rPr>
          <w:t>9</w:t>
        </w:r>
        <w:r>
          <w:rPr>
            <w:color w:val="000000"/>
          </w:rPr>
          <w:t>, 188–200 (2008).</w:t>
        </w:r>
      </w:ins>
    </w:p>
    <w:p w14:paraId="000000B9" w14:textId="77777777" w:rsidR="00F57F1F" w:rsidRDefault="00000000">
      <w:pPr>
        <w:pBdr>
          <w:top w:val="nil"/>
          <w:left w:val="nil"/>
          <w:bottom w:val="nil"/>
          <w:right w:val="nil"/>
          <w:between w:val="nil"/>
        </w:pBdr>
        <w:tabs>
          <w:tab w:val="left" w:pos="624"/>
        </w:tabs>
        <w:spacing w:line="480" w:lineRule="auto"/>
        <w:ind w:left="624" w:hanging="624"/>
        <w:rPr>
          <w:ins w:id="715" w:author="Monica Thom" w:date="2026-09-07T23:09:00Z" w16du:dateUtc="2026-09-08T03:09:00Z"/>
          <w:color w:val="000000"/>
        </w:rPr>
      </w:pPr>
      <w:ins w:id="716" w:author="Monica Thom" w:date="2026-09-07T23:09:00Z" w16du:dateUtc="2026-09-08T03:09:00Z">
        <w:r>
          <w:rPr>
            <w:color w:val="000000"/>
          </w:rPr>
          <w:t xml:space="preserve">79. </w:t>
        </w:r>
        <w:r>
          <w:rPr>
            <w:color w:val="000000"/>
          </w:rPr>
          <w:tab/>
          <w:t xml:space="preserve">Reynolds, J. D., Jennings, S. &amp; Dulvy, N. K. Life histories of fishes and population responses to exploitation. </w:t>
        </w:r>
        <w:r>
          <w:rPr>
            <w:i/>
            <w:iCs/>
            <w:color w:val="000000"/>
          </w:rPr>
          <w:t>CONSERVATION BIOLOGY SERIES-CAMBRIDGE-</w:t>
        </w:r>
        <w:r>
          <w:rPr>
            <w:color w:val="000000"/>
          </w:rPr>
          <w:t xml:space="preserve"> 147–168 (2001).</w:t>
        </w:r>
      </w:ins>
    </w:p>
    <w:p w14:paraId="000000BA" w14:textId="77777777" w:rsidR="00F57F1F" w:rsidRDefault="00000000">
      <w:pPr>
        <w:pBdr>
          <w:top w:val="nil"/>
          <w:left w:val="nil"/>
          <w:bottom w:val="nil"/>
          <w:right w:val="nil"/>
          <w:between w:val="nil"/>
        </w:pBdr>
        <w:tabs>
          <w:tab w:val="left" w:pos="624"/>
        </w:tabs>
        <w:spacing w:line="480" w:lineRule="auto"/>
        <w:ind w:left="624" w:hanging="624"/>
        <w:rPr>
          <w:ins w:id="717" w:author="Monica Thom" w:date="2026-09-07T23:09:00Z" w16du:dateUtc="2026-09-08T03:09:00Z"/>
          <w:color w:val="000000"/>
        </w:rPr>
      </w:pPr>
      <w:ins w:id="718" w:author="Monica Thom" w:date="2026-09-07T23:09:00Z" w16du:dateUtc="2026-09-08T03:09:00Z">
        <w:r>
          <w:rPr>
            <w:color w:val="000000"/>
          </w:rPr>
          <w:t xml:space="preserve">80. </w:t>
        </w:r>
        <w:r>
          <w:rPr>
            <w:color w:val="000000"/>
          </w:rPr>
          <w:tab/>
        </w:r>
        <w:r w:rsidRPr="00775FC7">
          <w:rPr>
            <w:color w:val="000000"/>
            <w:lang w:val="fr-FR"/>
          </w:rPr>
          <w:t xml:space="preserve">Dulvy, N. K. </w:t>
        </w:r>
        <w:r w:rsidRPr="00775FC7">
          <w:rPr>
            <w:i/>
            <w:iCs/>
            <w:color w:val="000000"/>
            <w:lang w:val="fr-FR"/>
          </w:rPr>
          <w:t>et al.</w:t>
        </w:r>
        <w:r w:rsidRPr="00775FC7">
          <w:rPr>
            <w:color w:val="000000"/>
            <w:lang w:val="fr-FR"/>
          </w:rPr>
          <w:t xml:space="preserve"> </w:t>
        </w:r>
        <w:r>
          <w:rPr>
            <w:color w:val="000000"/>
          </w:rPr>
          <w:t xml:space="preserve">Bending back the curve of shark and ray biodiversity loss. </w:t>
        </w:r>
        <w:r>
          <w:rPr>
            <w:i/>
            <w:iCs/>
            <w:color w:val="000000"/>
          </w:rPr>
          <w:t>Nature Reviews Biodiversity</w:t>
        </w:r>
        <w:r>
          <w:rPr>
            <w:color w:val="000000"/>
          </w:rPr>
          <w:t xml:space="preserve"> 1–24 (2026).</w:t>
        </w:r>
      </w:ins>
    </w:p>
    <w:p w14:paraId="000000BB" w14:textId="77777777" w:rsidR="00F57F1F" w:rsidRDefault="00000000">
      <w:pPr>
        <w:pBdr>
          <w:top w:val="nil"/>
          <w:left w:val="nil"/>
          <w:bottom w:val="nil"/>
          <w:right w:val="nil"/>
          <w:between w:val="nil"/>
        </w:pBdr>
        <w:tabs>
          <w:tab w:val="left" w:pos="624"/>
        </w:tabs>
        <w:spacing w:line="480" w:lineRule="auto"/>
        <w:ind w:left="624" w:hanging="624"/>
        <w:rPr>
          <w:ins w:id="719" w:author="Monica Thom" w:date="2026-09-07T23:09:00Z" w16du:dateUtc="2026-09-08T03:09:00Z"/>
          <w:color w:val="000000"/>
        </w:rPr>
      </w:pPr>
      <w:ins w:id="720" w:author="Monica Thom" w:date="2026-09-07T23:09:00Z" w16du:dateUtc="2026-09-08T03:09:00Z">
        <w:r>
          <w:rPr>
            <w:color w:val="000000"/>
          </w:rPr>
          <w:lastRenderedPageBreak/>
          <w:t xml:space="preserve">81. </w:t>
        </w:r>
        <w:r>
          <w:rPr>
            <w:color w:val="000000"/>
          </w:rPr>
          <w:tab/>
          <w:t xml:space="preserve">Dulvy, N. K. </w:t>
        </w:r>
        <w:r>
          <w:rPr>
            <w:i/>
            <w:iCs/>
            <w:color w:val="000000"/>
          </w:rPr>
          <w:t>et al.</w:t>
        </w:r>
        <w:r>
          <w:rPr>
            <w:color w:val="000000"/>
          </w:rPr>
          <w:t xml:space="preserve"> Overfishing drives over one-third of all sharks and rays toward a global extinction crisis. </w:t>
        </w:r>
        <w:r>
          <w:rPr>
            <w:i/>
            <w:iCs/>
            <w:color w:val="000000"/>
          </w:rPr>
          <w:t>Current Biology</w:t>
        </w:r>
        <w:r>
          <w:rPr>
            <w:color w:val="000000"/>
          </w:rPr>
          <w:t xml:space="preserve"> </w:t>
        </w:r>
        <w:r>
          <w:rPr>
            <w:b/>
            <w:bCs/>
            <w:color w:val="000000"/>
          </w:rPr>
          <w:t>31</w:t>
        </w:r>
        <w:r>
          <w:rPr>
            <w:color w:val="000000"/>
          </w:rPr>
          <w:t>, 4773–4787 (2021).</w:t>
        </w:r>
      </w:ins>
    </w:p>
    <w:p w14:paraId="000000BC" w14:textId="77777777" w:rsidR="00F57F1F" w:rsidRDefault="00000000">
      <w:pPr>
        <w:pBdr>
          <w:top w:val="nil"/>
          <w:left w:val="nil"/>
          <w:bottom w:val="nil"/>
          <w:right w:val="nil"/>
          <w:between w:val="nil"/>
        </w:pBdr>
        <w:tabs>
          <w:tab w:val="left" w:pos="624"/>
        </w:tabs>
        <w:spacing w:line="480" w:lineRule="auto"/>
        <w:ind w:left="624" w:hanging="624"/>
        <w:rPr>
          <w:ins w:id="721" w:author="Monica Thom" w:date="2026-09-07T23:09:00Z" w16du:dateUtc="2026-09-08T03:09:00Z"/>
          <w:color w:val="000000"/>
        </w:rPr>
      </w:pPr>
      <w:ins w:id="722" w:author="Monica Thom" w:date="2026-09-07T23:09:00Z" w16du:dateUtc="2026-09-08T03:09:00Z">
        <w:r>
          <w:rPr>
            <w:color w:val="000000"/>
          </w:rPr>
          <w:t xml:space="preserve">82. </w:t>
        </w:r>
        <w:r>
          <w:rPr>
            <w:color w:val="000000"/>
          </w:rPr>
          <w:tab/>
          <w:t xml:space="preserve">Pacoureau, N. </w:t>
        </w:r>
        <w:r>
          <w:rPr>
            <w:i/>
            <w:iCs/>
            <w:color w:val="000000"/>
          </w:rPr>
          <w:t>et al.</w:t>
        </w:r>
        <w:r>
          <w:rPr>
            <w:color w:val="000000"/>
          </w:rPr>
          <w:t xml:space="preserve"> Half a century of global decline in oceanic sharks and rays. </w:t>
        </w:r>
        <w:r>
          <w:rPr>
            <w:i/>
            <w:iCs/>
            <w:color w:val="000000"/>
          </w:rPr>
          <w:t>Nature</w:t>
        </w:r>
        <w:r>
          <w:rPr>
            <w:color w:val="000000"/>
          </w:rPr>
          <w:t xml:space="preserve"> </w:t>
        </w:r>
        <w:r>
          <w:rPr>
            <w:b/>
            <w:bCs/>
            <w:color w:val="000000"/>
          </w:rPr>
          <w:t>589</w:t>
        </w:r>
        <w:r>
          <w:rPr>
            <w:color w:val="000000"/>
          </w:rPr>
          <w:t>, 567–571 (2021).</w:t>
        </w:r>
      </w:ins>
    </w:p>
    <w:p w14:paraId="000000BD" w14:textId="77777777" w:rsidR="00F57F1F" w:rsidRDefault="00000000">
      <w:pPr>
        <w:pBdr>
          <w:top w:val="nil"/>
          <w:left w:val="nil"/>
          <w:bottom w:val="nil"/>
          <w:right w:val="nil"/>
          <w:between w:val="nil"/>
        </w:pBdr>
        <w:tabs>
          <w:tab w:val="left" w:pos="624"/>
        </w:tabs>
        <w:spacing w:line="480" w:lineRule="auto"/>
        <w:ind w:left="624" w:hanging="624"/>
        <w:rPr>
          <w:ins w:id="723" w:author="Monica Thom" w:date="2026-09-07T23:09:00Z" w16du:dateUtc="2026-09-08T03:09:00Z"/>
          <w:color w:val="000000"/>
        </w:rPr>
      </w:pPr>
      <w:ins w:id="724" w:author="Monica Thom" w:date="2026-09-07T23:09:00Z" w16du:dateUtc="2026-09-08T03:09:00Z">
        <w:r>
          <w:rPr>
            <w:color w:val="000000"/>
          </w:rPr>
          <w:t xml:space="preserve">83. </w:t>
        </w:r>
        <w:r>
          <w:rPr>
            <w:color w:val="000000"/>
          </w:rPr>
          <w:tab/>
        </w:r>
        <w:r w:rsidRPr="00775FC7">
          <w:rPr>
            <w:color w:val="000000"/>
            <w:lang w:val="es-ES"/>
          </w:rPr>
          <w:t xml:space="preserve">Alfaro-Shigueto, J. </w:t>
        </w:r>
        <w:r w:rsidRPr="00775FC7">
          <w:rPr>
            <w:i/>
            <w:iCs/>
            <w:color w:val="000000"/>
            <w:lang w:val="es-ES"/>
          </w:rPr>
          <w:t>et al.</w:t>
        </w:r>
        <w:r w:rsidRPr="00775FC7">
          <w:rPr>
            <w:color w:val="000000"/>
            <w:lang w:val="es-ES"/>
          </w:rPr>
          <w:t xml:space="preserve"> </w:t>
        </w:r>
        <w:r>
          <w:rPr>
            <w:color w:val="000000"/>
          </w:rPr>
          <w:t xml:space="preserve">Where small can have a large impact: structure and characterization of small-scale fisheries in Peru. </w:t>
        </w:r>
        <w:r>
          <w:rPr>
            <w:i/>
            <w:iCs/>
            <w:color w:val="000000"/>
          </w:rPr>
          <w:t>Fisheries Research</w:t>
        </w:r>
        <w:r>
          <w:rPr>
            <w:color w:val="000000"/>
          </w:rPr>
          <w:t xml:space="preserve"> </w:t>
        </w:r>
        <w:r>
          <w:rPr>
            <w:b/>
            <w:bCs/>
            <w:color w:val="000000"/>
          </w:rPr>
          <w:t>106</w:t>
        </w:r>
        <w:r>
          <w:rPr>
            <w:color w:val="000000"/>
          </w:rPr>
          <w:t>, 8–17 (2010).</w:t>
        </w:r>
      </w:ins>
    </w:p>
    <w:p w14:paraId="000000BE" w14:textId="77777777" w:rsidR="00F57F1F" w:rsidRDefault="00000000">
      <w:pPr>
        <w:pBdr>
          <w:top w:val="nil"/>
          <w:left w:val="nil"/>
          <w:bottom w:val="nil"/>
          <w:right w:val="nil"/>
          <w:between w:val="nil"/>
        </w:pBdr>
        <w:tabs>
          <w:tab w:val="left" w:pos="624"/>
        </w:tabs>
        <w:spacing w:line="480" w:lineRule="auto"/>
        <w:ind w:left="624" w:hanging="624"/>
        <w:rPr>
          <w:ins w:id="725" w:author="Monica Thom" w:date="2026-09-07T23:09:00Z" w16du:dateUtc="2026-09-08T03:09:00Z"/>
          <w:color w:val="000000"/>
        </w:rPr>
      </w:pPr>
      <w:ins w:id="726" w:author="Monica Thom" w:date="2026-09-07T23:09:00Z" w16du:dateUtc="2026-09-08T03:09:00Z">
        <w:r>
          <w:rPr>
            <w:color w:val="000000"/>
          </w:rPr>
          <w:t xml:space="preserve">84. </w:t>
        </w:r>
        <w:r>
          <w:rPr>
            <w:color w:val="000000"/>
          </w:rPr>
          <w:tab/>
          <w:t xml:space="preserve">Pons, M. </w:t>
        </w:r>
        <w:r>
          <w:rPr>
            <w:i/>
            <w:iCs/>
            <w:color w:val="000000"/>
          </w:rPr>
          <w:t>et al.</w:t>
        </w:r>
        <w:r>
          <w:rPr>
            <w:color w:val="000000"/>
          </w:rPr>
          <w:t xml:space="preserve"> Effects of biological, economic and management factors on tuna and billfish stock status. </w:t>
        </w:r>
        <w:r>
          <w:rPr>
            <w:i/>
            <w:iCs/>
            <w:color w:val="000000"/>
          </w:rPr>
          <w:t>Fish and Fisheries</w:t>
        </w:r>
        <w:r>
          <w:rPr>
            <w:color w:val="000000"/>
          </w:rPr>
          <w:t xml:space="preserve"> </w:t>
        </w:r>
        <w:r>
          <w:rPr>
            <w:b/>
            <w:bCs/>
            <w:color w:val="000000"/>
          </w:rPr>
          <w:t>18</w:t>
        </w:r>
        <w:r>
          <w:rPr>
            <w:color w:val="000000"/>
          </w:rPr>
          <w:t>, 1–21 (2017).</w:t>
        </w:r>
      </w:ins>
    </w:p>
    <w:p w14:paraId="000000BF" w14:textId="77777777" w:rsidR="00F57F1F" w:rsidRDefault="00000000">
      <w:pPr>
        <w:pBdr>
          <w:top w:val="nil"/>
          <w:left w:val="nil"/>
          <w:bottom w:val="nil"/>
          <w:right w:val="nil"/>
          <w:between w:val="nil"/>
        </w:pBdr>
        <w:tabs>
          <w:tab w:val="left" w:pos="624"/>
        </w:tabs>
        <w:spacing w:line="480" w:lineRule="auto"/>
        <w:ind w:left="624" w:hanging="624"/>
        <w:rPr>
          <w:ins w:id="727" w:author="Monica Thom" w:date="2026-09-07T23:09:00Z" w16du:dateUtc="2026-09-08T03:09:00Z"/>
          <w:color w:val="000000"/>
        </w:rPr>
      </w:pPr>
      <w:ins w:id="728" w:author="Monica Thom" w:date="2026-09-07T23:09:00Z" w16du:dateUtc="2026-09-08T03:09:00Z">
        <w:r>
          <w:rPr>
            <w:color w:val="000000"/>
          </w:rPr>
          <w:t xml:space="preserve">85. </w:t>
        </w:r>
        <w:r>
          <w:rPr>
            <w:color w:val="000000"/>
          </w:rPr>
          <w:tab/>
          <w:t xml:space="preserve">Juan-Jordá, M. J., Mosqueira, I., Cooper, A. B., Freire, J. &amp; Dulvy, N. K. Global population trajectories of tunas and their relatives. </w:t>
        </w:r>
        <w:r>
          <w:rPr>
            <w:i/>
            <w:iCs/>
            <w:color w:val="000000"/>
          </w:rPr>
          <w:t>Proceedings of the National Academy of Sciences</w:t>
        </w:r>
        <w:r>
          <w:rPr>
            <w:color w:val="000000"/>
          </w:rPr>
          <w:t xml:space="preserve"> </w:t>
        </w:r>
        <w:r>
          <w:rPr>
            <w:b/>
            <w:bCs/>
            <w:color w:val="000000"/>
          </w:rPr>
          <w:t>108</w:t>
        </w:r>
        <w:r>
          <w:rPr>
            <w:color w:val="000000"/>
          </w:rPr>
          <w:t>, 20650–20655 (2011).</w:t>
        </w:r>
      </w:ins>
    </w:p>
    <w:p w14:paraId="000000C0" w14:textId="77777777" w:rsidR="00F57F1F" w:rsidRDefault="00000000">
      <w:pPr>
        <w:pBdr>
          <w:top w:val="nil"/>
          <w:left w:val="nil"/>
          <w:bottom w:val="nil"/>
          <w:right w:val="nil"/>
          <w:between w:val="nil"/>
        </w:pBdr>
        <w:tabs>
          <w:tab w:val="left" w:pos="624"/>
        </w:tabs>
        <w:spacing w:line="480" w:lineRule="auto"/>
        <w:ind w:left="624" w:hanging="624"/>
        <w:rPr>
          <w:ins w:id="729" w:author="Monica Thom" w:date="2026-09-07T23:09:00Z" w16du:dateUtc="2026-09-08T03:09:00Z"/>
          <w:color w:val="000000"/>
        </w:rPr>
      </w:pPr>
      <w:ins w:id="730" w:author="Monica Thom" w:date="2026-09-07T23:09:00Z" w16du:dateUtc="2026-09-08T03:09:00Z">
        <w:r>
          <w:rPr>
            <w:color w:val="000000"/>
          </w:rPr>
          <w:t xml:space="preserve">86. </w:t>
        </w:r>
        <w:r>
          <w:rPr>
            <w:color w:val="000000"/>
          </w:rPr>
          <w:tab/>
          <w:t xml:space="preserve">Hilborn, R. </w:t>
        </w:r>
        <w:r>
          <w:rPr>
            <w:i/>
            <w:iCs/>
            <w:color w:val="000000"/>
          </w:rPr>
          <w:t>et al.</w:t>
        </w:r>
        <w:r>
          <w:rPr>
            <w:color w:val="000000"/>
          </w:rPr>
          <w:t xml:space="preserve"> Global status of groundfish stocks. </w:t>
        </w:r>
        <w:r>
          <w:rPr>
            <w:i/>
            <w:iCs/>
            <w:color w:val="000000"/>
          </w:rPr>
          <w:t>Fish and Fisheries</w:t>
        </w:r>
        <w:r>
          <w:rPr>
            <w:color w:val="000000"/>
          </w:rPr>
          <w:t xml:space="preserve"> </w:t>
        </w:r>
        <w:r>
          <w:rPr>
            <w:b/>
            <w:bCs/>
            <w:color w:val="000000"/>
          </w:rPr>
          <w:t>22</w:t>
        </w:r>
        <w:r>
          <w:rPr>
            <w:color w:val="000000"/>
          </w:rPr>
          <w:t>, 911–928 (2021).</w:t>
        </w:r>
      </w:ins>
    </w:p>
    <w:p w14:paraId="000000C1" w14:textId="77777777" w:rsidR="00F57F1F" w:rsidRDefault="00000000">
      <w:pPr>
        <w:pBdr>
          <w:top w:val="nil"/>
          <w:left w:val="nil"/>
          <w:bottom w:val="nil"/>
          <w:right w:val="nil"/>
          <w:between w:val="nil"/>
        </w:pBdr>
        <w:tabs>
          <w:tab w:val="left" w:pos="624"/>
        </w:tabs>
        <w:spacing w:line="480" w:lineRule="auto"/>
        <w:ind w:left="624" w:hanging="624"/>
        <w:rPr>
          <w:ins w:id="731" w:author="Monica Thom" w:date="2026-09-07T23:09:00Z" w16du:dateUtc="2026-09-08T03:09:00Z"/>
          <w:color w:val="000000"/>
        </w:rPr>
      </w:pPr>
      <w:ins w:id="732" w:author="Monica Thom" w:date="2026-09-07T23:09:00Z" w16du:dateUtc="2026-09-08T03:09:00Z">
        <w:r>
          <w:rPr>
            <w:color w:val="000000"/>
          </w:rPr>
          <w:t xml:space="preserve">87. </w:t>
        </w:r>
        <w:r>
          <w:rPr>
            <w:color w:val="000000"/>
          </w:rPr>
          <w:tab/>
          <w:t xml:space="preserve">Sparholt, H. </w:t>
        </w:r>
        <w:r>
          <w:rPr>
            <w:i/>
            <w:iCs/>
            <w:color w:val="000000"/>
          </w:rPr>
          <w:t>et al.</w:t>
        </w:r>
        <w:r>
          <w:rPr>
            <w:color w:val="000000"/>
          </w:rPr>
          <w:t xml:space="preserve"> Estimating F msy from an ensemble of data sources to account for density dependence in Northeast Atlantic fish stocks. </w:t>
        </w:r>
        <w:r>
          <w:rPr>
            <w:i/>
            <w:iCs/>
            <w:color w:val="000000"/>
          </w:rPr>
          <w:t>ICES Journal of Marine Science</w:t>
        </w:r>
        <w:r>
          <w:rPr>
            <w:color w:val="000000"/>
          </w:rPr>
          <w:t xml:space="preserve"> </w:t>
        </w:r>
        <w:r>
          <w:rPr>
            <w:b/>
            <w:bCs/>
            <w:color w:val="000000"/>
          </w:rPr>
          <w:t>78</w:t>
        </w:r>
        <w:r>
          <w:rPr>
            <w:color w:val="000000"/>
          </w:rPr>
          <w:t>, 55–69 (2021).</w:t>
        </w:r>
      </w:ins>
    </w:p>
    <w:p w14:paraId="000000C2" w14:textId="77777777" w:rsidR="00F57F1F" w:rsidRDefault="00000000">
      <w:pPr>
        <w:pBdr>
          <w:top w:val="nil"/>
          <w:left w:val="nil"/>
          <w:bottom w:val="nil"/>
          <w:right w:val="nil"/>
          <w:between w:val="nil"/>
        </w:pBdr>
        <w:tabs>
          <w:tab w:val="left" w:pos="624"/>
        </w:tabs>
        <w:spacing w:line="480" w:lineRule="auto"/>
        <w:ind w:left="624" w:hanging="624"/>
        <w:rPr>
          <w:ins w:id="733" w:author="Monica Thom" w:date="2026-09-07T23:09:00Z" w16du:dateUtc="2026-09-08T03:09:00Z"/>
          <w:color w:val="000000"/>
        </w:rPr>
      </w:pPr>
      <w:ins w:id="734" w:author="Monica Thom" w:date="2026-09-07T23:09:00Z" w16du:dateUtc="2026-09-08T03:09:00Z">
        <w:r>
          <w:rPr>
            <w:color w:val="000000"/>
          </w:rPr>
          <w:t xml:space="preserve">88. </w:t>
        </w:r>
        <w:r>
          <w:rPr>
            <w:color w:val="000000"/>
          </w:rPr>
          <w:tab/>
          <w:t xml:space="preserve">Conover, D. O. &amp; Munch, S. B. Sustaining fisheries yields over evolutionary time scales. </w:t>
        </w:r>
        <w:r>
          <w:rPr>
            <w:i/>
            <w:iCs/>
            <w:color w:val="000000"/>
          </w:rPr>
          <w:t>science</w:t>
        </w:r>
        <w:r>
          <w:rPr>
            <w:color w:val="000000"/>
          </w:rPr>
          <w:t xml:space="preserve"> </w:t>
        </w:r>
        <w:r>
          <w:rPr>
            <w:b/>
            <w:bCs/>
            <w:color w:val="000000"/>
          </w:rPr>
          <w:t>297</w:t>
        </w:r>
        <w:r>
          <w:rPr>
            <w:color w:val="000000"/>
          </w:rPr>
          <w:t>, 94–96 (2002).</w:t>
        </w:r>
      </w:ins>
    </w:p>
    <w:p w14:paraId="000000C3" w14:textId="77777777" w:rsidR="00F57F1F" w:rsidRDefault="00000000">
      <w:pPr>
        <w:pBdr>
          <w:top w:val="nil"/>
          <w:left w:val="nil"/>
          <w:bottom w:val="nil"/>
          <w:right w:val="nil"/>
          <w:between w:val="nil"/>
        </w:pBdr>
        <w:tabs>
          <w:tab w:val="left" w:pos="624"/>
        </w:tabs>
        <w:spacing w:line="480" w:lineRule="auto"/>
        <w:ind w:left="624" w:hanging="624"/>
        <w:rPr>
          <w:ins w:id="735" w:author="Monica Thom" w:date="2026-09-07T23:09:00Z" w16du:dateUtc="2026-09-08T03:09:00Z"/>
          <w:color w:val="000000"/>
        </w:rPr>
      </w:pPr>
      <w:ins w:id="736" w:author="Monica Thom" w:date="2026-09-07T23:09:00Z" w16du:dateUtc="2026-09-08T03:09:00Z">
        <w:r>
          <w:rPr>
            <w:color w:val="000000"/>
          </w:rPr>
          <w:t xml:space="preserve">89. </w:t>
        </w:r>
        <w:r>
          <w:rPr>
            <w:color w:val="000000"/>
          </w:rPr>
          <w:tab/>
          <w:t xml:space="preserve">Garcia, S. M. </w:t>
        </w:r>
        <w:r>
          <w:rPr>
            <w:i/>
            <w:iCs/>
            <w:color w:val="000000"/>
          </w:rPr>
          <w:t>et al.</w:t>
        </w:r>
        <w:r>
          <w:rPr>
            <w:color w:val="000000"/>
          </w:rPr>
          <w:t xml:space="preserve"> Reconsidering the consequences of selective fisheries. </w:t>
        </w:r>
        <w:r>
          <w:rPr>
            <w:i/>
            <w:iCs/>
            <w:color w:val="000000"/>
          </w:rPr>
          <w:t>Science</w:t>
        </w:r>
        <w:r>
          <w:rPr>
            <w:color w:val="000000"/>
          </w:rPr>
          <w:t xml:space="preserve"> </w:t>
        </w:r>
        <w:r>
          <w:rPr>
            <w:b/>
            <w:bCs/>
            <w:color w:val="000000"/>
          </w:rPr>
          <w:t>335</w:t>
        </w:r>
        <w:r>
          <w:rPr>
            <w:color w:val="000000"/>
          </w:rPr>
          <w:t>, 1045–1047 (2012).</w:t>
        </w:r>
      </w:ins>
    </w:p>
    <w:p w14:paraId="000000C4" w14:textId="77777777" w:rsidR="00F57F1F" w:rsidRDefault="00000000">
      <w:pPr>
        <w:pBdr>
          <w:top w:val="nil"/>
          <w:left w:val="nil"/>
          <w:bottom w:val="nil"/>
          <w:right w:val="nil"/>
          <w:between w:val="nil"/>
        </w:pBdr>
        <w:tabs>
          <w:tab w:val="left" w:pos="624"/>
        </w:tabs>
        <w:spacing w:line="480" w:lineRule="auto"/>
        <w:ind w:left="624" w:hanging="624"/>
        <w:rPr>
          <w:ins w:id="737" w:author="Monica Thom" w:date="2026-09-07T23:09:00Z" w16du:dateUtc="2026-09-08T03:09:00Z"/>
          <w:color w:val="000000"/>
        </w:rPr>
      </w:pPr>
      <w:ins w:id="738" w:author="Monica Thom" w:date="2026-09-07T23:09:00Z" w16du:dateUtc="2026-09-08T03:09:00Z">
        <w:r>
          <w:rPr>
            <w:color w:val="000000"/>
          </w:rPr>
          <w:t xml:space="preserve">90. </w:t>
        </w:r>
        <w:r>
          <w:rPr>
            <w:color w:val="000000"/>
          </w:rPr>
          <w:tab/>
          <w:t>Law, R., Plank, M. J. &amp; Kolding, J. Balanced exploitation and coexistence of interacting, size</w:t>
        </w:r>
        <w:r>
          <w:rPr>
            <w:rFonts w:ascii="Cambria Math" w:eastAsia="Cambria Math" w:hAnsi="Cambria Math" w:cs="Cambria Math"/>
            <w:color w:val="000000"/>
          </w:rPr>
          <w:t>‐</w:t>
        </w:r>
        <w:r>
          <w:rPr>
            <w:color w:val="000000"/>
          </w:rPr>
          <w:t xml:space="preserve">structured, fish species. </w:t>
        </w:r>
        <w:r>
          <w:rPr>
            <w:i/>
            <w:iCs/>
            <w:color w:val="000000"/>
          </w:rPr>
          <w:t>Fish and Fisheries</w:t>
        </w:r>
        <w:r>
          <w:rPr>
            <w:color w:val="000000"/>
          </w:rPr>
          <w:t xml:space="preserve"> </w:t>
        </w:r>
        <w:r>
          <w:rPr>
            <w:b/>
            <w:bCs/>
            <w:color w:val="000000"/>
          </w:rPr>
          <w:t>17</w:t>
        </w:r>
        <w:r>
          <w:rPr>
            <w:color w:val="000000"/>
          </w:rPr>
          <w:t>, 281–302 (2016).</w:t>
        </w:r>
      </w:ins>
    </w:p>
    <w:p w14:paraId="000000C5" w14:textId="77777777" w:rsidR="00F57F1F" w:rsidRDefault="00000000">
      <w:pPr>
        <w:pBdr>
          <w:top w:val="nil"/>
          <w:left w:val="nil"/>
          <w:bottom w:val="nil"/>
          <w:right w:val="nil"/>
          <w:between w:val="nil"/>
        </w:pBdr>
        <w:tabs>
          <w:tab w:val="left" w:pos="624"/>
        </w:tabs>
        <w:spacing w:line="480" w:lineRule="auto"/>
        <w:ind w:left="624" w:hanging="624"/>
        <w:rPr>
          <w:ins w:id="739" w:author="Monica Thom" w:date="2026-09-07T23:09:00Z" w16du:dateUtc="2026-09-08T03:09:00Z"/>
          <w:color w:val="000000"/>
        </w:rPr>
      </w:pPr>
      <w:ins w:id="740" w:author="Monica Thom" w:date="2026-09-07T23:09:00Z" w16du:dateUtc="2026-09-08T03:09:00Z">
        <w:r>
          <w:rPr>
            <w:color w:val="000000"/>
          </w:rPr>
          <w:t xml:space="preserve">91. </w:t>
        </w:r>
        <w:r>
          <w:rPr>
            <w:color w:val="000000"/>
          </w:rPr>
          <w:tab/>
          <w:t xml:space="preserve">Law, R., Kolding, J. &amp; Plank, M. J. Squaring the circle: reconciling fishing and conservation of aquatic ecosystems. </w:t>
        </w:r>
        <w:r>
          <w:rPr>
            <w:i/>
            <w:iCs/>
            <w:color w:val="000000"/>
          </w:rPr>
          <w:t>Fish and Fisheries</w:t>
        </w:r>
        <w:r>
          <w:rPr>
            <w:color w:val="000000"/>
          </w:rPr>
          <w:t xml:space="preserve"> </w:t>
        </w:r>
        <w:r>
          <w:rPr>
            <w:b/>
            <w:bCs/>
            <w:color w:val="000000"/>
          </w:rPr>
          <w:t>16</w:t>
        </w:r>
        <w:r>
          <w:rPr>
            <w:color w:val="000000"/>
          </w:rPr>
          <w:t>, 160–174 (2015).</w:t>
        </w:r>
      </w:ins>
    </w:p>
    <w:p w14:paraId="000000C6" w14:textId="77777777" w:rsidR="00F57F1F" w:rsidRDefault="00000000">
      <w:pPr>
        <w:pBdr>
          <w:top w:val="nil"/>
          <w:left w:val="nil"/>
          <w:bottom w:val="nil"/>
          <w:right w:val="nil"/>
          <w:between w:val="nil"/>
        </w:pBdr>
        <w:tabs>
          <w:tab w:val="left" w:pos="624"/>
        </w:tabs>
        <w:spacing w:line="480" w:lineRule="auto"/>
        <w:ind w:left="624" w:hanging="624"/>
        <w:rPr>
          <w:ins w:id="741" w:author="Monica Thom" w:date="2026-09-07T23:09:00Z" w16du:dateUtc="2026-09-08T03:09:00Z"/>
          <w:color w:val="000000"/>
        </w:rPr>
      </w:pPr>
      <w:ins w:id="742" w:author="Monica Thom" w:date="2026-09-07T23:09:00Z" w16du:dateUtc="2026-09-08T03:09:00Z">
        <w:r>
          <w:rPr>
            <w:color w:val="000000"/>
          </w:rPr>
          <w:lastRenderedPageBreak/>
          <w:t xml:space="preserve">92. </w:t>
        </w:r>
        <w:r>
          <w:rPr>
            <w:color w:val="000000"/>
          </w:rPr>
          <w:tab/>
          <w:t xml:space="preserve">Jacobsen, N. S., Gislason, H. &amp; Andersen, K. H. The consequences of balanced harvesting of fish communities. </w:t>
        </w:r>
        <w:r>
          <w:rPr>
            <w:i/>
            <w:iCs/>
            <w:color w:val="000000"/>
          </w:rPr>
          <w:t>Proceedings of the Royal Society B: Biological Sciences</w:t>
        </w:r>
        <w:r>
          <w:rPr>
            <w:color w:val="000000"/>
          </w:rPr>
          <w:t xml:space="preserve"> </w:t>
        </w:r>
        <w:r>
          <w:rPr>
            <w:b/>
            <w:bCs/>
            <w:color w:val="000000"/>
          </w:rPr>
          <w:t>281</w:t>
        </w:r>
        <w:r>
          <w:rPr>
            <w:color w:val="000000"/>
          </w:rPr>
          <w:t>, (2014).</w:t>
        </w:r>
      </w:ins>
    </w:p>
    <w:p w14:paraId="000000C7" w14:textId="77777777" w:rsidR="00F57F1F" w:rsidRDefault="00000000">
      <w:pPr>
        <w:pBdr>
          <w:top w:val="nil"/>
          <w:left w:val="nil"/>
          <w:bottom w:val="nil"/>
          <w:right w:val="nil"/>
          <w:between w:val="nil"/>
        </w:pBdr>
        <w:tabs>
          <w:tab w:val="left" w:pos="624"/>
        </w:tabs>
        <w:spacing w:line="480" w:lineRule="auto"/>
        <w:ind w:left="624" w:hanging="624"/>
        <w:rPr>
          <w:ins w:id="743" w:author="Monica Thom" w:date="2026-09-07T23:09:00Z" w16du:dateUtc="2026-09-08T03:09:00Z"/>
          <w:color w:val="000000"/>
        </w:rPr>
      </w:pPr>
      <w:ins w:id="744" w:author="Monica Thom" w:date="2026-09-07T23:09:00Z" w16du:dateUtc="2026-09-08T03:09:00Z">
        <w:r>
          <w:rPr>
            <w:color w:val="000000"/>
          </w:rPr>
          <w:t xml:space="preserve">93. </w:t>
        </w:r>
        <w:r>
          <w:rPr>
            <w:color w:val="000000"/>
          </w:rPr>
          <w:tab/>
          <w:t xml:space="preserve">Hsieh, C., Yamauchi, A., Nakazawa, T. &amp; Wang, W.-F. Fishing effects on age and spatial structures undermine population stability of fishes. </w:t>
        </w:r>
        <w:r>
          <w:rPr>
            <w:i/>
            <w:iCs/>
            <w:color w:val="000000"/>
          </w:rPr>
          <w:t>Aquatic Sciences</w:t>
        </w:r>
        <w:r>
          <w:rPr>
            <w:color w:val="000000"/>
          </w:rPr>
          <w:t xml:space="preserve"> </w:t>
        </w:r>
        <w:r>
          <w:rPr>
            <w:b/>
            <w:bCs/>
            <w:color w:val="000000"/>
          </w:rPr>
          <w:t>72</w:t>
        </w:r>
        <w:r>
          <w:rPr>
            <w:color w:val="000000"/>
          </w:rPr>
          <w:t>, 165–178 (2010).</w:t>
        </w:r>
      </w:ins>
    </w:p>
    <w:p w14:paraId="000000C8" w14:textId="77777777" w:rsidR="00F57F1F" w:rsidRDefault="00000000">
      <w:pPr>
        <w:pBdr>
          <w:top w:val="nil"/>
          <w:left w:val="nil"/>
          <w:bottom w:val="nil"/>
          <w:right w:val="nil"/>
          <w:between w:val="nil"/>
        </w:pBdr>
        <w:tabs>
          <w:tab w:val="left" w:pos="624"/>
        </w:tabs>
        <w:spacing w:line="480" w:lineRule="auto"/>
        <w:ind w:left="624" w:hanging="624"/>
        <w:rPr>
          <w:ins w:id="745" w:author="Monica Thom" w:date="2026-09-07T23:09:00Z" w16du:dateUtc="2026-09-08T03:09:00Z"/>
          <w:color w:val="000000"/>
        </w:rPr>
      </w:pPr>
      <w:ins w:id="746" w:author="Monica Thom" w:date="2026-09-07T23:09:00Z" w16du:dateUtc="2026-09-08T03:09:00Z">
        <w:r>
          <w:rPr>
            <w:color w:val="000000"/>
          </w:rPr>
          <w:t xml:space="preserve">94. </w:t>
        </w:r>
        <w:r>
          <w:rPr>
            <w:color w:val="000000"/>
          </w:rPr>
          <w:tab/>
          <w:t xml:space="preserve">Sheldon, R., Prakash, A. &amp; Sutcliffe Jr, Wh. The size distribution of particles in the ocean. </w:t>
        </w:r>
        <w:r>
          <w:rPr>
            <w:i/>
            <w:iCs/>
            <w:color w:val="000000"/>
          </w:rPr>
          <w:t>Limnology and oceanography</w:t>
        </w:r>
        <w:r>
          <w:rPr>
            <w:color w:val="000000"/>
          </w:rPr>
          <w:t xml:space="preserve"> </w:t>
        </w:r>
        <w:r>
          <w:rPr>
            <w:b/>
            <w:bCs/>
            <w:color w:val="000000"/>
          </w:rPr>
          <w:t>17</w:t>
        </w:r>
        <w:r>
          <w:rPr>
            <w:color w:val="000000"/>
          </w:rPr>
          <w:t>, 327–340 (1972).</w:t>
        </w:r>
      </w:ins>
    </w:p>
    <w:p w14:paraId="000000C9" w14:textId="77777777" w:rsidR="00F57F1F" w:rsidRDefault="00000000">
      <w:pPr>
        <w:pBdr>
          <w:top w:val="nil"/>
          <w:left w:val="nil"/>
          <w:bottom w:val="nil"/>
          <w:right w:val="nil"/>
          <w:between w:val="nil"/>
        </w:pBdr>
        <w:tabs>
          <w:tab w:val="left" w:pos="624"/>
        </w:tabs>
        <w:spacing w:line="480" w:lineRule="auto"/>
        <w:ind w:left="624" w:hanging="624"/>
        <w:rPr>
          <w:ins w:id="747" w:author="Monica Thom" w:date="2026-09-07T23:09:00Z" w16du:dateUtc="2026-09-08T03:09:00Z"/>
          <w:color w:val="000000"/>
        </w:rPr>
      </w:pPr>
      <w:ins w:id="748" w:author="Monica Thom" w:date="2026-09-07T23:09:00Z" w16du:dateUtc="2026-09-08T03:09:00Z">
        <w:r>
          <w:rPr>
            <w:color w:val="000000"/>
          </w:rPr>
          <w:t xml:space="preserve">95. </w:t>
        </w:r>
        <w:r>
          <w:rPr>
            <w:color w:val="000000"/>
          </w:rPr>
          <w:tab/>
          <w:t xml:space="preserve">Hatton, I. A., Heneghan, R. F., Bar-On, Y. M. &amp; Galbraith, E. D. The global ocean size spectrum from bacteria to whales. </w:t>
        </w:r>
        <w:r>
          <w:rPr>
            <w:i/>
            <w:iCs/>
            <w:color w:val="000000"/>
          </w:rPr>
          <w:t>Science Advances</w:t>
        </w:r>
        <w:r>
          <w:rPr>
            <w:color w:val="000000"/>
          </w:rPr>
          <w:t xml:space="preserve"> </w:t>
        </w:r>
        <w:r>
          <w:rPr>
            <w:b/>
            <w:bCs/>
            <w:color w:val="000000"/>
          </w:rPr>
          <w:t>7</w:t>
        </w:r>
        <w:r>
          <w:rPr>
            <w:color w:val="000000"/>
          </w:rPr>
          <w:t>, eabh3732 (2021).</w:t>
        </w:r>
      </w:ins>
    </w:p>
    <w:p w14:paraId="000000CA" w14:textId="77777777" w:rsidR="00F57F1F" w:rsidRDefault="00000000">
      <w:pPr>
        <w:pBdr>
          <w:top w:val="nil"/>
          <w:left w:val="nil"/>
          <w:bottom w:val="nil"/>
          <w:right w:val="nil"/>
          <w:between w:val="nil"/>
        </w:pBdr>
        <w:tabs>
          <w:tab w:val="left" w:pos="624"/>
        </w:tabs>
        <w:spacing w:line="480" w:lineRule="auto"/>
        <w:ind w:left="624" w:hanging="624"/>
        <w:rPr>
          <w:ins w:id="749" w:author="Monica Thom" w:date="2026-09-07T23:09:00Z" w16du:dateUtc="2026-09-08T03:09:00Z"/>
          <w:color w:val="000000"/>
        </w:rPr>
      </w:pPr>
      <w:ins w:id="750" w:author="Monica Thom" w:date="2026-09-07T23:09:00Z" w16du:dateUtc="2026-09-08T03:09:00Z">
        <w:r>
          <w:rPr>
            <w:color w:val="000000"/>
          </w:rPr>
          <w:t xml:space="preserve">96. </w:t>
        </w:r>
        <w:r>
          <w:rPr>
            <w:color w:val="000000"/>
          </w:rPr>
          <w:tab/>
          <w:t xml:space="preserve">Kolding, J., Jacobsen, N. S., Andersen, K. H. &amp; van Zwieten, P. A. Maximizing fisheries yields while maintaining community structure. </w:t>
        </w:r>
        <w:r>
          <w:rPr>
            <w:i/>
            <w:iCs/>
            <w:color w:val="000000"/>
          </w:rPr>
          <w:t>Canadian Journal of Fisheries and Aquatic Sciences</w:t>
        </w:r>
        <w:r>
          <w:rPr>
            <w:color w:val="000000"/>
          </w:rPr>
          <w:t xml:space="preserve"> </w:t>
        </w:r>
        <w:r>
          <w:rPr>
            <w:b/>
            <w:bCs/>
            <w:color w:val="000000"/>
          </w:rPr>
          <w:t>73</w:t>
        </w:r>
        <w:r>
          <w:rPr>
            <w:color w:val="000000"/>
          </w:rPr>
          <w:t>, 644–655 (2016).</w:t>
        </w:r>
      </w:ins>
    </w:p>
    <w:p w14:paraId="000000CB" w14:textId="77777777" w:rsidR="00F57F1F" w:rsidRDefault="00000000">
      <w:pPr>
        <w:pBdr>
          <w:top w:val="nil"/>
          <w:left w:val="nil"/>
          <w:bottom w:val="nil"/>
          <w:right w:val="nil"/>
          <w:between w:val="nil"/>
        </w:pBdr>
        <w:tabs>
          <w:tab w:val="left" w:pos="624"/>
        </w:tabs>
        <w:spacing w:line="480" w:lineRule="auto"/>
        <w:ind w:left="624" w:hanging="624"/>
        <w:rPr>
          <w:ins w:id="751" w:author="Monica Thom" w:date="2026-09-07T23:09:00Z" w16du:dateUtc="2026-09-08T03:09:00Z"/>
          <w:color w:val="000000"/>
        </w:rPr>
      </w:pPr>
      <w:ins w:id="752" w:author="Monica Thom" w:date="2026-09-07T23:09:00Z" w16du:dateUtc="2026-09-08T03:09:00Z">
        <w:r>
          <w:rPr>
            <w:color w:val="000000"/>
          </w:rPr>
          <w:t xml:space="preserve">97. </w:t>
        </w:r>
        <w:r>
          <w:rPr>
            <w:color w:val="000000"/>
          </w:rPr>
          <w:tab/>
          <w:t xml:space="preserve">Pauly, D., Christensen, V., Dalsgaard, J., Froese, R. &amp; Torres Jr, F. Fishing down marine food webs. </w:t>
        </w:r>
        <w:r>
          <w:rPr>
            <w:i/>
            <w:iCs/>
            <w:color w:val="000000"/>
          </w:rPr>
          <w:t>Science</w:t>
        </w:r>
        <w:r>
          <w:rPr>
            <w:color w:val="000000"/>
          </w:rPr>
          <w:t xml:space="preserve"> </w:t>
        </w:r>
        <w:r>
          <w:rPr>
            <w:b/>
            <w:bCs/>
            <w:color w:val="000000"/>
          </w:rPr>
          <w:t>279</w:t>
        </w:r>
        <w:r>
          <w:rPr>
            <w:color w:val="000000"/>
          </w:rPr>
          <w:t>, 860–863 (1998).</w:t>
        </w:r>
      </w:ins>
    </w:p>
    <w:p w14:paraId="000000CC" w14:textId="77777777" w:rsidR="00F57F1F" w:rsidRDefault="00000000">
      <w:pPr>
        <w:pBdr>
          <w:top w:val="nil"/>
          <w:left w:val="nil"/>
          <w:bottom w:val="nil"/>
          <w:right w:val="nil"/>
          <w:between w:val="nil"/>
        </w:pBdr>
        <w:tabs>
          <w:tab w:val="left" w:pos="624"/>
        </w:tabs>
        <w:spacing w:line="480" w:lineRule="auto"/>
        <w:ind w:left="624" w:hanging="624"/>
        <w:rPr>
          <w:ins w:id="753" w:author="Monica Thom" w:date="2026-09-07T23:09:00Z" w16du:dateUtc="2026-09-08T03:09:00Z"/>
          <w:color w:val="000000"/>
        </w:rPr>
      </w:pPr>
      <w:ins w:id="754" w:author="Monica Thom" w:date="2026-09-07T23:09:00Z" w16du:dateUtc="2026-09-08T03:09:00Z">
        <w:r>
          <w:rPr>
            <w:color w:val="000000"/>
          </w:rPr>
          <w:t xml:space="preserve">98. </w:t>
        </w:r>
        <w:r>
          <w:rPr>
            <w:color w:val="000000"/>
          </w:rPr>
          <w:tab/>
          <w:t xml:space="preserve">Baum, J. K. &amp; Worm, B. Cascading top-down effects of changing oceanic predator abundances. </w:t>
        </w:r>
        <w:r>
          <w:rPr>
            <w:i/>
            <w:iCs/>
            <w:color w:val="000000"/>
          </w:rPr>
          <w:t>Journal of Animal Ecology</w:t>
        </w:r>
        <w:r>
          <w:rPr>
            <w:color w:val="000000"/>
          </w:rPr>
          <w:t xml:space="preserve"> </w:t>
        </w:r>
        <w:r>
          <w:rPr>
            <w:b/>
            <w:bCs/>
            <w:color w:val="000000"/>
          </w:rPr>
          <w:t>78</w:t>
        </w:r>
        <w:r>
          <w:rPr>
            <w:color w:val="000000"/>
          </w:rPr>
          <w:t>, 699–714 (2009).</w:t>
        </w:r>
      </w:ins>
    </w:p>
    <w:p w14:paraId="000000CD" w14:textId="77777777" w:rsidR="00F57F1F" w:rsidRDefault="00000000">
      <w:pPr>
        <w:pBdr>
          <w:top w:val="nil"/>
          <w:left w:val="nil"/>
          <w:bottom w:val="nil"/>
          <w:right w:val="nil"/>
          <w:between w:val="nil"/>
        </w:pBdr>
        <w:tabs>
          <w:tab w:val="left" w:pos="624"/>
        </w:tabs>
        <w:spacing w:line="480" w:lineRule="auto"/>
        <w:ind w:left="624" w:hanging="624"/>
        <w:rPr>
          <w:ins w:id="755" w:author="Monica Thom" w:date="2026-09-07T23:09:00Z" w16du:dateUtc="2026-09-08T03:09:00Z"/>
          <w:color w:val="000000"/>
        </w:rPr>
      </w:pPr>
      <w:ins w:id="756" w:author="Monica Thom" w:date="2026-09-07T23:09:00Z" w16du:dateUtc="2026-09-08T03:09:00Z">
        <w:r>
          <w:rPr>
            <w:color w:val="000000"/>
          </w:rPr>
          <w:t xml:space="preserve">99. </w:t>
        </w:r>
        <w:r>
          <w:rPr>
            <w:color w:val="000000"/>
          </w:rPr>
          <w:tab/>
          <w:t xml:space="preserve">Shanafelt, D. W. &amp; Loreau, M. Stability trophic cascades in food chains. </w:t>
        </w:r>
        <w:r>
          <w:rPr>
            <w:i/>
            <w:iCs/>
            <w:color w:val="000000"/>
          </w:rPr>
          <w:t>R Soc Open Sci.</w:t>
        </w:r>
        <w:r>
          <w:rPr>
            <w:color w:val="000000"/>
          </w:rPr>
          <w:t xml:space="preserve"> </w:t>
        </w:r>
        <w:r>
          <w:rPr>
            <w:b/>
            <w:bCs/>
            <w:color w:val="000000"/>
          </w:rPr>
          <w:t>5</w:t>
        </w:r>
        <w:r>
          <w:rPr>
            <w:color w:val="000000"/>
          </w:rPr>
          <w:t>, 180995 (2018).</w:t>
        </w:r>
      </w:ins>
    </w:p>
    <w:p w14:paraId="000000CE" w14:textId="77777777" w:rsidR="00F57F1F" w:rsidRDefault="00000000">
      <w:pPr>
        <w:pBdr>
          <w:top w:val="nil"/>
          <w:left w:val="nil"/>
          <w:bottom w:val="nil"/>
          <w:right w:val="nil"/>
          <w:between w:val="nil"/>
        </w:pBdr>
        <w:tabs>
          <w:tab w:val="left" w:pos="624"/>
        </w:tabs>
        <w:spacing w:line="480" w:lineRule="auto"/>
        <w:ind w:left="624" w:hanging="624"/>
        <w:rPr>
          <w:ins w:id="757" w:author="Monica Thom" w:date="2026-09-07T23:09:00Z" w16du:dateUtc="2026-09-08T03:09:00Z"/>
          <w:color w:val="000000"/>
        </w:rPr>
      </w:pPr>
      <w:ins w:id="758" w:author="Monica Thom" w:date="2026-09-07T23:09:00Z" w16du:dateUtc="2026-09-08T03:09:00Z">
        <w:r>
          <w:rPr>
            <w:color w:val="000000"/>
          </w:rPr>
          <w:t xml:space="preserve">100. </w:t>
        </w:r>
        <w:r>
          <w:rPr>
            <w:color w:val="000000"/>
          </w:rPr>
          <w:tab/>
          <w:t xml:space="preserve">Etnier, M. A. Reevaluating evidence of density-dependent growth in northern fur seals (Callorhinus ursinus) based on measurements of archived skeletal specimens. </w:t>
        </w:r>
        <w:r>
          <w:rPr>
            <w:i/>
            <w:iCs/>
            <w:color w:val="000000"/>
          </w:rPr>
          <w:t>Canadian Journal of Fisheries and Aquatic Sciences</w:t>
        </w:r>
        <w:r>
          <w:rPr>
            <w:color w:val="000000"/>
          </w:rPr>
          <w:t xml:space="preserve"> </w:t>
        </w:r>
        <w:r>
          <w:rPr>
            <w:b/>
            <w:bCs/>
            <w:color w:val="000000"/>
          </w:rPr>
          <w:t>61</w:t>
        </w:r>
        <w:r>
          <w:rPr>
            <w:color w:val="000000"/>
          </w:rPr>
          <w:t>, 1616–1626 (2004).</w:t>
        </w:r>
      </w:ins>
    </w:p>
    <w:p w14:paraId="000000CF" w14:textId="77777777" w:rsidR="00F57F1F" w:rsidRDefault="00000000">
      <w:pPr>
        <w:pBdr>
          <w:top w:val="nil"/>
          <w:left w:val="nil"/>
          <w:bottom w:val="nil"/>
          <w:right w:val="nil"/>
          <w:between w:val="nil"/>
        </w:pBdr>
        <w:tabs>
          <w:tab w:val="left" w:pos="624"/>
        </w:tabs>
        <w:spacing w:line="480" w:lineRule="auto"/>
        <w:ind w:left="624" w:hanging="624"/>
        <w:rPr>
          <w:ins w:id="759" w:author="Monica Thom" w:date="2026-09-07T23:09:00Z" w16du:dateUtc="2026-09-08T03:09:00Z"/>
          <w:color w:val="000000"/>
        </w:rPr>
      </w:pPr>
      <w:ins w:id="760" w:author="Monica Thom" w:date="2026-09-07T23:09:00Z" w16du:dateUtc="2026-09-08T03:09:00Z">
        <w:r>
          <w:rPr>
            <w:color w:val="000000"/>
          </w:rPr>
          <w:t xml:space="preserve">101. </w:t>
        </w:r>
        <w:r>
          <w:rPr>
            <w:color w:val="000000"/>
          </w:rPr>
          <w:tab/>
          <w:t xml:space="preserve">Sethi, S. A., Branch, T. A. &amp; Watson, R. Global fishery development patterns are driven by profit but not trophic level. </w:t>
        </w:r>
        <w:r>
          <w:rPr>
            <w:i/>
            <w:iCs/>
            <w:color w:val="000000"/>
          </w:rPr>
          <w:t>Proceedings of the National Academy of Sciences</w:t>
        </w:r>
        <w:r>
          <w:rPr>
            <w:color w:val="000000"/>
          </w:rPr>
          <w:t xml:space="preserve"> </w:t>
        </w:r>
        <w:r>
          <w:rPr>
            <w:b/>
            <w:bCs/>
            <w:color w:val="000000"/>
          </w:rPr>
          <w:t>107</w:t>
        </w:r>
        <w:r>
          <w:rPr>
            <w:color w:val="000000"/>
          </w:rPr>
          <w:t>, 12163–12167 (2010).</w:t>
        </w:r>
      </w:ins>
    </w:p>
    <w:p w14:paraId="000000D0" w14:textId="77777777" w:rsidR="00F57F1F" w:rsidRDefault="00000000">
      <w:pPr>
        <w:pBdr>
          <w:top w:val="nil"/>
          <w:left w:val="nil"/>
          <w:bottom w:val="nil"/>
          <w:right w:val="nil"/>
          <w:between w:val="nil"/>
        </w:pBdr>
        <w:tabs>
          <w:tab w:val="left" w:pos="624"/>
        </w:tabs>
        <w:spacing w:line="480" w:lineRule="auto"/>
        <w:ind w:left="624" w:hanging="624"/>
        <w:rPr>
          <w:ins w:id="761" w:author="Monica Thom" w:date="2026-09-07T23:09:00Z" w16du:dateUtc="2026-09-08T03:09:00Z"/>
          <w:color w:val="000000"/>
        </w:rPr>
      </w:pPr>
      <w:ins w:id="762" w:author="Monica Thom" w:date="2026-09-07T23:09:00Z" w16du:dateUtc="2026-09-08T03:09:00Z">
        <w:r>
          <w:rPr>
            <w:color w:val="000000"/>
          </w:rPr>
          <w:t xml:space="preserve">102. </w:t>
        </w:r>
        <w:r>
          <w:rPr>
            <w:color w:val="000000"/>
          </w:rPr>
          <w:tab/>
          <w:t xml:space="preserve">Watson, R. A. A database of global marine commercial, small-scale, illegal and unreported fisheries catch 1950–2014. </w:t>
        </w:r>
        <w:r>
          <w:rPr>
            <w:i/>
            <w:iCs/>
            <w:color w:val="000000"/>
          </w:rPr>
          <w:t>Scientific Data</w:t>
        </w:r>
        <w:r>
          <w:rPr>
            <w:color w:val="000000"/>
          </w:rPr>
          <w:t xml:space="preserve"> </w:t>
        </w:r>
        <w:r>
          <w:rPr>
            <w:b/>
            <w:bCs/>
            <w:color w:val="000000"/>
          </w:rPr>
          <w:t>4</w:t>
        </w:r>
        <w:r>
          <w:rPr>
            <w:color w:val="000000"/>
          </w:rPr>
          <w:t>, 1–9 (2017).</w:t>
        </w:r>
      </w:ins>
    </w:p>
    <w:p w14:paraId="000000D1" w14:textId="77777777" w:rsidR="00F57F1F" w:rsidRDefault="00000000">
      <w:pPr>
        <w:pBdr>
          <w:top w:val="nil"/>
          <w:left w:val="nil"/>
          <w:bottom w:val="nil"/>
          <w:right w:val="nil"/>
          <w:between w:val="nil"/>
        </w:pBdr>
        <w:tabs>
          <w:tab w:val="left" w:pos="624"/>
        </w:tabs>
        <w:spacing w:line="480" w:lineRule="auto"/>
        <w:ind w:left="624" w:hanging="624"/>
        <w:rPr>
          <w:ins w:id="763" w:author="Monica Thom" w:date="2026-09-07T23:09:00Z" w16du:dateUtc="2026-09-08T03:09:00Z"/>
          <w:color w:val="000000"/>
        </w:rPr>
      </w:pPr>
      <w:ins w:id="764" w:author="Monica Thom" w:date="2026-09-07T23:09:00Z" w16du:dateUtc="2026-09-08T03:09:00Z">
        <w:r>
          <w:rPr>
            <w:color w:val="000000"/>
          </w:rPr>
          <w:lastRenderedPageBreak/>
          <w:t xml:space="preserve">103. </w:t>
        </w:r>
        <w:r>
          <w:rPr>
            <w:color w:val="000000"/>
          </w:rPr>
          <w:tab/>
          <w:t xml:space="preserve">Frank, K. T., Petrie, B., Choi, J. S. &amp; Leggett, W. C. Trophic cascades in a formerly cod-dominated ecosystem. </w:t>
        </w:r>
        <w:r>
          <w:rPr>
            <w:i/>
            <w:iCs/>
            <w:color w:val="000000"/>
          </w:rPr>
          <w:t>Science</w:t>
        </w:r>
        <w:r>
          <w:rPr>
            <w:color w:val="000000"/>
          </w:rPr>
          <w:t xml:space="preserve"> </w:t>
        </w:r>
        <w:r>
          <w:rPr>
            <w:b/>
            <w:bCs/>
            <w:color w:val="000000"/>
          </w:rPr>
          <w:t>308</w:t>
        </w:r>
        <w:r>
          <w:rPr>
            <w:color w:val="000000"/>
          </w:rPr>
          <w:t>, 1621–1623 (2005).</w:t>
        </w:r>
      </w:ins>
    </w:p>
    <w:p w14:paraId="000000D2" w14:textId="77777777" w:rsidR="00F57F1F" w:rsidRDefault="00000000">
      <w:pPr>
        <w:pBdr>
          <w:top w:val="nil"/>
          <w:left w:val="nil"/>
          <w:bottom w:val="nil"/>
          <w:right w:val="nil"/>
          <w:between w:val="nil"/>
        </w:pBdr>
        <w:tabs>
          <w:tab w:val="left" w:pos="624"/>
        </w:tabs>
        <w:spacing w:line="480" w:lineRule="auto"/>
        <w:ind w:left="624" w:hanging="624"/>
        <w:rPr>
          <w:ins w:id="765" w:author="Monica Thom" w:date="2026-09-07T23:09:00Z" w16du:dateUtc="2026-09-08T03:09:00Z"/>
          <w:color w:val="000000"/>
        </w:rPr>
      </w:pPr>
      <w:ins w:id="766" w:author="Monica Thom" w:date="2026-09-07T23:09:00Z" w16du:dateUtc="2026-09-08T03:09:00Z">
        <w:r>
          <w:rPr>
            <w:color w:val="000000"/>
          </w:rPr>
          <w:t xml:space="preserve">104. </w:t>
        </w:r>
        <w:r>
          <w:rPr>
            <w:color w:val="000000"/>
          </w:rPr>
          <w:tab/>
          <w:t xml:space="preserve">Gaines, S. D. </w:t>
        </w:r>
        <w:r>
          <w:rPr>
            <w:i/>
            <w:iCs/>
            <w:color w:val="000000"/>
          </w:rPr>
          <w:t>et al.</w:t>
        </w:r>
        <w:r>
          <w:rPr>
            <w:color w:val="000000"/>
          </w:rPr>
          <w:t xml:space="preserve"> Improved fisheries management could offset many negative effects of climate change. </w:t>
        </w:r>
        <w:r>
          <w:rPr>
            <w:i/>
            <w:iCs/>
            <w:color w:val="000000"/>
          </w:rPr>
          <w:t>Science advances</w:t>
        </w:r>
        <w:r>
          <w:rPr>
            <w:color w:val="000000"/>
          </w:rPr>
          <w:t xml:space="preserve"> </w:t>
        </w:r>
        <w:r>
          <w:rPr>
            <w:b/>
            <w:bCs/>
            <w:color w:val="000000"/>
          </w:rPr>
          <w:t>4</w:t>
        </w:r>
        <w:r>
          <w:rPr>
            <w:color w:val="000000"/>
          </w:rPr>
          <w:t>, eaao1378 (2018).</w:t>
        </w:r>
      </w:ins>
    </w:p>
    <w:p w14:paraId="000000D3" w14:textId="77777777" w:rsidR="00F57F1F" w:rsidRDefault="00000000">
      <w:pPr>
        <w:pBdr>
          <w:top w:val="nil"/>
          <w:left w:val="nil"/>
          <w:bottom w:val="nil"/>
          <w:right w:val="nil"/>
          <w:between w:val="nil"/>
        </w:pBdr>
        <w:tabs>
          <w:tab w:val="left" w:pos="624"/>
        </w:tabs>
        <w:spacing w:line="480" w:lineRule="auto"/>
        <w:ind w:left="624" w:hanging="624"/>
        <w:rPr>
          <w:ins w:id="767" w:author="Monica Thom" w:date="2026-09-07T23:09:00Z" w16du:dateUtc="2026-09-08T03:09:00Z"/>
          <w:color w:val="000000"/>
        </w:rPr>
      </w:pPr>
      <w:ins w:id="768" w:author="Monica Thom" w:date="2026-09-07T23:09:00Z" w16du:dateUtc="2026-09-08T03:09:00Z">
        <w:r>
          <w:rPr>
            <w:color w:val="000000"/>
          </w:rPr>
          <w:t xml:space="preserve">105. </w:t>
        </w:r>
        <w:r>
          <w:rPr>
            <w:color w:val="000000"/>
          </w:rPr>
          <w:tab/>
          <w:t xml:space="preserve">Yin, J. </w:t>
        </w:r>
        <w:r>
          <w:rPr>
            <w:i/>
            <w:iCs/>
            <w:color w:val="000000"/>
          </w:rPr>
          <w:t>et al.</w:t>
        </w:r>
        <w:r>
          <w:rPr>
            <w:color w:val="000000"/>
          </w:rPr>
          <w:t xml:space="preserve"> Potential impacts of ocean warming on the trophic control of a threatened marine ecosystem. </w:t>
        </w:r>
        <w:r>
          <w:rPr>
            <w:i/>
            <w:iCs/>
            <w:color w:val="000000"/>
          </w:rPr>
          <w:t>Progress in Oceanography</w:t>
        </w:r>
        <w:r>
          <w:rPr>
            <w:color w:val="000000"/>
          </w:rPr>
          <w:t xml:space="preserve"> </w:t>
        </w:r>
        <w:r>
          <w:rPr>
            <w:b/>
            <w:bCs/>
            <w:color w:val="000000"/>
          </w:rPr>
          <w:t>211</w:t>
        </w:r>
        <w:r>
          <w:rPr>
            <w:color w:val="000000"/>
          </w:rPr>
          <w:t>, 102976 (2023).</w:t>
        </w:r>
      </w:ins>
    </w:p>
    <w:p w14:paraId="000000D4" w14:textId="77777777" w:rsidR="00F57F1F" w:rsidRDefault="00000000">
      <w:pPr>
        <w:pBdr>
          <w:top w:val="nil"/>
          <w:left w:val="nil"/>
          <w:bottom w:val="nil"/>
          <w:right w:val="nil"/>
          <w:between w:val="nil"/>
        </w:pBdr>
        <w:tabs>
          <w:tab w:val="left" w:pos="624"/>
        </w:tabs>
        <w:spacing w:line="480" w:lineRule="auto"/>
        <w:ind w:left="624" w:hanging="624"/>
        <w:rPr>
          <w:ins w:id="769" w:author="Monica Thom" w:date="2026-09-07T23:09:00Z" w16du:dateUtc="2026-09-08T03:09:00Z"/>
          <w:color w:val="000000"/>
        </w:rPr>
      </w:pPr>
      <w:ins w:id="770" w:author="Monica Thom" w:date="2026-09-07T23:09:00Z" w16du:dateUtc="2026-09-08T03:09:00Z">
        <w:r>
          <w:rPr>
            <w:color w:val="000000"/>
          </w:rPr>
          <w:t xml:space="preserve">106. </w:t>
        </w:r>
        <w:r>
          <w:rPr>
            <w:color w:val="000000"/>
          </w:rPr>
          <w:tab/>
          <w:t xml:space="preserve">Golden, C. D. </w:t>
        </w:r>
        <w:r>
          <w:rPr>
            <w:i/>
            <w:iCs/>
            <w:color w:val="000000"/>
          </w:rPr>
          <w:t>et al.</w:t>
        </w:r>
        <w:r>
          <w:rPr>
            <w:color w:val="000000"/>
          </w:rPr>
          <w:t xml:space="preserve"> Nutrition: Fall in fish catch threatens human health. </w:t>
        </w:r>
        <w:r>
          <w:rPr>
            <w:i/>
            <w:iCs/>
            <w:color w:val="000000"/>
          </w:rPr>
          <w:t>Nature</w:t>
        </w:r>
        <w:r>
          <w:rPr>
            <w:color w:val="000000"/>
          </w:rPr>
          <w:t xml:space="preserve"> </w:t>
        </w:r>
        <w:r>
          <w:rPr>
            <w:b/>
            <w:bCs/>
            <w:color w:val="000000"/>
          </w:rPr>
          <w:t>534</w:t>
        </w:r>
        <w:r>
          <w:rPr>
            <w:color w:val="000000"/>
          </w:rPr>
          <w:t>, 317–320 (2016).</w:t>
        </w:r>
      </w:ins>
    </w:p>
    <w:p w14:paraId="000000D5" w14:textId="77777777" w:rsidR="00F57F1F" w:rsidRDefault="00000000">
      <w:pPr>
        <w:pBdr>
          <w:top w:val="nil"/>
          <w:left w:val="nil"/>
          <w:bottom w:val="nil"/>
          <w:right w:val="nil"/>
          <w:between w:val="nil"/>
        </w:pBdr>
        <w:tabs>
          <w:tab w:val="left" w:pos="624"/>
        </w:tabs>
        <w:spacing w:line="480" w:lineRule="auto"/>
        <w:ind w:left="624" w:hanging="624"/>
        <w:rPr>
          <w:ins w:id="771" w:author="Monica Thom" w:date="2026-09-07T23:09:00Z" w16du:dateUtc="2026-09-08T03:09:00Z"/>
          <w:color w:val="000000"/>
        </w:rPr>
      </w:pPr>
      <w:ins w:id="772" w:author="Monica Thom" w:date="2026-09-07T23:09:00Z" w16du:dateUtc="2026-09-08T03:09:00Z">
        <w:r>
          <w:rPr>
            <w:color w:val="000000"/>
          </w:rPr>
          <w:t xml:space="preserve">107. </w:t>
        </w:r>
        <w:r>
          <w:rPr>
            <w:color w:val="000000"/>
          </w:rPr>
          <w:tab/>
          <w:t xml:space="preserve">Judah, A. B. </w:t>
        </w:r>
        <w:r>
          <w:rPr>
            <w:i/>
            <w:iCs/>
            <w:color w:val="000000"/>
          </w:rPr>
          <w:t>et al.</w:t>
        </w:r>
        <w:r>
          <w:rPr>
            <w:color w:val="000000"/>
          </w:rPr>
          <w:t xml:space="preserve"> Deep-sea mining risks for sharks, rays, and chimaeras. </w:t>
        </w:r>
        <w:r>
          <w:rPr>
            <w:i/>
            <w:iCs/>
            <w:color w:val="000000"/>
          </w:rPr>
          <w:t>Current Biology</w:t>
        </w:r>
        <w:r>
          <w:rPr>
            <w:color w:val="000000"/>
          </w:rPr>
          <w:t xml:space="preserve"> </w:t>
        </w:r>
        <w:r>
          <w:rPr>
            <w:b/>
            <w:bCs/>
            <w:color w:val="000000"/>
          </w:rPr>
          <w:t>35</w:t>
        </w:r>
        <w:r>
          <w:rPr>
            <w:color w:val="000000"/>
          </w:rPr>
          <w:t>, 5353–5362 (2025).</w:t>
        </w:r>
      </w:ins>
    </w:p>
    <w:p w14:paraId="000000D6" w14:textId="77777777" w:rsidR="00F57F1F" w:rsidRDefault="00000000">
      <w:pPr>
        <w:pBdr>
          <w:top w:val="nil"/>
          <w:left w:val="nil"/>
          <w:bottom w:val="nil"/>
          <w:right w:val="nil"/>
          <w:between w:val="nil"/>
        </w:pBdr>
        <w:tabs>
          <w:tab w:val="left" w:pos="624"/>
        </w:tabs>
        <w:spacing w:line="480" w:lineRule="auto"/>
        <w:ind w:left="624" w:hanging="624"/>
        <w:rPr>
          <w:ins w:id="773" w:author="Monica Thom" w:date="2026-09-07T23:09:00Z" w16du:dateUtc="2026-09-08T03:09:00Z"/>
          <w:color w:val="000000"/>
        </w:rPr>
      </w:pPr>
      <w:ins w:id="774" w:author="Monica Thom" w:date="2026-09-07T23:09:00Z" w16du:dateUtc="2026-09-08T03:09:00Z">
        <w:r>
          <w:rPr>
            <w:color w:val="000000"/>
          </w:rPr>
          <w:t xml:space="preserve">108. </w:t>
        </w:r>
        <w:r>
          <w:rPr>
            <w:color w:val="000000"/>
          </w:rPr>
          <w:tab/>
          <w:t xml:space="preserve">Bowlby, H. D., Hammerschlag, N., Irion, D. T. &amp; Gennari, E. How continuing mortality affects recovery potential for prohibited sharks: the case of white sharks in South Africa. </w:t>
        </w:r>
        <w:r>
          <w:rPr>
            <w:i/>
            <w:iCs/>
            <w:color w:val="000000"/>
          </w:rPr>
          <w:t>Frontiers in Conservation Science</w:t>
        </w:r>
        <w:r>
          <w:rPr>
            <w:color w:val="000000"/>
          </w:rPr>
          <w:t xml:space="preserve"> </w:t>
        </w:r>
        <w:r>
          <w:rPr>
            <w:b/>
            <w:bCs/>
            <w:color w:val="000000"/>
          </w:rPr>
          <w:t>3</w:t>
        </w:r>
        <w:r>
          <w:rPr>
            <w:color w:val="000000"/>
          </w:rPr>
          <w:t>, 988693 (2022).</w:t>
        </w:r>
      </w:ins>
    </w:p>
    <w:p w14:paraId="000000D7" w14:textId="77777777" w:rsidR="00F57F1F" w:rsidRDefault="00000000">
      <w:pPr>
        <w:pBdr>
          <w:top w:val="nil"/>
          <w:left w:val="nil"/>
          <w:bottom w:val="nil"/>
          <w:right w:val="nil"/>
          <w:between w:val="nil"/>
        </w:pBdr>
        <w:tabs>
          <w:tab w:val="left" w:pos="624"/>
        </w:tabs>
        <w:spacing w:line="480" w:lineRule="auto"/>
        <w:ind w:left="624" w:hanging="624"/>
        <w:rPr>
          <w:ins w:id="775" w:author="Monica Thom" w:date="2026-09-07T23:09:00Z" w16du:dateUtc="2026-09-08T03:09:00Z"/>
          <w:color w:val="000000"/>
        </w:rPr>
      </w:pPr>
      <w:ins w:id="776" w:author="Monica Thom" w:date="2026-09-07T23:09:00Z" w16du:dateUtc="2026-09-08T03:09:00Z">
        <w:r>
          <w:rPr>
            <w:color w:val="000000"/>
          </w:rPr>
          <w:t xml:space="preserve">109. </w:t>
        </w:r>
        <w:r>
          <w:rPr>
            <w:color w:val="000000"/>
          </w:rPr>
          <w:tab/>
          <w:t xml:space="preserve">Christensen, V. </w:t>
        </w:r>
        <w:r>
          <w:rPr>
            <w:i/>
            <w:iCs/>
            <w:color w:val="000000"/>
          </w:rPr>
          <w:t>et al.</w:t>
        </w:r>
        <w:r>
          <w:rPr>
            <w:color w:val="000000"/>
          </w:rPr>
          <w:t xml:space="preserve"> A century of fish biomass decline in the ocean. </w:t>
        </w:r>
        <w:r>
          <w:rPr>
            <w:i/>
            <w:iCs/>
            <w:color w:val="000000"/>
          </w:rPr>
          <w:t>Marine ecology progress series</w:t>
        </w:r>
        <w:r>
          <w:rPr>
            <w:color w:val="000000"/>
          </w:rPr>
          <w:t xml:space="preserve"> </w:t>
        </w:r>
        <w:r>
          <w:rPr>
            <w:b/>
            <w:bCs/>
            <w:color w:val="000000"/>
          </w:rPr>
          <w:t>512</w:t>
        </w:r>
        <w:r>
          <w:rPr>
            <w:color w:val="000000"/>
          </w:rPr>
          <w:t>, 155–166 (2014).</w:t>
        </w:r>
      </w:ins>
    </w:p>
    <w:p w14:paraId="000000D8" w14:textId="77777777" w:rsidR="00F57F1F" w:rsidRDefault="00000000">
      <w:pPr>
        <w:pBdr>
          <w:top w:val="nil"/>
          <w:left w:val="nil"/>
          <w:bottom w:val="nil"/>
          <w:right w:val="nil"/>
          <w:between w:val="nil"/>
        </w:pBdr>
        <w:tabs>
          <w:tab w:val="left" w:pos="624"/>
        </w:tabs>
        <w:spacing w:line="480" w:lineRule="auto"/>
        <w:ind w:left="624" w:hanging="624"/>
        <w:rPr>
          <w:ins w:id="777" w:author="Monica Thom" w:date="2026-09-07T23:09:00Z" w16du:dateUtc="2026-09-08T03:09:00Z"/>
          <w:color w:val="000000"/>
        </w:rPr>
      </w:pPr>
      <w:ins w:id="778" w:author="Monica Thom" w:date="2026-09-07T23:09:00Z" w16du:dateUtc="2026-09-08T03:09:00Z">
        <w:r>
          <w:rPr>
            <w:color w:val="000000"/>
          </w:rPr>
          <w:t xml:space="preserve">110. </w:t>
        </w:r>
        <w:r>
          <w:rPr>
            <w:color w:val="000000"/>
          </w:rPr>
          <w:tab/>
          <w:t xml:space="preserve">Kolding, J., Bundy, A., van Zwieten, P. A. &amp; Plank, M. J. Fisheries, the inverted food pyramid. </w:t>
        </w:r>
        <w:r>
          <w:rPr>
            <w:i/>
            <w:iCs/>
            <w:color w:val="000000"/>
          </w:rPr>
          <w:t>ICES Journal of Marine Science</w:t>
        </w:r>
        <w:r>
          <w:rPr>
            <w:color w:val="000000"/>
          </w:rPr>
          <w:t xml:space="preserve"> </w:t>
        </w:r>
        <w:r>
          <w:rPr>
            <w:b/>
            <w:bCs/>
            <w:color w:val="000000"/>
          </w:rPr>
          <w:t>73</w:t>
        </w:r>
        <w:r>
          <w:rPr>
            <w:color w:val="000000"/>
          </w:rPr>
          <w:t>, 1697–1713 (2016).</w:t>
        </w:r>
      </w:ins>
    </w:p>
    <w:p w14:paraId="000000D9" w14:textId="77777777" w:rsidR="00F57F1F" w:rsidRDefault="00000000">
      <w:pPr>
        <w:pBdr>
          <w:top w:val="nil"/>
          <w:left w:val="nil"/>
          <w:bottom w:val="nil"/>
          <w:right w:val="nil"/>
          <w:between w:val="nil"/>
        </w:pBdr>
        <w:tabs>
          <w:tab w:val="left" w:pos="624"/>
        </w:tabs>
        <w:spacing w:line="480" w:lineRule="auto"/>
        <w:ind w:left="624" w:hanging="624"/>
        <w:rPr>
          <w:ins w:id="779" w:author="Monica Thom" w:date="2026-09-07T23:09:00Z" w16du:dateUtc="2026-09-08T03:09:00Z"/>
          <w:color w:val="000000"/>
        </w:rPr>
      </w:pPr>
      <w:ins w:id="780" w:author="Monica Thom" w:date="2026-09-07T23:09:00Z" w16du:dateUtc="2026-09-08T03:09:00Z">
        <w:r>
          <w:rPr>
            <w:color w:val="000000"/>
          </w:rPr>
          <w:t xml:space="preserve">111. </w:t>
        </w:r>
        <w:r>
          <w:rPr>
            <w:color w:val="000000"/>
          </w:rPr>
          <w:tab/>
          <w:t xml:space="preserve">Hilborn, R. </w:t>
        </w:r>
        <w:r>
          <w:rPr>
            <w:i/>
            <w:iCs/>
            <w:color w:val="000000"/>
          </w:rPr>
          <w:t>et al.</w:t>
        </w:r>
        <w:r>
          <w:rPr>
            <w:color w:val="000000"/>
          </w:rPr>
          <w:t xml:space="preserve"> Global status of groundfish stocks. </w:t>
        </w:r>
        <w:r>
          <w:rPr>
            <w:i/>
            <w:iCs/>
            <w:color w:val="000000"/>
          </w:rPr>
          <w:t>Fish and Fisheries</w:t>
        </w:r>
        <w:r>
          <w:rPr>
            <w:color w:val="000000"/>
          </w:rPr>
          <w:t xml:space="preserve"> </w:t>
        </w:r>
        <w:r>
          <w:rPr>
            <w:b/>
            <w:bCs/>
            <w:color w:val="000000"/>
          </w:rPr>
          <w:t>22</w:t>
        </w:r>
        <w:r>
          <w:rPr>
            <w:color w:val="000000"/>
          </w:rPr>
          <w:t>, 911–928 (2021).</w:t>
        </w:r>
      </w:ins>
    </w:p>
    <w:p w14:paraId="000000DA" w14:textId="77777777" w:rsidR="00F57F1F" w:rsidRDefault="00000000">
      <w:pPr>
        <w:pBdr>
          <w:top w:val="nil"/>
          <w:left w:val="nil"/>
          <w:bottom w:val="nil"/>
          <w:right w:val="nil"/>
          <w:between w:val="nil"/>
        </w:pBdr>
        <w:tabs>
          <w:tab w:val="left" w:pos="624"/>
        </w:tabs>
        <w:spacing w:line="480" w:lineRule="auto"/>
        <w:ind w:left="624" w:hanging="624"/>
        <w:rPr>
          <w:ins w:id="781" w:author="Monica Thom" w:date="2026-09-07T23:09:00Z" w16du:dateUtc="2026-09-08T03:09:00Z"/>
          <w:color w:val="000000"/>
        </w:rPr>
      </w:pPr>
      <w:ins w:id="782" w:author="Monica Thom" w:date="2026-09-07T23:09:00Z" w16du:dateUtc="2026-09-08T03:09:00Z">
        <w:r>
          <w:rPr>
            <w:color w:val="000000"/>
          </w:rPr>
          <w:t xml:space="preserve">112. </w:t>
        </w:r>
        <w:r>
          <w:rPr>
            <w:color w:val="000000"/>
          </w:rPr>
          <w:tab/>
          <w:t xml:space="preserve">Pons, M. </w:t>
        </w:r>
        <w:r>
          <w:rPr>
            <w:i/>
            <w:iCs/>
            <w:color w:val="000000"/>
          </w:rPr>
          <w:t>et al.</w:t>
        </w:r>
        <w:r>
          <w:rPr>
            <w:color w:val="000000"/>
          </w:rPr>
          <w:t xml:space="preserve"> Effects of biological, economic and management factors on tuna and billfish stock status. </w:t>
        </w:r>
        <w:r>
          <w:rPr>
            <w:i/>
            <w:iCs/>
            <w:color w:val="000000"/>
          </w:rPr>
          <w:t>Fish and Fisheries</w:t>
        </w:r>
        <w:r>
          <w:rPr>
            <w:color w:val="000000"/>
          </w:rPr>
          <w:t xml:space="preserve"> </w:t>
        </w:r>
        <w:r>
          <w:rPr>
            <w:b/>
            <w:bCs/>
            <w:color w:val="000000"/>
          </w:rPr>
          <w:t>18</w:t>
        </w:r>
        <w:r>
          <w:rPr>
            <w:color w:val="000000"/>
          </w:rPr>
          <w:t>, 1–21 (2017).</w:t>
        </w:r>
      </w:ins>
    </w:p>
    <w:p w14:paraId="000000DB" w14:textId="77777777" w:rsidR="00F57F1F" w:rsidRDefault="00000000">
      <w:pPr>
        <w:pBdr>
          <w:top w:val="nil"/>
          <w:left w:val="nil"/>
          <w:bottom w:val="nil"/>
          <w:right w:val="nil"/>
          <w:between w:val="nil"/>
        </w:pBdr>
        <w:tabs>
          <w:tab w:val="left" w:pos="624"/>
        </w:tabs>
        <w:spacing w:line="480" w:lineRule="auto"/>
        <w:ind w:left="624" w:hanging="624"/>
        <w:rPr>
          <w:ins w:id="783" w:author="Monica Thom" w:date="2026-09-07T23:09:00Z" w16du:dateUtc="2026-09-08T03:09:00Z"/>
          <w:color w:val="000000"/>
        </w:rPr>
      </w:pPr>
      <w:ins w:id="784" w:author="Monica Thom" w:date="2026-09-07T23:09:00Z" w16du:dateUtc="2026-09-08T03:09:00Z">
        <w:r>
          <w:rPr>
            <w:color w:val="000000"/>
          </w:rPr>
          <w:t xml:space="preserve">113. </w:t>
        </w:r>
        <w:r>
          <w:rPr>
            <w:color w:val="000000"/>
          </w:rPr>
          <w:tab/>
          <w:t xml:space="preserve">Juan-Jordá, M. J., Mosqueira, I., Cooper, A. B., Freire, J. &amp; Dulvy, N. K. Global population trajectories of tunas and their relatives. </w:t>
        </w:r>
        <w:r>
          <w:rPr>
            <w:i/>
            <w:iCs/>
            <w:color w:val="000000"/>
          </w:rPr>
          <w:t>Proceedings of the National Academy of Sciences</w:t>
        </w:r>
        <w:r>
          <w:rPr>
            <w:color w:val="000000"/>
          </w:rPr>
          <w:t xml:space="preserve"> </w:t>
        </w:r>
        <w:r>
          <w:rPr>
            <w:b/>
            <w:bCs/>
            <w:color w:val="000000"/>
          </w:rPr>
          <w:t>108</w:t>
        </w:r>
        <w:r>
          <w:rPr>
            <w:color w:val="000000"/>
          </w:rPr>
          <w:t>, 20650–20655 (2011).</w:t>
        </w:r>
      </w:ins>
    </w:p>
    <w:p w14:paraId="000000DC" w14:textId="77777777" w:rsidR="00F57F1F" w:rsidRDefault="00000000">
      <w:pPr>
        <w:pBdr>
          <w:top w:val="nil"/>
          <w:left w:val="nil"/>
          <w:bottom w:val="nil"/>
          <w:right w:val="nil"/>
          <w:between w:val="nil"/>
        </w:pBdr>
        <w:tabs>
          <w:tab w:val="left" w:pos="624"/>
        </w:tabs>
        <w:spacing w:line="480" w:lineRule="auto"/>
        <w:ind w:left="624" w:hanging="624"/>
        <w:rPr>
          <w:ins w:id="785" w:author="Monica Thom" w:date="2026-09-07T23:09:00Z" w16du:dateUtc="2026-09-08T03:09:00Z"/>
          <w:color w:val="000000"/>
        </w:rPr>
      </w:pPr>
      <w:ins w:id="786" w:author="Monica Thom" w:date="2026-09-07T23:09:00Z" w16du:dateUtc="2026-09-08T03:09:00Z">
        <w:r>
          <w:rPr>
            <w:color w:val="000000"/>
          </w:rPr>
          <w:t xml:space="preserve">114. </w:t>
        </w:r>
        <w:r>
          <w:rPr>
            <w:color w:val="000000"/>
          </w:rPr>
          <w:tab/>
          <w:t xml:space="preserve">Duggins, D. O., Simenstad, C. &amp; Estes, J. A. Magnification of secondary production by kelp detritus in coastal marine ecosystems. </w:t>
        </w:r>
        <w:r>
          <w:rPr>
            <w:i/>
            <w:iCs/>
            <w:color w:val="000000"/>
          </w:rPr>
          <w:t>Science</w:t>
        </w:r>
        <w:r>
          <w:rPr>
            <w:color w:val="000000"/>
          </w:rPr>
          <w:t xml:space="preserve"> </w:t>
        </w:r>
        <w:r>
          <w:rPr>
            <w:b/>
            <w:bCs/>
            <w:color w:val="000000"/>
          </w:rPr>
          <w:t>245</w:t>
        </w:r>
        <w:r>
          <w:rPr>
            <w:color w:val="000000"/>
          </w:rPr>
          <w:t>, 170–173 (1989).</w:t>
        </w:r>
      </w:ins>
    </w:p>
    <w:p w14:paraId="000000DD" w14:textId="77777777" w:rsidR="00F57F1F" w:rsidRDefault="00000000">
      <w:pPr>
        <w:pBdr>
          <w:top w:val="nil"/>
          <w:left w:val="nil"/>
          <w:bottom w:val="nil"/>
          <w:right w:val="nil"/>
          <w:between w:val="nil"/>
        </w:pBdr>
        <w:tabs>
          <w:tab w:val="left" w:pos="624"/>
        </w:tabs>
        <w:spacing w:line="480" w:lineRule="auto"/>
        <w:ind w:left="624" w:hanging="624"/>
        <w:rPr>
          <w:ins w:id="787" w:author="Monica Thom" w:date="2026-09-07T23:09:00Z" w16du:dateUtc="2026-09-08T03:09:00Z"/>
          <w:color w:val="000000"/>
        </w:rPr>
      </w:pPr>
      <w:ins w:id="788" w:author="Monica Thom" w:date="2026-09-07T23:09:00Z" w16du:dateUtc="2026-09-08T03:09:00Z">
        <w:r>
          <w:rPr>
            <w:color w:val="000000"/>
          </w:rPr>
          <w:lastRenderedPageBreak/>
          <w:t xml:space="preserve">115. </w:t>
        </w:r>
        <w:r>
          <w:rPr>
            <w:color w:val="000000"/>
          </w:rPr>
          <w:tab/>
          <w:t xml:space="preserve">Steneck, R. S., Vavrinec, J. &amp; Leland, A. V. Accelerating trophic-level dysfunction in kelp forest ecosystems of the western North Atlantic. </w:t>
        </w:r>
        <w:r>
          <w:rPr>
            <w:i/>
            <w:iCs/>
            <w:color w:val="000000"/>
          </w:rPr>
          <w:t>Ecosystems</w:t>
        </w:r>
        <w:r>
          <w:rPr>
            <w:color w:val="000000"/>
          </w:rPr>
          <w:t xml:space="preserve"> </w:t>
        </w:r>
        <w:r>
          <w:rPr>
            <w:b/>
            <w:bCs/>
            <w:color w:val="000000"/>
          </w:rPr>
          <w:t>7</w:t>
        </w:r>
        <w:r>
          <w:rPr>
            <w:color w:val="000000"/>
          </w:rPr>
          <w:t>, 323–332 (2004).</w:t>
        </w:r>
      </w:ins>
    </w:p>
    <w:p w14:paraId="000000DE" w14:textId="77777777" w:rsidR="00F57F1F" w:rsidRDefault="00000000">
      <w:pPr>
        <w:pBdr>
          <w:top w:val="nil"/>
          <w:left w:val="nil"/>
          <w:bottom w:val="nil"/>
          <w:right w:val="nil"/>
          <w:between w:val="nil"/>
        </w:pBdr>
        <w:tabs>
          <w:tab w:val="left" w:pos="624"/>
        </w:tabs>
        <w:spacing w:line="480" w:lineRule="auto"/>
        <w:ind w:left="624" w:hanging="624"/>
        <w:rPr>
          <w:ins w:id="789" w:author="Monica Thom" w:date="2026-09-07T23:09:00Z" w16du:dateUtc="2026-09-08T03:09:00Z"/>
          <w:color w:val="000000"/>
        </w:rPr>
      </w:pPr>
      <w:ins w:id="790" w:author="Monica Thom" w:date="2026-09-07T23:09:00Z" w16du:dateUtc="2026-09-08T03:09:00Z">
        <w:r>
          <w:rPr>
            <w:color w:val="000000"/>
          </w:rPr>
          <w:t xml:space="preserve">116. </w:t>
        </w:r>
        <w:r>
          <w:rPr>
            <w:color w:val="000000"/>
          </w:rPr>
          <w:tab/>
          <w:t>Worm, B. &amp; Myers, R. A. Meta</w:t>
        </w:r>
        <w:r>
          <w:rPr>
            <w:rFonts w:ascii="Cambria Math" w:eastAsia="Cambria Math" w:hAnsi="Cambria Math" w:cs="Cambria Math"/>
            <w:color w:val="000000"/>
          </w:rPr>
          <w:t>‐</w:t>
        </w:r>
        <w:r>
          <w:rPr>
            <w:color w:val="000000"/>
          </w:rPr>
          <w:t>analysis of cod–shrimp interactions reveals top</w:t>
        </w:r>
        <w:r>
          <w:rPr>
            <w:rFonts w:ascii="Cambria Math" w:eastAsia="Cambria Math" w:hAnsi="Cambria Math" w:cs="Cambria Math"/>
            <w:color w:val="000000"/>
          </w:rPr>
          <w:t>‐</w:t>
        </w:r>
        <w:r>
          <w:rPr>
            <w:color w:val="000000"/>
          </w:rPr>
          <w:t xml:space="preserve">down control in oceanic food webs. </w:t>
        </w:r>
        <w:r>
          <w:rPr>
            <w:i/>
            <w:iCs/>
            <w:color w:val="000000"/>
          </w:rPr>
          <w:t>Ecology</w:t>
        </w:r>
        <w:r>
          <w:rPr>
            <w:color w:val="000000"/>
          </w:rPr>
          <w:t xml:space="preserve"> </w:t>
        </w:r>
        <w:r>
          <w:rPr>
            <w:b/>
            <w:bCs/>
            <w:color w:val="000000"/>
          </w:rPr>
          <w:t>84</w:t>
        </w:r>
        <w:r>
          <w:rPr>
            <w:color w:val="000000"/>
          </w:rPr>
          <w:t>, 162–173 (2003).</w:t>
        </w:r>
      </w:ins>
    </w:p>
    <w:p w14:paraId="000000DF" w14:textId="77777777" w:rsidR="00F57F1F" w:rsidRDefault="00000000">
      <w:pPr>
        <w:pBdr>
          <w:top w:val="nil"/>
          <w:left w:val="nil"/>
          <w:bottom w:val="nil"/>
          <w:right w:val="nil"/>
          <w:between w:val="nil"/>
        </w:pBdr>
        <w:tabs>
          <w:tab w:val="left" w:pos="624"/>
        </w:tabs>
        <w:spacing w:line="480" w:lineRule="auto"/>
        <w:ind w:left="624" w:hanging="624"/>
        <w:rPr>
          <w:ins w:id="791" w:author="Monica Thom" w:date="2026-09-07T23:09:00Z" w16du:dateUtc="2026-09-08T03:09:00Z"/>
          <w:color w:val="000000"/>
        </w:rPr>
      </w:pPr>
      <w:ins w:id="792" w:author="Monica Thom" w:date="2026-09-07T23:09:00Z" w16du:dateUtc="2026-09-08T03:09:00Z">
        <w:r>
          <w:rPr>
            <w:color w:val="000000"/>
          </w:rPr>
          <w:t xml:space="preserve">117. </w:t>
        </w:r>
        <w:r>
          <w:rPr>
            <w:color w:val="000000"/>
          </w:rPr>
          <w:tab/>
          <w:t xml:space="preserve">Myers, R. A., Baum, J. K., Shepherd, T. D., Powers, S. P. &amp; Peterson, C. H. Cascading effects of the loss of apex predatory sharks from a coastal ocean. </w:t>
        </w:r>
        <w:r>
          <w:rPr>
            <w:i/>
            <w:iCs/>
            <w:color w:val="000000"/>
          </w:rPr>
          <w:t>Science</w:t>
        </w:r>
        <w:r>
          <w:rPr>
            <w:color w:val="000000"/>
          </w:rPr>
          <w:t xml:space="preserve"> </w:t>
        </w:r>
        <w:r>
          <w:rPr>
            <w:b/>
            <w:bCs/>
            <w:color w:val="000000"/>
          </w:rPr>
          <w:t>315</w:t>
        </w:r>
        <w:r>
          <w:rPr>
            <w:color w:val="000000"/>
          </w:rPr>
          <w:t>, 1846–1850 (2007).</w:t>
        </w:r>
      </w:ins>
    </w:p>
    <w:p w14:paraId="000000E0" w14:textId="77777777" w:rsidR="00F57F1F" w:rsidRDefault="00000000">
      <w:pPr>
        <w:pBdr>
          <w:top w:val="nil"/>
          <w:left w:val="nil"/>
          <w:bottom w:val="nil"/>
          <w:right w:val="nil"/>
          <w:between w:val="nil"/>
        </w:pBdr>
        <w:tabs>
          <w:tab w:val="left" w:pos="624"/>
        </w:tabs>
        <w:spacing w:line="480" w:lineRule="auto"/>
        <w:ind w:left="624" w:hanging="624"/>
        <w:rPr>
          <w:ins w:id="793" w:author="Monica Thom" w:date="2026-09-07T23:09:00Z" w16du:dateUtc="2026-09-08T03:09:00Z"/>
          <w:color w:val="000000"/>
        </w:rPr>
      </w:pPr>
      <w:ins w:id="794" w:author="Monica Thom" w:date="2026-09-07T23:09:00Z" w16du:dateUtc="2026-09-08T03:09:00Z">
        <w:r>
          <w:rPr>
            <w:color w:val="000000"/>
          </w:rPr>
          <w:t xml:space="preserve">118. </w:t>
        </w:r>
        <w:r>
          <w:rPr>
            <w:color w:val="000000"/>
          </w:rPr>
          <w:tab/>
          <w:t xml:space="preserve">Bell, J. J., Bennett, H. M., Rovellini, A. &amp; Webster, N. S. Sponges to be winners under near-future climate scenarios. </w:t>
        </w:r>
        <w:r>
          <w:rPr>
            <w:i/>
            <w:iCs/>
            <w:color w:val="000000"/>
          </w:rPr>
          <w:t>Bioscience</w:t>
        </w:r>
        <w:r>
          <w:rPr>
            <w:color w:val="000000"/>
          </w:rPr>
          <w:t xml:space="preserve"> </w:t>
        </w:r>
        <w:r>
          <w:rPr>
            <w:b/>
            <w:bCs/>
            <w:color w:val="000000"/>
          </w:rPr>
          <w:t>68</w:t>
        </w:r>
        <w:r>
          <w:rPr>
            <w:color w:val="000000"/>
          </w:rPr>
          <w:t>, 955–968 (2018).</w:t>
        </w:r>
      </w:ins>
    </w:p>
    <w:p w14:paraId="000000E1" w14:textId="77777777" w:rsidR="00F57F1F" w:rsidRDefault="00000000">
      <w:pPr>
        <w:pBdr>
          <w:top w:val="nil"/>
          <w:left w:val="nil"/>
          <w:bottom w:val="nil"/>
          <w:right w:val="nil"/>
          <w:between w:val="nil"/>
        </w:pBdr>
        <w:tabs>
          <w:tab w:val="left" w:pos="624"/>
        </w:tabs>
        <w:spacing w:line="480" w:lineRule="auto"/>
        <w:ind w:left="624" w:hanging="624"/>
        <w:rPr>
          <w:ins w:id="795" w:author="Monica Thom" w:date="2026-09-07T23:09:00Z" w16du:dateUtc="2026-09-08T03:09:00Z"/>
          <w:color w:val="000000"/>
        </w:rPr>
      </w:pPr>
      <w:ins w:id="796" w:author="Monica Thom" w:date="2026-09-07T23:09:00Z" w16du:dateUtc="2026-09-08T03:09:00Z">
        <w:r>
          <w:rPr>
            <w:color w:val="000000"/>
          </w:rPr>
          <w:t xml:space="preserve">119. </w:t>
        </w:r>
        <w:r>
          <w:rPr>
            <w:color w:val="000000"/>
          </w:rPr>
          <w:tab/>
          <w:t xml:space="preserve">Gregg, W. W., Rousseaux, C. S. &amp; Franz, B. A. Global trends in ocean phytoplankton: a new assessment using revised ocean colour data. </w:t>
        </w:r>
        <w:r>
          <w:rPr>
            <w:i/>
            <w:iCs/>
            <w:color w:val="000000"/>
          </w:rPr>
          <w:t>Remote Sensing Letters</w:t>
        </w:r>
        <w:r>
          <w:rPr>
            <w:color w:val="000000"/>
          </w:rPr>
          <w:t xml:space="preserve"> </w:t>
        </w:r>
        <w:r>
          <w:rPr>
            <w:b/>
            <w:bCs/>
            <w:color w:val="000000"/>
          </w:rPr>
          <w:t>8</w:t>
        </w:r>
        <w:r>
          <w:rPr>
            <w:color w:val="000000"/>
          </w:rPr>
          <w:t>, 1102–1111 (2017).</w:t>
        </w:r>
      </w:ins>
    </w:p>
    <w:p w14:paraId="000000E2" w14:textId="77777777" w:rsidR="00F57F1F" w:rsidRDefault="00000000">
      <w:pPr>
        <w:pBdr>
          <w:top w:val="nil"/>
          <w:left w:val="nil"/>
          <w:bottom w:val="nil"/>
          <w:right w:val="nil"/>
          <w:between w:val="nil"/>
        </w:pBdr>
        <w:tabs>
          <w:tab w:val="left" w:pos="624"/>
        </w:tabs>
        <w:spacing w:line="480" w:lineRule="auto"/>
        <w:ind w:left="624" w:hanging="624"/>
        <w:rPr>
          <w:ins w:id="797" w:author="Monica Thom" w:date="2026-09-07T23:09:00Z" w16du:dateUtc="2026-09-08T03:09:00Z"/>
          <w:color w:val="000000"/>
        </w:rPr>
      </w:pPr>
      <w:ins w:id="798" w:author="Monica Thom" w:date="2026-09-07T23:09:00Z" w16du:dateUtc="2026-09-08T03:09:00Z">
        <w:r>
          <w:rPr>
            <w:color w:val="000000"/>
          </w:rPr>
          <w:t xml:space="preserve">120. </w:t>
        </w:r>
        <w:r>
          <w:rPr>
            <w:color w:val="000000"/>
          </w:rPr>
          <w:tab/>
          <w:t xml:space="preserve">Gregg, W. W. &amp; Rousseaux, C. S. Decadal trends in global pelagic ocean chlorophyll: A new assessment integrating multiple satellites, in situ data, and models. </w:t>
        </w:r>
        <w:r>
          <w:rPr>
            <w:i/>
            <w:iCs/>
            <w:color w:val="000000"/>
          </w:rPr>
          <w:t>Journal of Geophysical Research: Oceans</w:t>
        </w:r>
        <w:r>
          <w:rPr>
            <w:color w:val="000000"/>
          </w:rPr>
          <w:t xml:space="preserve"> </w:t>
        </w:r>
        <w:r>
          <w:rPr>
            <w:b/>
            <w:bCs/>
            <w:color w:val="000000"/>
          </w:rPr>
          <w:t>119</w:t>
        </w:r>
        <w:r>
          <w:rPr>
            <w:color w:val="000000"/>
          </w:rPr>
          <w:t>, 5921–5933 (2014).</w:t>
        </w:r>
      </w:ins>
    </w:p>
    <w:p w14:paraId="000000E3" w14:textId="77777777" w:rsidR="00F57F1F" w:rsidRDefault="00000000">
      <w:pPr>
        <w:pBdr>
          <w:top w:val="nil"/>
          <w:left w:val="nil"/>
          <w:bottom w:val="nil"/>
          <w:right w:val="nil"/>
          <w:between w:val="nil"/>
        </w:pBdr>
        <w:tabs>
          <w:tab w:val="left" w:pos="624"/>
        </w:tabs>
        <w:spacing w:line="480" w:lineRule="auto"/>
        <w:ind w:left="624" w:hanging="624"/>
        <w:rPr>
          <w:ins w:id="799" w:author="Monica Thom" w:date="2026-09-07T23:09:00Z" w16du:dateUtc="2026-09-08T03:09:00Z"/>
          <w:color w:val="000000"/>
        </w:rPr>
      </w:pPr>
      <w:ins w:id="800" w:author="Monica Thom" w:date="2026-09-07T23:09:00Z" w16du:dateUtc="2026-09-08T03:09:00Z">
        <w:r>
          <w:rPr>
            <w:color w:val="000000"/>
          </w:rPr>
          <w:t xml:space="preserve">121. </w:t>
        </w:r>
        <w:r>
          <w:rPr>
            <w:color w:val="000000"/>
          </w:rPr>
          <w:tab/>
          <w:t xml:space="preserve">Laufkötter, C., Vogt, M. &amp; Gruber, N. Long-term trends in ocean plankton production and particle export between 1960–2006. </w:t>
        </w:r>
        <w:r>
          <w:rPr>
            <w:i/>
            <w:iCs/>
            <w:color w:val="000000"/>
          </w:rPr>
          <w:t>Biogeosciences</w:t>
        </w:r>
        <w:r>
          <w:rPr>
            <w:color w:val="000000"/>
          </w:rPr>
          <w:t xml:space="preserve"> </w:t>
        </w:r>
        <w:r>
          <w:rPr>
            <w:b/>
            <w:bCs/>
            <w:color w:val="000000"/>
          </w:rPr>
          <w:t>10</w:t>
        </w:r>
        <w:r>
          <w:rPr>
            <w:color w:val="000000"/>
          </w:rPr>
          <w:t>, 7373–7393 (2013).</w:t>
        </w:r>
      </w:ins>
    </w:p>
    <w:p w14:paraId="000000E4" w14:textId="77777777" w:rsidR="00F57F1F" w:rsidRDefault="00000000">
      <w:pPr>
        <w:pBdr>
          <w:top w:val="nil"/>
          <w:left w:val="nil"/>
          <w:bottom w:val="nil"/>
          <w:right w:val="nil"/>
          <w:between w:val="nil"/>
        </w:pBdr>
        <w:tabs>
          <w:tab w:val="left" w:pos="624"/>
        </w:tabs>
        <w:spacing w:line="480" w:lineRule="auto"/>
        <w:ind w:left="624" w:hanging="624"/>
        <w:rPr>
          <w:ins w:id="801" w:author="Monica Thom" w:date="2026-09-07T23:09:00Z" w16du:dateUtc="2026-09-08T03:09:00Z"/>
          <w:color w:val="000000"/>
        </w:rPr>
      </w:pPr>
      <w:ins w:id="802" w:author="Monica Thom" w:date="2026-09-07T23:09:00Z" w16du:dateUtc="2026-09-08T03:09:00Z">
        <w:r>
          <w:rPr>
            <w:color w:val="000000"/>
          </w:rPr>
          <w:t xml:space="preserve">122. </w:t>
        </w:r>
        <w:r>
          <w:rPr>
            <w:color w:val="000000"/>
          </w:rPr>
          <w:tab/>
          <w:t>Behrenfeld, M. J. &amp; Falkowski, P. G. Photosynthetic rates derived from satellite</w:t>
        </w:r>
        <w:r>
          <w:rPr>
            <w:rFonts w:ascii="Cambria Math" w:eastAsia="Cambria Math" w:hAnsi="Cambria Math" w:cs="Cambria Math"/>
            <w:color w:val="000000"/>
          </w:rPr>
          <w:t>‐</w:t>
        </w:r>
        <w:r>
          <w:rPr>
            <w:color w:val="000000"/>
          </w:rPr>
          <w:t xml:space="preserve">based chlorophyll concentration. </w:t>
        </w:r>
        <w:r>
          <w:rPr>
            <w:i/>
            <w:iCs/>
            <w:color w:val="000000"/>
          </w:rPr>
          <w:t>Limnology and oceanography</w:t>
        </w:r>
        <w:r>
          <w:rPr>
            <w:color w:val="000000"/>
          </w:rPr>
          <w:t xml:space="preserve"> </w:t>
        </w:r>
        <w:r>
          <w:rPr>
            <w:b/>
            <w:bCs/>
            <w:color w:val="000000"/>
          </w:rPr>
          <w:t>42</w:t>
        </w:r>
        <w:r>
          <w:rPr>
            <w:color w:val="000000"/>
          </w:rPr>
          <w:t>, 1–20 (1997).</w:t>
        </w:r>
      </w:ins>
    </w:p>
    <w:p w14:paraId="000000E5" w14:textId="77777777" w:rsidR="00F57F1F" w:rsidRDefault="00000000">
      <w:pPr>
        <w:pBdr>
          <w:top w:val="nil"/>
          <w:left w:val="nil"/>
          <w:bottom w:val="nil"/>
          <w:right w:val="nil"/>
          <w:between w:val="nil"/>
        </w:pBdr>
        <w:tabs>
          <w:tab w:val="left" w:pos="624"/>
        </w:tabs>
        <w:spacing w:line="480" w:lineRule="auto"/>
        <w:ind w:left="624" w:hanging="624"/>
        <w:rPr>
          <w:ins w:id="803" w:author="Monica Thom" w:date="2026-09-07T23:09:00Z" w16du:dateUtc="2026-09-08T03:09:00Z"/>
          <w:color w:val="000000"/>
        </w:rPr>
      </w:pPr>
      <w:ins w:id="804" w:author="Monica Thom" w:date="2026-09-07T23:09:00Z" w16du:dateUtc="2026-09-08T03:09:00Z">
        <w:r>
          <w:rPr>
            <w:color w:val="000000"/>
          </w:rPr>
          <w:t xml:space="preserve">123. </w:t>
        </w:r>
        <w:r>
          <w:rPr>
            <w:color w:val="000000"/>
          </w:rPr>
          <w:tab/>
          <w:t xml:space="preserve">Purvis, A. </w:t>
        </w:r>
        <w:r>
          <w:rPr>
            <w:i/>
            <w:iCs/>
            <w:color w:val="000000"/>
          </w:rPr>
          <w:t>et al.</w:t>
        </w:r>
        <w:r>
          <w:rPr>
            <w:color w:val="000000"/>
          </w:rPr>
          <w:t xml:space="preserve"> The Global Assessment Report on Biodiversity and Ecosystem Services: Chapter 2.2 Status and Trends–Nature. </w:t>
        </w:r>
        <w:r>
          <w:rPr>
            <w:i/>
            <w:iCs/>
            <w:color w:val="000000"/>
          </w:rPr>
          <w:t>Zenodo</w:t>
        </w:r>
        <w:r>
          <w:rPr>
            <w:color w:val="000000"/>
          </w:rPr>
          <w:t xml:space="preserve"> (2019).</w:t>
        </w:r>
      </w:ins>
    </w:p>
    <w:p w14:paraId="000000E6" w14:textId="77777777" w:rsidR="00F57F1F" w:rsidRDefault="00000000">
      <w:pPr>
        <w:pBdr>
          <w:top w:val="nil"/>
          <w:left w:val="nil"/>
          <w:bottom w:val="nil"/>
          <w:right w:val="nil"/>
          <w:between w:val="nil"/>
        </w:pBdr>
        <w:tabs>
          <w:tab w:val="left" w:pos="624"/>
        </w:tabs>
        <w:spacing w:line="480" w:lineRule="auto"/>
        <w:ind w:left="624" w:hanging="624"/>
        <w:rPr>
          <w:ins w:id="805" w:author="Monica Thom" w:date="2026-09-07T23:09:00Z" w16du:dateUtc="2026-09-08T03:09:00Z"/>
          <w:color w:val="000000"/>
        </w:rPr>
      </w:pPr>
      <w:ins w:id="806" w:author="Monica Thom" w:date="2026-09-07T23:09:00Z" w16du:dateUtc="2026-09-08T03:09:00Z">
        <w:r>
          <w:rPr>
            <w:color w:val="000000"/>
          </w:rPr>
          <w:t xml:space="preserve">124. </w:t>
        </w:r>
        <w:r>
          <w:rPr>
            <w:color w:val="000000"/>
          </w:rPr>
          <w:tab/>
          <w:t xml:space="preserve">Johnston, N. M. </w:t>
        </w:r>
        <w:r>
          <w:rPr>
            <w:i/>
            <w:iCs/>
            <w:color w:val="000000"/>
          </w:rPr>
          <w:t>et al.</w:t>
        </w:r>
        <w:r>
          <w:rPr>
            <w:color w:val="000000"/>
          </w:rPr>
          <w:t xml:space="preserve"> Status, change, and futures of zooplankton in the Southern Ocean. </w:t>
        </w:r>
        <w:r>
          <w:rPr>
            <w:i/>
            <w:iCs/>
            <w:color w:val="000000"/>
          </w:rPr>
          <w:t>Frontiers in Ecology and Evolution</w:t>
        </w:r>
        <w:r>
          <w:rPr>
            <w:color w:val="000000"/>
          </w:rPr>
          <w:t xml:space="preserve"> </w:t>
        </w:r>
        <w:r>
          <w:rPr>
            <w:b/>
            <w:bCs/>
            <w:color w:val="000000"/>
          </w:rPr>
          <w:t>9</w:t>
        </w:r>
        <w:r>
          <w:rPr>
            <w:color w:val="000000"/>
          </w:rPr>
          <w:t>, 624692 (2022).</w:t>
        </w:r>
      </w:ins>
    </w:p>
    <w:p w14:paraId="000000E7" w14:textId="77777777" w:rsidR="00F57F1F" w:rsidRDefault="00000000">
      <w:pPr>
        <w:pBdr>
          <w:top w:val="nil"/>
          <w:left w:val="nil"/>
          <w:bottom w:val="nil"/>
          <w:right w:val="nil"/>
          <w:between w:val="nil"/>
        </w:pBdr>
        <w:tabs>
          <w:tab w:val="left" w:pos="624"/>
        </w:tabs>
        <w:spacing w:line="480" w:lineRule="auto"/>
        <w:ind w:left="624" w:hanging="624"/>
        <w:rPr>
          <w:ins w:id="807" w:author="Monica Thom" w:date="2026-09-07T23:09:00Z" w16du:dateUtc="2026-09-08T03:09:00Z"/>
          <w:color w:val="000000"/>
        </w:rPr>
      </w:pPr>
      <w:ins w:id="808" w:author="Monica Thom" w:date="2026-09-07T23:09:00Z" w16du:dateUtc="2026-09-08T03:09:00Z">
        <w:r>
          <w:rPr>
            <w:color w:val="000000"/>
          </w:rPr>
          <w:t xml:space="preserve">125. </w:t>
        </w:r>
        <w:r>
          <w:rPr>
            <w:color w:val="000000"/>
          </w:rPr>
          <w:tab/>
          <w:t xml:space="preserve">Pitois, S. G. &amp; Fox, C. J. Long-term changes in zooplankton biomass concentration and mean size over the Northwest European shelf inferred from Continuous Plankton Recorder data. </w:t>
        </w:r>
        <w:r>
          <w:rPr>
            <w:i/>
            <w:iCs/>
            <w:color w:val="000000"/>
          </w:rPr>
          <w:t>ICES Journal of Marine Science</w:t>
        </w:r>
        <w:r>
          <w:rPr>
            <w:color w:val="000000"/>
          </w:rPr>
          <w:t xml:space="preserve"> </w:t>
        </w:r>
        <w:r>
          <w:rPr>
            <w:b/>
            <w:bCs/>
            <w:color w:val="000000"/>
          </w:rPr>
          <w:t>63</w:t>
        </w:r>
        <w:r>
          <w:rPr>
            <w:color w:val="000000"/>
          </w:rPr>
          <w:t>, 785–798 (2006).</w:t>
        </w:r>
      </w:ins>
    </w:p>
    <w:p w14:paraId="000000E8" w14:textId="77777777" w:rsidR="00F57F1F" w:rsidRDefault="00000000">
      <w:pPr>
        <w:pBdr>
          <w:top w:val="nil"/>
          <w:left w:val="nil"/>
          <w:bottom w:val="nil"/>
          <w:right w:val="nil"/>
          <w:between w:val="nil"/>
        </w:pBdr>
        <w:tabs>
          <w:tab w:val="left" w:pos="624"/>
        </w:tabs>
        <w:spacing w:line="480" w:lineRule="auto"/>
        <w:ind w:left="624" w:hanging="624"/>
        <w:rPr>
          <w:ins w:id="809" w:author="Monica Thom" w:date="2026-09-07T23:09:00Z" w16du:dateUtc="2026-09-08T03:09:00Z"/>
          <w:color w:val="000000"/>
        </w:rPr>
      </w:pPr>
      <w:ins w:id="810" w:author="Monica Thom" w:date="2026-09-07T23:09:00Z" w16du:dateUtc="2026-09-08T03:09:00Z">
        <w:r w:rsidRPr="00775FC7">
          <w:rPr>
            <w:color w:val="000000"/>
            <w:lang w:val="fr-FR"/>
          </w:rPr>
          <w:lastRenderedPageBreak/>
          <w:t xml:space="preserve">126. </w:t>
        </w:r>
        <w:r w:rsidRPr="00775FC7">
          <w:rPr>
            <w:color w:val="000000"/>
            <w:lang w:val="fr-FR"/>
          </w:rPr>
          <w:tab/>
          <w:t xml:space="preserve">Gomez, F. A. </w:t>
        </w:r>
        <w:r w:rsidRPr="00775FC7">
          <w:rPr>
            <w:i/>
            <w:iCs/>
            <w:color w:val="000000"/>
            <w:lang w:val="fr-FR"/>
          </w:rPr>
          <w:t>et al.</w:t>
        </w:r>
        <w:r w:rsidRPr="00775FC7">
          <w:rPr>
            <w:color w:val="000000"/>
            <w:lang w:val="fr-FR"/>
          </w:rPr>
          <w:t xml:space="preserve"> </w:t>
        </w:r>
        <w:r>
          <w:rPr>
            <w:color w:val="000000"/>
          </w:rPr>
          <w:t xml:space="preserve">ENSO-induced co-variability of Salinity, Plankton Biomass and Coastal Currents in the Northern Gulf of Mexico. </w:t>
        </w:r>
        <w:r>
          <w:rPr>
            <w:i/>
            <w:iCs/>
            <w:color w:val="000000"/>
          </w:rPr>
          <w:t>Sci Rep</w:t>
        </w:r>
        <w:r>
          <w:rPr>
            <w:color w:val="000000"/>
          </w:rPr>
          <w:t xml:space="preserve"> </w:t>
        </w:r>
        <w:r>
          <w:rPr>
            <w:b/>
            <w:bCs/>
            <w:color w:val="000000"/>
          </w:rPr>
          <w:t>9</w:t>
        </w:r>
        <w:r>
          <w:rPr>
            <w:color w:val="000000"/>
          </w:rPr>
          <w:t>, 178 (2019).</w:t>
        </w:r>
      </w:ins>
    </w:p>
    <w:p w14:paraId="000000E9" w14:textId="77777777" w:rsidR="00F57F1F" w:rsidRDefault="00000000">
      <w:pPr>
        <w:pBdr>
          <w:top w:val="nil"/>
          <w:left w:val="nil"/>
          <w:bottom w:val="nil"/>
          <w:right w:val="nil"/>
          <w:between w:val="nil"/>
        </w:pBdr>
        <w:tabs>
          <w:tab w:val="left" w:pos="624"/>
        </w:tabs>
        <w:spacing w:line="480" w:lineRule="auto"/>
        <w:ind w:left="624" w:hanging="624"/>
        <w:rPr>
          <w:ins w:id="811" w:author="Monica Thom" w:date="2026-09-07T23:09:00Z" w16du:dateUtc="2026-09-08T03:09:00Z"/>
          <w:color w:val="000000"/>
        </w:rPr>
      </w:pPr>
      <w:ins w:id="812" w:author="Monica Thom" w:date="2026-09-07T23:09:00Z" w16du:dateUtc="2026-09-08T03:09:00Z">
        <w:r>
          <w:rPr>
            <w:color w:val="000000"/>
          </w:rPr>
          <w:t xml:space="preserve">127. </w:t>
        </w:r>
        <w:r>
          <w:rPr>
            <w:color w:val="000000"/>
          </w:rPr>
          <w:tab/>
          <w:t xml:space="preserve">Thompson, P. </w:t>
        </w:r>
        <w:r>
          <w:rPr>
            <w:i/>
            <w:iCs/>
            <w:color w:val="000000"/>
          </w:rPr>
          <w:t>et al.</w:t>
        </w:r>
        <w:r>
          <w:rPr>
            <w:color w:val="000000"/>
          </w:rPr>
          <w:t xml:space="preserve"> Climate variability drives plankton community composition changes: the 2010–2011 El Niño to La Niña transition around Australia. </w:t>
        </w:r>
        <w:r>
          <w:rPr>
            <w:i/>
            <w:iCs/>
            <w:color w:val="000000"/>
          </w:rPr>
          <w:t>Journal of Plankton Research</w:t>
        </w:r>
        <w:r>
          <w:rPr>
            <w:color w:val="000000"/>
          </w:rPr>
          <w:t xml:space="preserve"> </w:t>
        </w:r>
        <w:r>
          <w:rPr>
            <w:b/>
            <w:bCs/>
            <w:color w:val="000000"/>
          </w:rPr>
          <w:t>37</w:t>
        </w:r>
        <w:r>
          <w:rPr>
            <w:color w:val="000000"/>
          </w:rPr>
          <w:t>, 966–984 (2015).</w:t>
        </w:r>
      </w:ins>
    </w:p>
    <w:p w14:paraId="000000EA" w14:textId="77777777" w:rsidR="00F57F1F" w:rsidRDefault="00000000">
      <w:pPr>
        <w:pBdr>
          <w:top w:val="nil"/>
          <w:left w:val="nil"/>
          <w:bottom w:val="nil"/>
          <w:right w:val="nil"/>
          <w:between w:val="nil"/>
        </w:pBdr>
        <w:tabs>
          <w:tab w:val="left" w:pos="624"/>
        </w:tabs>
        <w:spacing w:line="480" w:lineRule="auto"/>
        <w:ind w:left="624" w:hanging="624"/>
        <w:rPr>
          <w:ins w:id="813" w:author="Monica Thom" w:date="2026-09-07T23:09:00Z" w16du:dateUtc="2026-09-08T03:09:00Z"/>
          <w:color w:val="000000"/>
        </w:rPr>
      </w:pPr>
      <w:ins w:id="814" w:author="Monica Thom" w:date="2026-09-07T23:09:00Z" w16du:dateUtc="2026-09-08T03:09:00Z">
        <w:r>
          <w:rPr>
            <w:color w:val="000000"/>
          </w:rPr>
          <w:t xml:space="preserve">128. </w:t>
        </w:r>
        <w:r>
          <w:rPr>
            <w:color w:val="000000"/>
          </w:rPr>
          <w:tab/>
          <w:t xml:space="preserve">Hubert, Z. </w:t>
        </w:r>
        <w:r>
          <w:rPr>
            <w:i/>
            <w:iCs/>
            <w:color w:val="000000"/>
          </w:rPr>
          <w:t>et al.</w:t>
        </w:r>
        <w:r>
          <w:rPr>
            <w:color w:val="000000"/>
          </w:rPr>
          <w:t xml:space="preserve"> Decadal changes in phytoplankton functional composition in the Eastern English Channel: possible upcoming major effects of climate change. </w:t>
        </w:r>
        <w:r>
          <w:rPr>
            <w:i/>
            <w:iCs/>
            <w:color w:val="000000"/>
          </w:rPr>
          <w:t>Ocean Science</w:t>
        </w:r>
        <w:r>
          <w:rPr>
            <w:color w:val="000000"/>
          </w:rPr>
          <w:t xml:space="preserve"> </w:t>
        </w:r>
        <w:r>
          <w:rPr>
            <w:b/>
            <w:bCs/>
            <w:color w:val="000000"/>
          </w:rPr>
          <w:t>21</w:t>
        </w:r>
        <w:r>
          <w:rPr>
            <w:color w:val="000000"/>
          </w:rPr>
          <w:t>, 679–700 (2025).</w:t>
        </w:r>
      </w:ins>
    </w:p>
    <w:p w14:paraId="000000EB" w14:textId="77777777" w:rsidR="00F57F1F" w:rsidRDefault="00000000">
      <w:pPr>
        <w:pBdr>
          <w:top w:val="nil"/>
          <w:left w:val="nil"/>
          <w:bottom w:val="nil"/>
          <w:right w:val="nil"/>
          <w:between w:val="nil"/>
        </w:pBdr>
        <w:tabs>
          <w:tab w:val="left" w:pos="624"/>
        </w:tabs>
        <w:spacing w:line="480" w:lineRule="auto"/>
        <w:ind w:left="624" w:hanging="624"/>
        <w:rPr>
          <w:ins w:id="815" w:author="Monica Thom" w:date="2026-09-07T23:09:00Z" w16du:dateUtc="2026-09-08T03:09:00Z"/>
          <w:color w:val="000000"/>
        </w:rPr>
      </w:pPr>
      <w:ins w:id="816" w:author="Monica Thom" w:date="2026-09-07T23:09:00Z" w16du:dateUtc="2026-09-08T03:09:00Z">
        <w:r>
          <w:rPr>
            <w:color w:val="000000"/>
          </w:rPr>
          <w:t xml:space="preserve">129. </w:t>
        </w:r>
        <w:r>
          <w:rPr>
            <w:color w:val="000000"/>
          </w:rPr>
          <w:tab/>
          <w:t xml:space="preserve">Shephard, S., Brophy, D. &amp; Reid, D. G. Can bottom trawling indirectly diminish carrying capacity in a marine ecosystem? </w:t>
        </w:r>
        <w:r>
          <w:rPr>
            <w:i/>
            <w:iCs/>
            <w:color w:val="000000"/>
          </w:rPr>
          <w:t>Marine Biology</w:t>
        </w:r>
        <w:r>
          <w:rPr>
            <w:color w:val="000000"/>
          </w:rPr>
          <w:t xml:space="preserve"> </w:t>
        </w:r>
        <w:r>
          <w:rPr>
            <w:b/>
            <w:bCs/>
            <w:color w:val="000000"/>
          </w:rPr>
          <w:t>157</w:t>
        </w:r>
        <w:r>
          <w:rPr>
            <w:color w:val="000000"/>
          </w:rPr>
          <w:t>, 2375–2381 (2010).</w:t>
        </w:r>
      </w:ins>
    </w:p>
    <w:p w14:paraId="000000EC" w14:textId="77777777" w:rsidR="00F57F1F" w:rsidRDefault="00000000">
      <w:pPr>
        <w:pBdr>
          <w:top w:val="nil"/>
          <w:left w:val="nil"/>
          <w:bottom w:val="nil"/>
          <w:right w:val="nil"/>
          <w:between w:val="nil"/>
        </w:pBdr>
        <w:tabs>
          <w:tab w:val="left" w:pos="624"/>
        </w:tabs>
        <w:spacing w:line="480" w:lineRule="auto"/>
        <w:ind w:left="624" w:hanging="624"/>
        <w:rPr>
          <w:ins w:id="817" w:author="Monica Thom" w:date="2026-09-07T23:09:00Z" w16du:dateUtc="2026-09-08T03:09:00Z"/>
          <w:color w:val="000000"/>
        </w:rPr>
      </w:pPr>
      <w:ins w:id="818" w:author="Monica Thom" w:date="2026-09-07T23:09:00Z" w16du:dateUtc="2026-09-08T03:09:00Z">
        <w:r>
          <w:rPr>
            <w:color w:val="000000"/>
          </w:rPr>
          <w:t xml:space="preserve">130. </w:t>
        </w:r>
        <w:r>
          <w:rPr>
            <w:color w:val="000000"/>
          </w:rPr>
          <w:tab/>
          <w:t>Reddin, C. J., Aberhan, M., Raja, N. B. &amp; Kocsis, Á. T. Global warming generates predictable extinctions of warm</w:t>
        </w:r>
        <w:r>
          <w:rPr>
            <w:rFonts w:ascii="Cambria Math" w:eastAsia="Cambria Math" w:hAnsi="Cambria Math" w:cs="Cambria Math"/>
            <w:color w:val="000000"/>
          </w:rPr>
          <w:t>‐</w:t>
        </w:r>
        <w:r>
          <w:rPr>
            <w:color w:val="000000"/>
          </w:rPr>
          <w:t>and cold</w:t>
        </w:r>
        <w:r>
          <w:rPr>
            <w:rFonts w:ascii="Cambria Math" w:eastAsia="Cambria Math" w:hAnsi="Cambria Math" w:cs="Cambria Math"/>
            <w:color w:val="000000"/>
          </w:rPr>
          <w:t>‐</w:t>
        </w:r>
        <w:r>
          <w:rPr>
            <w:color w:val="000000"/>
          </w:rPr>
          <w:t xml:space="preserve">water marine benthic invertebrates via thermal habitat loss. </w:t>
        </w:r>
        <w:r>
          <w:rPr>
            <w:i/>
            <w:iCs/>
            <w:color w:val="000000"/>
          </w:rPr>
          <w:t>Global Change Biology</w:t>
        </w:r>
        <w:r>
          <w:rPr>
            <w:color w:val="000000"/>
          </w:rPr>
          <w:t xml:space="preserve"> </w:t>
        </w:r>
        <w:r>
          <w:rPr>
            <w:b/>
            <w:bCs/>
            <w:color w:val="000000"/>
          </w:rPr>
          <w:t>28</w:t>
        </w:r>
        <w:r>
          <w:rPr>
            <w:color w:val="000000"/>
          </w:rPr>
          <w:t>, 5793–5807 (2022).</w:t>
        </w:r>
      </w:ins>
    </w:p>
    <w:p w14:paraId="000000ED" w14:textId="77777777" w:rsidR="00F57F1F" w:rsidRDefault="00000000">
      <w:pPr>
        <w:pBdr>
          <w:top w:val="nil"/>
          <w:left w:val="nil"/>
          <w:bottom w:val="nil"/>
          <w:right w:val="nil"/>
          <w:between w:val="nil"/>
        </w:pBdr>
        <w:tabs>
          <w:tab w:val="left" w:pos="624"/>
        </w:tabs>
        <w:spacing w:line="480" w:lineRule="auto"/>
        <w:ind w:left="624" w:hanging="624"/>
        <w:rPr>
          <w:ins w:id="819" w:author="Monica Thom" w:date="2026-09-07T23:09:00Z" w16du:dateUtc="2026-09-08T03:09:00Z"/>
          <w:color w:val="000000"/>
        </w:rPr>
      </w:pPr>
      <w:ins w:id="820" w:author="Monica Thom" w:date="2026-09-07T23:09:00Z" w16du:dateUtc="2026-09-08T03:09:00Z">
        <w:r>
          <w:rPr>
            <w:color w:val="000000"/>
          </w:rPr>
          <w:t xml:space="preserve">131. </w:t>
        </w:r>
        <w:r>
          <w:rPr>
            <w:color w:val="000000"/>
          </w:rPr>
          <w:tab/>
          <w:t xml:space="preserve">Barroso, C. X. </w:t>
        </w:r>
        <w:r>
          <w:rPr>
            <w:i/>
            <w:iCs/>
            <w:color w:val="000000"/>
          </w:rPr>
          <w:t>et al.</w:t>
        </w:r>
        <w:r>
          <w:rPr>
            <w:color w:val="000000"/>
          </w:rPr>
          <w:t xml:space="preserve"> Threats and challenges for the conservation of marine molluscs in the southwestern Atlantic. </w:t>
        </w:r>
        <w:r>
          <w:rPr>
            <w:i/>
            <w:iCs/>
            <w:color w:val="000000"/>
          </w:rPr>
          <w:t>Aquatic Sciences</w:t>
        </w:r>
        <w:r>
          <w:rPr>
            <w:color w:val="000000"/>
          </w:rPr>
          <w:t xml:space="preserve"> </w:t>
        </w:r>
        <w:r>
          <w:rPr>
            <w:b/>
            <w:bCs/>
            <w:color w:val="000000"/>
          </w:rPr>
          <w:t>87</w:t>
        </w:r>
        <w:r>
          <w:rPr>
            <w:color w:val="000000"/>
          </w:rPr>
          <w:t>, 66 (2025).</w:t>
        </w:r>
      </w:ins>
    </w:p>
    <w:p w14:paraId="000000EE" w14:textId="77777777" w:rsidR="00F57F1F" w:rsidRDefault="00000000">
      <w:pPr>
        <w:pBdr>
          <w:top w:val="nil"/>
          <w:left w:val="nil"/>
          <w:bottom w:val="nil"/>
          <w:right w:val="nil"/>
          <w:between w:val="nil"/>
        </w:pBdr>
        <w:tabs>
          <w:tab w:val="left" w:pos="624"/>
        </w:tabs>
        <w:spacing w:line="480" w:lineRule="auto"/>
        <w:ind w:left="624" w:hanging="624"/>
        <w:rPr>
          <w:ins w:id="821" w:author="Monica Thom" w:date="2026-09-07T23:09:00Z" w16du:dateUtc="2026-09-08T03:09:00Z"/>
          <w:color w:val="000000"/>
        </w:rPr>
      </w:pPr>
      <w:ins w:id="822" w:author="Monica Thom" w:date="2026-09-07T23:09:00Z" w16du:dateUtc="2026-09-08T03:09:00Z">
        <w:r>
          <w:rPr>
            <w:color w:val="000000"/>
          </w:rPr>
          <w:t xml:space="preserve">132. </w:t>
        </w:r>
        <w:r>
          <w:rPr>
            <w:color w:val="000000"/>
          </w:rPr>
          <w:tab/>
          <w:t xml:space="preserve">Boavida-Portugal, J., Guilhaumon, F., Rosa, R. &amp; Araújo, M. B. Global patterns of coastal cephalopod diversity under climate change. </w:t>
        </w:r>
        <w:r>
          <w:rPr>
            <w:i/>
            <w:iCs/>
            <w:color w:val="000000"/>
          </w:rPr>
          <w:t>Frontiers in Marine Science</w:t>
        </w:r>
        <w:r>
          <w:rPr>
            <w:color w:val="000000"/>
          </w:rPr>
          <w:t xml:space="preserve"> </w:t>
        </w:r>
        <w:r>
          <w:rPr>
            <w:b/>
            <w:bCs/>
            <w:color w:val="000000"/>
          </w:rPr>
          <w:t>8</w:t>
        </w:r>
        <w:r>
          <w:rPr>
            <w:color w:val="000000"/>
          </w:rPr>
          <w:t>, 740781 (2022).</w:t>
        </w:r>
      </w:ins>
    </w:p>
    <w:p w14:paraId="000000EF" w14:textId="77777777" w:rsidR="00F57F1F" w:rsidRDefault="00000000">
      <w:pPr>
        <w:pBdr>
          <w:top w:val="nil"/>
          <w:left w:val="nil"/>
          <w:bottom w:val="nil"/>
          <w:right w:val="nil"/>
          <w:between w:val="nil"/>
        </w:pBdr>
        <w:tabs>
          <w:tab w:val="left" w:pos="624"/>
        </w:tabs>
        <w:spacing w:line="480" w:lineRule="auto"/>
        <w:ind w:left="624" w:hanging="624"/>
        <w:rPr>
          <w:ins w:id="823" w:author="Monica Thom" w:date="2026-09-07T23:09:00Z" w16du:dateUtc="2026-09-08T03:09:00Z"/>
          <w:color w:val="000000"/>
        </w:rPr>
      </w:pPr>
      <w:ins w:id="824" w:author="Monica Thom" w:date="2026-09-07T23:09:00Z" w16du:dateUtc="2026-09-08T03:09:00Z">
        <w:r>
          <w:rPr>
            <w:color w:val="000000"/>
          </w:rPr>
          <w:t xml:space="preserve">133. </w:t>
        </w:r>
        <w:r>
          <w:rPr>
            <w:color w:val="000000"/>
          </w:rPr>
          <w:tab/>
          <w:t xml:space="preserve">Connell, S. D. Water quality and the loss of coral reefs and kelp forests: alternative states and the influence of fishing. </w:t>
        </w:r>
        <w:r>
          <w:rPr>
            <w:i/>
            <w:iCs/>
            <w:color w:val="000000"/>
          </w:rPr>
          <w:t>Marine ecology. Oxford University Press, Melbourne</w:t>
        </w:r>
        <w:r>
          <w:rPr>
            <w:color w:val="000000"/>
          </w:rPr>
          <w:t xml:space="preserve"> 556–568 (2007).</w:t>
        </w:r>
      </w:ins>
    </w:p>
    <w:p w14:paraId="000000F0" w14:textId="77777777" w:rsidR="00F57F1F" w:rsidRDefault="00000000">
      <w:pPr>
        <w:pBdr>
          <w:top w:val="nil"/>
          <w:left w:val="nil"/>
          <w:bottom w:val="nil"/>
          <w:right w:val="nil"/>
          <w:between w:val="nil"/>
        </w:pBdr>
        <w:tabs>
          <w:tab w:val="left" w:pos="624"/>
        </w:tabs>
        <w:spacing w:line="480" w:lineRule="auto"/>
        <w:ind w:left="624" w:hanging="624"/>
        <w:rPr>
          <w:ins w:id="825" w:author="Monica Thom" w:date="2026-09-07T23:09:00Z" w16du:dateUtc="2026-09-08T03:09:00Z"/>
          <w:color w:val="000000"/>
        </w:rPr>
      </w:pPr>
      <w:ins w:id="826" w:author="Monica Thom" w:date="2026-09-07T23:09:00Z" w16du:dateUtc="2026-09-08T03:09:00Z">
        <w:r>
          <w:rPr>
            <w:color w:val="000000"/>
          </w:rPr>
          <w:t xml:space="preserve">134. </w:t>
        </w:r>
        <w:r>
          <w:rPr>
            <w:color w:val="000000"/>
          </w:rPr>
          <w:tab/>
          <w:t xml:space="preserve">Layton, C. </w:t>
        </w:r>
        <w:r>
          <w:rPr>
            <w:i/>
            <w:iCs/>
            <w:color w:val="000000"/>
          </w:rPr>
          <w:t>et al.</w:t>
        </w:r>
        <w:r>
          <w:rPr>
            <w:color w:val="000000"/>
          </w:rPr>
          <w:t xml:space="preserve"> Habitat fragmentation causes collapse of kelp recruitment. </w:t>
        </w:r>
        <w:r>
          <w:rPr>
            <w:i/>
            <w:iCs/>
            <w:color w:val="000000"/>
          </w:rPr>
          <w:t>Marine Ecology Progress Series</w:t>
        </w:r>
        <w:r>
          <w:rPr>
            <w:color w:val="000000"/>
          </w:rPr>
          <w:t xml:space="preserve"> </w:t>
        </w:r>
        <w:r>
          <w:rPr>
            <w:b/>
            <w:bCs/>
            <w:color w:val="000000"/>
          </w:rPr>
          <w:t>648</w:t>
        </w:r>
        <w:r>
          <w:rPr>
            <w:color w:val="000000"/>
          </w:rPr>
          <w:t>, 111–123 (2020).</w:t>
        </w:r>
      </w:ins>
    </w:p>
    <w:p w14:paraId="000000F1" w14:textId="77777777" w:rsidR="00F57F1F" w:rsidRDefault="00000000">
      <w:pPr>
        <w:pBdr>
          <w:top w:val="nil"/>
          <w:left w:val="nil"/>
          <w:bottom w:val="nil"/>
          <w:right w:val="nil"/>
          <w:between w:val="nil"/>
        </w:pBdr>
        <w:tabs>
          <w:tab w:val="left" w:pos="624"/>
        </w:tabs>
        <w:spacing w:line="480" w:lineRule="auto"/>
        <w:ind w:left="624" w:hanging="624"/>
        <w:rPr>
          <w:ins w:id="827" w:author="Monica Thom" w:date="2026-09-07T23:09:00Z" w16du:dateUtc="2026-09-08T03:09:00Z"/>
          <w:color w:val="000000"/>
        </w:rPr>
      </w:pPr>
      <w:ins w:id="828" w:author="Monica Thom" w:date="2026-09-07T23:09:00Z" w16du:dateUtc="2026-09-08T03:09:00Z">
        <w:r>
          <w:rPr>
            <w:color w:val="000000"/>
          </w:rPr>
          <w:t xml:space="preserve">135. </w:t>
        </w:r>
        <w:r>
          <w:rPr>
            <w:color w:val="000000"/>
          </w:rPr>
          <w:tab/>
          <w:t xml:space="preserve">Akram, H. </w:t>
        </w:r>
        <w:r>
          <w:rPr>
            <w:i/>
            <w:iCs/>
            <w:color w:val="000000"/>
          </w:rPr>
          <w:t>et al.</w:t>
        </w:r>
        <w:r>
          <w:rPr>
            <w:color w:val="000000"/>
          </w:rPr>
          <w:t xml:space="preserve"> Mangrove health: A review of functions, threats, and challenges associated with mangrove management practices. </w:t>
        </w:r>
        <w:r>
          <w:rPr>
            <w:i/>
            <w:iCs/>
            <w:color w:val="000000"/>
          </w:rPr>
          <w:t>Forests</w:t>
        </w:r>
        <w:r>
          <w:rPr>
            <w:color w:val="000000"/>
          </w:rPr>
          <w:t xml:space="preserve"> </w:t>
        </w:r>
        <w:r>
          <w:rPr>
            <w:b/>
            <w:bCs/>
            <w:color w:val="000000"/>
          </w:rPr>
          <w:t>14</w:t>
        </w:r>
        <w:r>
          <w:rPr>
            <w:color w:val="000000"/>
          </w:rPr>
          <w:t>, 1698 (2023).</w:t>
        </w:r>
      </w:ins>
    </w:p>
    <w:p w14:paraId="000000F2" w14:textId="77777777" w:rsidR="00F57F1F" w:rsidRDefault="00000000">
      <w:pPr>
        <w:pBdr>
          <w:top w:val="nil"/>
          <w:left w:val="nil"/>
          <w:bottom w:val="nil"/>
          <w:right w:val="nil"/>
          <w:between w:val="nil"/>
        </w:pBdr>
        <w:tabs>
          <w:tab w:val="left" w:pos="624"/>
        </w:tabs>
        <w:spacing w:line="480" w:lineRule="auto"/>
        <w:ind w:left="624" w:hanging="624"/>
        <w:rPr>
          <w:ins w:id="829" w:author="Monica Thom" w:date="2026-09-07T23:09:00Z" w16du:dateUtc="2026-09-08T03:09:00Z"/>
          <w:color w:val="000000"/>
        </w:rPr>
      </w:pPr>
      <w:ins w:id="830" w:author="Monica Thom" w:date="2026-09-07T23:09:00Z" w16du:dateUtc="2026-09-08T03:09:00Z">
        <w:r>
          <w:rPr>
            <w:color w:val="000000"/>
          </w:rPr>
          <w:lastRenderedPageBreak/>
          <w:t xml:space="preserve">136. </w:t>
        </w:r>
        <w:r>
          <w:rPr>
            <w:color w:val="000000"/>
          </w:rPr>
          <w:tab/>
          <w:t xml:space="preserve">Santos-Tovar, A. </w:t>
        </w:r>
        <w:r>
          <w:rPr>
            <w:i/>
            <w:iCs/>
            <w:color w:val="000000"/>
          </w:rPr>
          <w:t>et al.</w:t>
        </w:r>
        <w:r>
          <w:rPr>
            <w:color w:val="000000"/>
          </w:rPr>
          <w:t xml:space="preserve"> Habitat fragmentation erodes taxonomic and functional diversity of waterbird communities of the South Pacific coast of Mexico. </w:t>
        </w:r>
        <w:r>
          <w:rPr>
            <w:i/>
            <w:iCs/>
            <w:color w:val="000000"/>
          </w:rPr>
          <w:t>Ornithology Research</w:t>
        </w:r>
        <w:r>
          <w:rPr>
            <w:color w:val="000000"/>
          </w:rPr>
          <w:t xml:space="preserve"> </w:t>
        </w:r>
        <w:r>
          <w:rPr>
            <w:b/>
            <w:bCs/>
            <w:color w:val="000000"/>
          </w:rPr>
          <w:t>32</w:t>
        </w:r>
        <w:r>
          <w:rPr>
            <w:color w:val="000000"/>
          </w:rPr>
          <w:t>, 124–134 (2024).</w:t>
        </w:r>
      </w:ins>
    </w:p>
    <w:p w14:paraId="000000F3" w14:textId="77777777" w:rsidR="00F57F1F" w:rsidRDefault="00000000">
      <w:pPr>
        <w:pBdr>
          <w:top w:val="nil"/>
          <w:left w:val="nil"/>
          <w:bottom w:val="nil"/>
          <w:right w:val="nil"/>
          <w:between w:val="nil"/>
        </w:pBdr>
        <w:tabs>
          <w:tab w:val="left" w:pos="624"/>
        </w:tabs>
        <w:spacing w:line="480" w:lineRule="auto"/>
        <w:ind w:left="624" w:hanging="624"/>
        <w:rPr>
          <w:ins w:id="831" w:author="Monica Thom" w:date="2026-09-07T23:09:00Z" w16du:dateUtc="2026-09-08T03:09:00Z"/>
          <w:color w:val="000000"/>
        </w:rPr>
      </w:pPr>
      <w:ins w:id="832" w:author="Monica Thom" w:date="2026-09-07T23:09:00Z" w16du:dateUtc="2026-09-08T03:09:00Z">
        <w:r>
          <w:rPr>
            <w:color w:val="000000"/>
          </w:rPr>
          <w:t xml:space="preserve">137. </w:t>
        </w:r>
        <w:r>
          <w:rPr>
            <w:color w:val="000000"/>
          </w:rPr>
          <w:tab/>
          <w:t xml:space="preserve">McCormick, M., Moore, J. &amp; Munday, P. Influence of habitat degradation on fish replenishment. </w:t>
        </w:r>
        <w:r>
          <w:rPr>
            <w:i/>
            <w:iCs/>
            <w:color w:val="000000"/>
          </w:rPr>
          <w:t>Coral reefs</w:t>
        </w:r>
        <w:r>
          <w:rPr>
            <w:color w:val="000000"/>
          </w:rPr>
          <w:t xml:space="preserve"> </w:t>
        </w:r>
        <w:r>
          <w:rPr>
            <w:b/>
            <w:bCs/>
            <w:color w:val="000000"/>
          </w:rPr>
          <w:t>29</w:t>
        </w:r>
        <w:r>
          <w:rPr>
            <w:color w:val="000000"/>
          </w:rPr>
          <w:t>, 537–546 (2010).</w:t>
        </w:r>
      </w:ins>
    </w:p>
    <w:p w14:paraId="000000F4" w14:textId="77777777" w:rsidR="00F57F1F" w:rsidRDefault="00000000">
      <w:pPr>
        <w:pBdr>
          <w:top w:val="nil"/>
          <w:left w:val="nil"/>
          <w:bottom w:val="nil"/>
          <w:right w:val="nil"/>
          <w:between w:val="nil"/>
        </w:pBdr>
        <w:tabs>
          <w:tab w:val="left" w:pos="624"/>
        </w:tabs>
        <w:spacing w:line="480" w:lineRule="auto"/>
        <w:ind w:left="624" w:hanging="624"/>
        <w:rPr>
          <w:ins w:id="833" w:author="Monica Thom" w:date="2026-09-07T23:09:00Z" w16du:dateUtc="2026-09-08T03:09:00Z"/>
          <w:color w:val="000000"/>
        </w:rPr>
      </w:pPr>
      <w:ins w:id="834" w:author="Monica Thom" w:date="2026-09-07T23:09:00Z" w16du:dateUtc="2026-09-08T03:09:00Z">
        <w:r>
          <w:rPr>
            <w:color w:val="000000"/>
          </w:rPr>
          <w:t xml:space="preserve">138. </w:t>
        </w:r>
        <w:r>
          <w:rPr>
            <w:color w:val="000000"/>
          </w:rPr>
          <w:tab/>
          <w:t xml:space="preserve">Nelms, S. E. </w:t>
        </w:r>
        <w:r>
          <w:rPr>
            <w:i/>
            <w:iCs/>
            <w:color w:val="000000"/>
          </w:rPr>
          <w:t>et al.</w:t>
        </w:r>
        <w:r>
          <w:rPr>
            <w:color w:val="000000"/>
          </w:rPr>
          <w:t xml:space="preserve"> Marine mammal conservation: over the horizon. </w:t>
        </w:r>
        <w:r>
          <w:rPr>
            <w:i/>
            <w:iCs/>
            <w:color w:val="000000"/>
          </w:rPr>
          <w:t>Endangered Species Research</w:t>
        </w:r>
        <w:r>
          <w:rPr>
            <w:color w:val="000000"/>
          </w:rPr>
          <w:t xml:space="preserve"> </w:t>
        </w:r>
        <w:r>
          <w:rPr>
            <w:b/>
            <w:bCs/>
            <w:color w:val="000000"/>
          </w:rPr>
          <w:t>44</w:t>
        </w:r>
        <w:r>
          <w:rPr>
            <w:color w:val="000000"/>
          </w:rPr>
          <w:t>, 291–325 (2021).</w:t>
        </w:r>
      </w:ins>
    </w:p>
    <w:p w14:paraId="000000F5" w14:textId="77777777" w:rsidR="00F57F1F" w:rsidRDefault="00000000">
      <w:pPr>
        <w:pBdr>
          <w:top w:val="nil"/>
          <w:left w:val="nil"/>
          <w:bottom w:val="nil"/>
          <w:right w:val="nil"/>
          <w:between w:val="nil"/>
        </w:pBdr>
        <w:tabs>
          <w:tab w:val="left" w:pos="624"/>
        </w:tabs>
        <w:spacing w:line="480" w:lineRule="auto"/>
        <w:ind w:left="624" w:hanging="624"/>
        <w:rPr>
          <w:ins w:id="835" w:author="Monica Thom" w:date="2026-09-07T23:09:00Z" w16du:dateUtc="2026-09-08T03:09:00Z"/>
          <w:color w:val="000000"/>
        </w:rPr>
      </w:pPr>
      <w:ins w:id="836" w:author="Monica Thom" w:date="2026-09-07T23:09:00Z" w16du:dateUtc="2026-09-08T03:09:00Z">
        <w:r>
          <w:rPr>
            <w:color w:val="000000"/>
          </w:rPr>
          <w:t xml:space="preserve">139. </w:t>
        </w:r>
        <w:r>
          <w:rPr>
            <w:color w:val="000000"/>
          </w:rPr>
          <w:tab/>
          <w:t xml:space="preserve">Lafferty, K. D. Parasites in marine food webs. </w:t>
        </w:r>
        <w:r>
          <w:rPr>
            <w:i/>
            <w:iCs/>
            <w:color w:val="000000"/>
          </w:rPr>
          <w:t>Bulletin of Marine Science</w:t>
        </w:r>
        <w:r>
          <w:rPr>
            <w:color w:val="000000"/>
          </w:rPr>
          <w:t xml:space="preserve"> </w:t>
        </w:r>
        <w:r>
          <w:rPr>
            <w:b/>
            <w:bCs/>
            <w:color w:val="000000"/>
          </w:rPr>
          <w:t>89</w:t>
        </w:r>
        <w:r>
          <w:rPr>
            <w:color w:val="000000"/>
          </w:rPr>
          <w:t>, 123–134 (2013).</w:t>
        </w:r>
      </w:ins>
    </w:p>
    <w:p w14:paraId="000000F6" w14:textId="77777777" w:rsidR="00F57F1F" w:rsidRDefault="00000000">
      <w:pPr>
        <w:pBdr>
          <w:top w:val="nil"/>
          <w:left w:val="nil"/>
          <w:bottom w:val="nil"/>
          <w:right w:val="nil"/>
          <w:between w:val="nil"/>
        </w:pBdr>
        <w:tabs>
          <w:tab w:val="left" w:pos="624"/>
        </w:tabs>
        <w:spacing w:line="480" w:lineRule="auto"/>
        <w:ind w:left="624" w:hanging="624"/>
        <w:rPr>
          <w:ins w:id="837" w:author="Monica Thom" w:date="2026-09-07T23:09:00Z" w16du:dateUtc="2026-09-08T03:09:00Z"/>
          <w:color w:val="000000"/>
        </w:rPr>
      </w:pPr>
      <w:ins w:id="838" w:author="Monica Thom" w:date="2026-09-07T23:09:00Z" w16du:dateUtc="2026-09-08T03:09:00Z">
        <w:r>
          <w:rPr>
            <w:color w:val="000000"/>
          </w:rPr>
          <w:t xml:space="preserve">140. </w:t>
        </w:r>
        <w:r>
          <w:rPr>
            <w:color w:val="000000"/>
          </w:rPr>
          <w:tab/>
          <w:t>Lopes, C. L., Mendes, R., Cacador, I. &amp; Dias, J. M. Assessing salt marsh loss and degradation by combining long</w:t>
        </w:r>
        <w:r>
          <w:rPr>
            <w:rFonts w:ascii="Cambria Math" w:eastAsia="Cambria Math" w:hAnsi="Cambria Math" w:cs="Cambria Math"/>
            <w:color w:val="000000"/>
          </w:rPr>
          <w:t>‐</w:t>
        </w:r>
        <w:r>
          <w:rPr>
            <w:color w:val="000000"/>
          </w:rPr>
          <w:t xml:space="preserve">term LANDSAT imagery and numerical modelling. </w:t>
        </w:r>
        <w:r>
          <w:rPr>
            <w:i/>
            <w:iCs/>
            <w:color w:val="000000"/>
          </w:rPr>
          <w:t>Land Degradation &amp; Development</w:t>
        </w:r>
        <w:r>
          <w:rPr>
            <w:color w:val="000000"/>
          </w:rPr>
          <w:t xml:space="preserve"> </w:t>
        </w:r>
        <w:r>
          <w:rPr>
            <w:b/>
            <w:bCs/>
            <w:color w:val="000000"/>
          </w:rPr>
          <w:t>32</w:t>
        </w:r>
        <w:r>
          <w:rPr>
            <w:color w:val="000000"/>
          </w:rPr>
          <w:t>, 4534–4545 (2021).</w:t>
        </w:r>
      </w:ins>
    </w:p>
    <w:p w14:paraId="000000F7" w14:textId="77777777" w:rsidR="00F57F1F" w:rsidRDefault="00000000">
      <w:pPr>
        <w:pBdr>
          <w:top w:val="nil"/>
          <w:left w:val="nil"/>
          <w:bottom w:val="nil"/>
          <w:right w:val="nil"/>
          <w:between w:val="nil"/>
        </w:pBdr>
        <w:tabs>
          <w:tab w:val="left" w:pos="624"/>
        </w:tabs>
        <w:spacing w:line="480" w:lineRule="auto"/>
        <w:ind w:left="624" w:hanging="624"/>
        <w:rPr>
          <w:ins w:id="839" w:author="Monica Thom" w:date="2026-09-07T23:09:00Z" w16du:dateUtc="2026-09-08T03:09:00Z"/>
          <w:color w:val="000000"/>
        </w:rPr>
      </w:pPr>
      <w:ins w:id="840" w:author="Monica Thom" w:date="2026-09-07T23:09:00Z" w16du:dateUtc="2026-09-08T03:09:00Z">
        <w:r>
          <w:rPr>
            <w:color w:val="000000"/>
          </w:rPr>
          <w:t xml:space="preserve">141. </w:t>
        </w:r>
        <w:r>
          <w:rPr>
            <w:color w:val="000000"/>
          </w:rPr>
          <w:tab/>
          <w:t xml:space="preserve">Waycott, M. </w:t>
        </w:r>
        <w:r>
          <w:rPr>
            <w:i/>
            <w:iCs/>
            <w:color w:val="000000"/>
          </w:rPr>
          <w:t>et al.</w:t>
        </w:r>
        <w:r>
          <w:rPr>
            <w:color w:val="000000"/>
          </w:rPr>
          <w:t xml:space="preserve"> Accelerating loss of seagrasses across the globe threatens coastal ecosystems. </w:t>
        </w:r>
        <w:r>
          <w:rPr>
            <w:i/>
            <w:iCs/>
            <w:color w:val="000000"/>
          </w:rPr>
          <w:t>Proc. Natl. Acad. Sci. U.S.A.</w:t>
        </w:r>
        <w:r>
          <w:rPr>
            <w:color w:val="000000"/>
          </w:rPr>
          <w:t xml:space="preserve"> </w:t>
        </w:r>
        <w:r>
          <w:rPr>
            <w:b/>
            <w:bCs/>
            <w:color w:val="000000"/>
          </w:rPr>
          <w:t>106</w:t>
        </w:r>
        <w:r>
          <w:rPr>
            <w:color w:val="000000"/>
          </w:rPr>
          <w:t>, 12377–12381 (2009).</w:t>
        </w:r>
      </w:ins>
    </w:p>
    <w:p w14:paraId="000000F8" w14:textId="77777777" w:rsidR="00F57F1F" w:rsidRDefault="00000000">
      <w:pPr>
        <w:pBdr>
          <w:top w:val="nil"/>
          <w:left w:val="nil"/>
          <w:bottom w:val="nil"/>
          <w:right w:val="nil"/>
          <w:between w:val="nil"/>
        </w:pBdr>
        <w:tabs>
          <w:tab w:val="left" w:pos="624"/>
        </w:tabs>
        <w:spacing w:line="480" w:lineRule="auto"/>
        <w:ind w:left="624" w:hanging="624"/>
        <w:rPr>
          <w:ins w:id="841" w:author="Monica Thom" w:date="2026-09-07T23:09:00Z" w16du:dateUtc="2026-09-08T03:09:00Z"/>
          <w:color w:val="000000"/>
        </w:rPr>
      </w:pPr>
      <w:ins w:id="842" w:author="Monica Thom" w:date="2026-09-07T23:09:00Z" w16du:dateUtc="2026-09-08T03:09:00Z">
        <w:r>
          <w:rPr>
            <w:color w:val="000000"/>
          </w:rPr>
          <w:t xml:space="preserve">142. </w:t>
        </w:r>
        <w:r>
          <w:rPr>
            <w:color w:val="000000"/>
          </w:rPr>
          <w:tab/>
          <w:t xml:space="preserve">de Sousa Rangel, B., Hammerschlag, N. &amp; Moreira, R. G. Urban living influences the nutritional quality of a juvenile shark species. </w:t>
        </w:r>
        <w:r>
          <w:rPr>
            <w:i/>
            <w:iCs/>
            <w:color w:val="000000"/>
          </w:rPr>
          <w:t>Science of the Total Environment</w:t>
        </w:r>
        <w:r>
          <w:rPr>
            <w:color w:val="000000"/>
          </w:rPr>
          <w:t xml:space="preserve"> </w:t>
        </w:r>
        <w:r>
          <w:rPr>
            <w:b/>
            <w:bCs/>
            <w:color w:val="000000"/>
          </w:rPr>
          <w:t>776</w:t>
        </w:r>
        <w:r>
          <w:rPr>
            <w:color w:val="000000"/>
          </w:rPr>
          <w:t>, 146025 (2021).</w:t>
        </w:r>
      </w:ins>
    </w:p>
    <w:p w14:paraId="000000F9" w14:textId="77777777" w:rsidR="00F57F1F" w:rsidRDefault="00000000">
      <w:pPr>
        <w:pBdr>
          <w:top w:val="nil"/>
          <w:left w:val="nil"/>
          <w:bottom w:val="nil"/>
          <w:right w:val="nil"/>
          <w:between w:val="nil"/>
        </w:pBdr>
        <w:tabs>
          <w:tab w:val="left" w:pos="624"/>
        </w:tabs>
        <w:spacing w:line="480" w:lineRule="auto"/>
        <w:ind w:left="624" w:hanging="624"/>
        <w:rPr>
          <w:ins w:id="843" w:author="Monica Thom" w:date="2026-09-07T23:09:00Z" w16du:dateUtc="2026-09-08T03:09:00Z"/>
          <w:color w:val="000000"/>
        </w:rPr>
      </w:pPr>
      <w:ins w:id="844" w:author="Monica Thom" w:date="2026-09-07T23:09:00Z" w16du:dateUtc="2026-09-08T03:09:00Z">
        <w:r>
          <w:rPr>
            <w:color w:val="000000"/>
          </w:rPr>
          <w:t xml:space="preserve">143. </w:t>
        </w:r>
        <w:r>
          <w:rPr>
            <w:color w:val="000000"/>
          </w:rPr>
          <w:tab/>
          <w:t xml:space="preserve">Patrício, A. R., Hawkes, L. A., Monsinjon, J. R., Godley, B. J. &amp; Fuentes, M. M. Climate change and marine turtles: recent advances and future directions. </w:t>
        </w:r>
        <w:r>
          <w:rPr>
            <w:i/>
            <w:iCs/>
            <w:color w:val="000000"/>
          </w:rPr>
          <w:t>Endangered Species Research</w:t>
        </w:r>
        <w:r>
          <w:rPr>
            <w:color w:val="000000"/>
          </w:rPr>
          <w:t xml:space="preserve"> </w:t>
        </w:r>
        <w:r>
          <w:rPr>
            <w:b/>
            <w:bCs/>
            <w:color w:val="000000"/>
          </w:rPr>
          <w:t>44</w:t>
        </w:r>
        <w:r>
          <w:rPr>
            <w:color w:val="000000"/>
          </w:rPr>
          <w:t>, 363–395 (2021).</w:t>
        </w:r>
      </w:ins>
    </w:p>
    <w:p w14:paraId="000000FA" w14:textId="77777777" w:rsidR="00F57F1F" w:rsidRDefault="00000000">
      <w:pPr>
        <w:pBdr>
          <w:top w:val="nil"/>
          <w:left w:val="nil"/>
          <w:bottom w:val="nil"/>
          <w:right w:val="nil"/>
          <w:between w:val="nil"/>
        </w:pBdr>
        <w:tabs>
          <w:tab w:val="left" w:pos="624"/>
        </w:tabs>
        <w:spacing w:line="480" w:lineRule="auto"/>
        <w:ind w:left="624" w:hanging="624"/>
        <w:rPr>
          <w:ins w:id="845" w:author="Monica Thom" w:date="2026-09-07T23:09:00Z" w16du:dateUtc="2026-09-08T03:09:00Z"/>
          <w:color w:val="000000"/>
        </w:rPr>
      </w:pPr>
      <w:ins w:id="846" w:author="Monica Thom" w:date="2026-09-07T23:09:00Z" w16du:dateUtc="2026-09-08T03:09:00Z">
        <w:r>
          <w:rPr>
            <w:color w:val="000000"/>
          </w:rPr>
          <w:t xml:space="preserve">144. </w:t>
        </w:r>
        <w:r>
          <w:rPr>
            <w:color w:val="000000"/>
          </w:rPr>
          <w:tab/>
        </w:r>
        <w:r w:rsidRPr="00775FC7">
          <w:rPr>
            <w:color w:val="000000"/>
            <w:lang w:val="fr-FR"/>
          </w:rPr>
          <w:t xml:space="preserve">Fletcher, R. A. </w:t>
        </w:r>
        <w:r w:rsidRPr="00775FC7">
          <w:rPr>
            <w:i/>
            <w:iCs/>
            <w:color w:val="000000"/>
            <w:lang w:val="fr-FR"/>
          </w:rPr>
          <w:t>et al.</w:t>
        </w:r>
        <w:r w:rsidRPr="00775FC7">
          <w:rPr>
            <w:color w:val="000000"/>
            <w:lang w:val="fr-FR"/>
          </w:rPr>
          <w:t xml:space="preserve"> </w:t>
        </w:r>
        <w:r>
          <w:rPr>
            <w:color w:val="000000"/>
          </w:rPr>
          <w:t xml:space="preserve">Invasive plants negatively impact native, but not exotic, animals. </w:t>
        </w:r>
        <w:r>
          <w:rPr>
            <w:i/>
            <w:iCs/>
            <w:color w:val="000000"/>
          </w:rPr>
          <w:t>Global Change Biology</w:t>
        </w:r>
        <w:r>
          <w:rPr>
            <w:color w:val="000000"/>
          </w:rPr>
          <w:t xml:space="preserve"> </w:t>
        </w:r>
        <w:r>
          <w:rPr>
            <w:b/>
            <w:bCs/>
            <w:color w:val="000000"/>
          </w:rPr>
          <w:t>25</w:t>
        </w:r>
        <w:r>
          <w:rPr>
            <w:color w:val="000000"/>
          </w:rPr>
          <w:t>, 3694–3705 (2019).</w:t>
        </w:r>
      </w:ins>
    </w:p>
    <w:p w14:paraId="000000FB" w14:textId="77777777" w:rsidR="00F57F1F" w:rsidRDefault="00000000">
      <w:pPr>
        <w:pBdr>
          <w:top w:val="nil"/>
          <w:left w:val="nil"/>
          <w:bottom w:val="nil"/>
          <w:right w:val="nil"/>
          <w:between w:val="nil"/>
        </w:pBdr>
        <w:tabs>
          <w:tab w:val="left" w:pos="624"/>
        </w:tabs>
        <w:spacing w:line="480" w:lineRule="auto"/>
        <w:ind w:left="624" w:hanging="624"/>
        <w:rPr>
          <w:ins w:id="847" w:author="Monica Thom" w:date="2026-09-07T23:09:00Z" w16du:dateUtc="2026-09-08T03:09:00Z"/>
          <w:color w:val="000000"/>
        </w:rPr>
      </w:pPr>
      <w:ins w:id="848" w:author="Monica Thom" w:date="2026-09-07T23:09:00Z" w16du:dateUtc="2026-09-08T03:09:00Z">
        <w:r>
          <w:rPr>
            <w:color w:val="000000"/>
          </w:rPr>
          <w:t xml:space="preserve">145. </w:t>
        </w:r>
        <w:r>
          <w:rPr>
            <w:color w:val="000000"/>
          </w:rPr>
          <w:tab/>
          <w:t>Battini, N., Giachetti, C. B., Castro, K. L., Bortolus, A. &amp; Schwindt, E. New invasive predator reduces the abundance of native prey in a cold</w:t>
        </w:r>
        <w:r>
          <w:rPr>
            <w:rFonts w:ascii="Cambria Math" w:eastAsia="Cambria Math" w:hAnsi="Cambria Math" w:cs="Cambria Math"/>
            <w:color w:val="000000"/>
          </w:rPr>
          <w:t>‐</w:t>
        </w:r>
        <w:r>
          <w:rPr>
            <w:color w:val="000000"/>
          </w:rPr>
          <w:t xml:space="preserve">temperate marine fouling community. </w:t>
        </w:r>
        <w:r>
          <w:rPr>
            <w:i/>
            <w:iCs/>
            <w:color w:val="000000"/>
          </w:rPr>
          <w:t>Aquatic Conservation: Marine and Freshwater Ecosystems</w:t>
        </w:r>
        <w:r>
          <w:rPr>
            <w:color w:val="000000"/>
          </w:rPr>
          <w:t xml:space="preserve"> </w:t>
        </w:r>
        <w:r>
          <w:rPr>
            <w:b/>
            <w:bCs/>
            <w:color w:val="000000"/>
          </w:rPr>
          <w:t>31</w:t>
        </w:r>
        <w:r>
          <w:rPr>
            <w:color w:val="000000"/>
          </w:rPr>
          <w:t>, 2842–2854 (2021).</w:t>
        </w:r>
      </w:ins>
    </w:p>
    <w:p w14:paraId="000000FC" w14:textId="77777777" w:rsidR="00F57F1F" w:rsidRDefault="00000000">
      <w:pPr>
        <w:pBdr>
          <w:top w:val="nil"/>
          <w:left w:val="nil"/>
          <w:bottom w:val="nil"/>
          <w:right w:val="nil"/>
          <w:between w:val="nil"/>
        </w:pBdr>
        <w:tabs>
          <w:tab w:val="left" w:pos="624"/>
        </w:tabs>
        <w:spacing w:line="480" w:lineRule="auto"/>
        <w:ind w:left="624" w:hanging="624"/>
        <w:rPr>
          <w:ins w:id="849" w:author="Monica Thom" w:date="2026-09-07T23:09:00Z" w16du:dateUtc="2026-09-08T03:09:00Z"/>
          <w:color w:val="000000"/>
        </w:rPr>
      </w:pPr>
      <w:ins w:id="850" w:author="Monica Thom" w:date="2026-09-07T23:09:00Z" w16du:dateUtc="2026-09-08T03:09:00Z">
        <w:r>
          <w:rPr>
            <w:color w:val="000000"/>
          </w:rPr>
          <w:lastRenderedPageBreak/>
          <w:t xml:space="preserve">146. </w:t>
        </w:r>
        <w:r>
          <w:rPr>
            <w:color w:val="000000"/>
          </w:rPr>
          <w:tab/>
          <w:t xml:space="preserve">Alvarez-Aguilar, A., Van Rensburg, H. &amp; Simon, C. Impacts of alien polychaete species in marine ecosystems: a systematic review. </w:t>
        </w:r>
        <w:r>
          <w:rPr>
            <w:i/>
            <w:iCs/>
            <w:color w:val="000000"/>
          </w:rPr>
          <w:t>Journal of the Marine Biological Association of the United Kingdom</w:t>
        </w:r>
        <w:r>
          <w:rPr>
            <w:color w:val="000000"/>
          </w:rPr>
          <w:t xml:space="preserve"> </w:t>
        </w:r>
        <w:r>
          <w:rPr>
            <w:b/>
            <w:bCs/>
            <w:color w:val="000000"/>
          </w:rPr>
          <w:t>102</w:t>
        </w:r>
        <w:r>
          <w:rPr>
            <w:color w:val="000000"/>
          </w:rPr>
          <w:t>, 3–26 (2022).</w:t>
        </w:r>
      </w:ins>
    </w:p>
    <w:p w14:paraId="000000FD" w14:textId="77777777" w:rsidR="00F57F1F" w:rsidRDefault="00000000">
      <w:pPr>
        <w:pBdr>
          <w:top w:val="nil"/>
          <w:left w:val="nil"/>
          <w:bottom w:val="nil"/>
          <w:right w:val="nil"/>
          <w:between w:val="nil"/>
        </w:pBdr>
        <w:tabs>
          <w:tab w:val="left" w:pos="624"/>
        </w:tabs>
        <w:spacing w:line="480" w:lineRule="auto"/>
        <w:ind w:left="624" w:hanging="624"/>
        <w:rPr>
          <w:ins w:id="851" w:author="Monica Thom" w:date="2026-09-07T23:09:00Z" w16du:dateUtc="2026-09-08T03:09:00Z"/>
          <w:color w:val="000000"/>
        </w:rPr>
      </w:pPr>
      <w:ins w:id="852" w:author="Monica Thom" w:date="2026-09-07T23:09:00Z" w16du:dateUtc="2026-09-08T03:09:00Z">
        <w:r>
          <w:rPr>
            <w:color w:val="000000"/>
          </w:rPr>
          <w:t xml:space="preserve">147. </w:t>
        </w:r>
        <w:r>
          <w:rPr>
            <w:color w:val="000000"/>
          </w:rPr>
          <w:tab/>
          <w:t xml:space="preserve">Livore, J. P., Mendez, M. M., Van der Molen, S., Segade, M. E. &amp; Ortiz, N. Predator-prey interaction between a native octopus and an invasive crab: Habitat and size dependent effects on consumption and behaviour. </w:t>
        </w:r>
        <w:r>
          <w:rPr>
            <w:i/>
            <w:iCs/>
            <w:color w:val="000000"/>
          </w:rPr>
          <w:t>Estuarine, Coastal and Shelf Science</w:t>
        </w:r>
        <w:r>
          <w:rPr>
            <w:color w:val="000000"/>
          </w:rPr>
          <w:t xml:space="preserve"> </w:t>
        </w:r>
        <w:r>
          <w:rPr>
            <w:b/>
            <w:bCs/>
            <w:color w:val="000000"/>
          </w:rPr>
          <w:t>319</w:t>
        </w:r>
        <w:r>
          <w:rPr>
            <w:color w:val="000000"/>
          </w:rPr>
          <w:t>, 109253 (2025).</w:t>
        </w:r>
      </w:ins>
    </w:p>
    <w:p w14:paraId="000000FE" w14:textId="77777777" w:rsidR="00F57F1F" w:rsidRDefault="00000000">
      <w:pPr>
        <w:pBdr>
          <w:top w:val="nil"/>
          <w:left w:val="nil"/>
          <w:bottom w:val="nil"/>
          <w:right w:val="nil"/>
          <w:between w:val="nil"/>
        </w:pBdr>
        <w:tabs>
          <w:tab w:val="left" w:pos="624"/>
        </w:tabs>
        <w:spacing w:line="480" w:lineRule="auto"/>
        <w:ind w:left="624" w:hanging="624"/>
        <w:rPr>
          <w:ins w:id="853" w:author="Monica Thom" w:date="2026-09-07T23:09:00Z" w16du:dateUtc="2026-09-08T03:09:00Z"/>
          <w:color w:val="000000"/>
        </w:rPr>
      </w:pPr>
      <w:ins w:id="854" w:author="Monica Thom" w:date="2026-09-07T23:09:00Z" w16du:dateUtc="2026-09-08T03:09:00Z">
        <w:r>
          <w:rPr>
            <w:color w:val="000000"/>
          </w:rPr>
          <w:t xml:space="preserve">148. </w:t>
        </w:r>
        <w:r>
          <w:rPr>
            <w:color w:val="000000"/>
          </w:rPr>
          <w:tab/>
          <w:t xml:space="preserve">Uthicke, S., Pratchett, M. S., Bronstein, O., Alvarado, J. J. &amp; Wörheide, G. The crown-of-thorns seastar species complex: knowledge on the biology and ecology of five corallivorous Acanthaster species. </w:t>
        </w:r>
        <w:r>
          <w:rPr>
            <w:i/>
            <w:iCs/>
            <w:color w:val="000000"/>
          </w:rPr>
          <w:t>Marine Biology</w:t>
        </w:r>
        <w:r>
          <w:rPr>
            <w:color w:val="000000"/>
          </w:rPr>
          <w:t xml:space="preserve"> </w:t>
        </w:r>
        <w:r>
          <w:rPr>
            <w:b/>
            <w:bCs/>
            <w:color w:val="000000"/>
          </w:rPr>
          <w:t>171</w:t>
        </w:r>
        <w:r>
          <w:rPr>
            <w:color w:val="000000"/>
          </w:rPr>
          <w:t>, 32 (2024).</w:t>
        </w:r>
      </w:ins>
    </w:p>
    <w:p w14:paraId="000000FF" w14:textId="77777777" w:rsidR="00F57F1F" w:rsidRDefault="00000000">
      <w:pPr>
        <w:pBdr>
          <w:top w:val="nil"/>
          <w:left w:val="nil"/>
          <w:bottom w:val="nil"/>
          <w:right w:val="nil"/>
          <w:between w:val="nil"/>
        </w:pBdr>
        <w:tabs>
          <w:tab w:val="left" w:pos="624"/>
        </w:tabs>
        <w:spacing w:line="480" w:lineRule="auto"/>
        <w:ind w:left="624" w:hanging="624"/>
        <w:rPr>
          <w:ins w:id="855" w:author="Monica Thom" w:date="2026-09-07T23:09:00Z" w16du:dateUtc="2026-09-08T03:09:00Z"/>
          <w:color w:val="000000"/>
        </w:rPr>
      </w:pPr>
      <w:ins w:id="856" w:author="Monica Thom" w:date="2026-09-07T23:09:00Z" w16du:dateUtc="2026-09-08T03:09:00Z">
        <w:r>
          <w:rPr>
            <w:color w:val="000000"/>
          </w:rPr>
          <w:t xml:space="preserve">149. </w:t>
        </w:r>
        <w:r>
          <w:rPr>
            <w:color w:val="000000"/>
          </w:rPr>
          <w:tab/>
          <w:t xml:space="preserve">Grover, I. M., Tocock, M. S., Tinch, D. R. &amp; MacDonald, D. H. Investigating public preferences for the management of native and invasive species in the context of kelp restoration. </w:t>
        </w:r>
        <w:r>
          <w:rPr>
            <w:i/>
            <w:iCs/>
            <w:color w:val="000000"/>
          </w:rPr>
          <w:t>Marine Policy</w:t>
        </w:r>
        <w:r>
          <w:rPr>
            <w:color w:val="000000"/>
          </w:rPr>
          <w:t xml:space="preserve"> </w:t>
        </w:r>
        <w:r>
          <w:rPr>
            <w:b/>
            <w:bCs/>
            <w:color w:val="000000"/>
          </w:rPr>
          <w:t>132</w:t>
        </w:r>
        <w:r>
          <w:rPr>
            <w:color w:val="000000"/>
          </w:rPr>
          <w:t>, 104680 (2021).</w:t>
        </w:r>
      </w:ins>
    </w:p>
    <w:p w14:paraId="00000100" w14:textId="77777777" w:rsidR="00F57F1F" w:rsidRDefault="00000000">
      <w:pPr>
        <w:pBdr>
          <w:top w:val="nil"/>
          <w:left w:val="nil"/>
          <w:bottom w:val="nil"/>
          <w:right w:val="nil"/>
          <w:between w:val="nil"/>
        </w:pBdr>
        <w:tabs>
          <w:tab w:val="left" w:pos="624"/>
        </w:tabs>
        <w:spacing w:line="480" w:lineRule="auto"/>
        <w:ind w:left="624" w:hanging="624"/>
        <w:rPr>
          <w:ins w:id="857" w:author="Monica Thom" w:date="2026-09-07T23:09:00Z" w16du:dateUtc="2026-09-08T03:09:00Z"/>
          <w:color w:val="000000"/>
        </w:rPr>
      </w:pPr>
      <w:ins w:id="858" w:author="Monica Thom" w:date="2026-09-07T23:09:00Z" w16du:dateUtc="2026-09-08T03:09:00Z">
        <w:r>
          <w:rPr>
            <w:color w:val="000000"/>
          </w:rPr>
          <w:t xml:space="preserve">150. </w:t>
        </w:r>
        <w:r>
          <w:rPr>
            <w:color w:val="000000"/>
          </w:rPr>
          <w:tab/>
          <w:t xml:space="preserve">Biswas, S. R. </w:t>
        </w:r>
        <w:r>
          <w:rPr>
            <w:i/>
            <w:iCs/>
            <w:color w:val="000000"/>
          </w:rPr>
          <w:t>et al.</w:t>
        </w:r>
        <w:r>
          <w:rPr>
            <w:color w:val="000000"/>
          </w:rPr>
          <w:t xml:space="preserve"> Plant invasion in mangrove forests worldwide. </w:t>
        </w:r>
        <w:r>
          <w:rPr>
            <w:i/>
            <w:iCs/>
            <w:color w:val="000000"/>
          </w:rPr>
          <w:t>Forest Ecology and Management</w:t>
        </w:r>
        <w:r>
          <w:rPr>
            <w:color w:val="000000"/>
          </w:rPr>
          <w:t xml:space="preserve"> </w:t>
        </w:r>
        <w:r>
          <w:rPr>
            <w:b/>
            <w:bCs/>
            <w:color w:val="000000"/>
          </w:rPr>
          <w:t>429</w:t>
        </w:r>
        <w:r>
          <w:rPr>
            <w:color w:val="000000"/>
          </w:rPr>
          <w:t>, 480–492 (2018).</w:t>
        </w:r>
      </w:ins>
    </w:p>
    <w:p w14:paraId="00000101" w14:textId="77777777" w:rsidR="00F57F1F" w:rsidRDefault="00000000">
      <w:pPr>
        <w:pBdr>
          <w:top w:val="nil"/>
          <w:left w:val="nil"/>
          <w:bottom w:val="nil"/>
          <w:right w:val="nil"/>
          <w:between w:val="nil"/>
        </w:pBdr>
        <w:tabs>
          <w:tab w:val="left" w:pos="624"/>
        </w:tabs>
        <w:spacing w:line="480" w:lineRule="auto"/>
        <w:ind w:left="624" w:hanging="624"/>
        <w:rPr>
          <w:ins w:id="859" w:author="Monica Thom" w:date="2026-09-07T23:09:00Z" w16du:dateUtc="2026-09-08T03:09:00Z"/>
          <w:color w:val="000000"/>
        </w:rPr>
      </w:pPr>
      <w:ins w:id="860" w:author="Monica Thom" w:date="2026-09-07T23:09:00Z" w16du:dateUtc="2026-09-08T03:09:00Z">
        <w:r>
          <w:rPr>
            <w:color w:val="000000"/>
          </w:rPr>
          <w:t xml:space="preserve">151. </w:t>
        </w:r>
        <w:r>
          <w:rPr>
            <w:color w:val="000000"/>
          </w:rPr>
          <w:tab/>
          <w:t xml:space="preserve">Holmes, N. D. </w:t>
        </w:r>
        <w:r>
          <w:rPr>
            <w:i/>
            <w:iCs/>
            <w:color w:val="000000"/>
          </w:rPr>
          <w:t>et al.</w:t>
        </w:r>
        <w:r>
          <w:rPr>
            <w:color w:val="000000"/>
          </w:rPr>
          <w:t xml:space="preserve"> Conservation of marine birds: biosecurity, control, and eradication of invasive species threats. in </w:t>
        </w:r>
        <w:r>
          <w:rPr>
            <w:i/>
            <w:iCs/>
            <w:color w:val="000000"/>
          </w:rPr>
          <w:t>Conservation of Marine Birds</w:t>
        </w:r>
        <w:r>
          <w:rPr>
            <w:color w:val="000000"/>
          </w:rPr>
          <w:t xml:space="preserve"> 403–438 (Elsevier, 2023).</w:t>
        </w:r>
      </w:ins>
    </w:p>
    <w:p w14:paraId="00000102" w14:textId="77777777" w:rsidR="00F57F1F" w:rsidRDefault="00000000">
      <w:pPr>
        <w:pBdr>
          <w:top w:val="nil"/>
          <w:left w:val="nil"/>
          <w:bottom w:val="nil"/>
          <w:right w:val="nil"/>
          <w:between w:val="nil"/>
        </w:pBdr>
        <w:tabs>
          <w:tab w:val="left" w:pos="624"/>
        </w:tabs>
        <w:spacing w:line="480" w:lineRule="auto"/>
        <w:ind w:left="624" w:hanging="624"/>
        <w:rPr>
          <w:ins w:id="861" w:author="Monica Thom" w:date="2026-09-07T23:09:00Z" w16du:dateUtc="2026-09-08T03:09:00Z"/>
          <w:color w:val="000000"/>
        </w:rPr>
      </w:pPr>
      <w:ins w:id="862" w:author="Monica Thom" w:date="2026-09-07T23:09:00Z" w16du:dateUtc="2026-09-08T03:09:00Z">
        <w:r>
          <w:rPr>
            <w:color w:val="000000"/>
          </w:rPr>
          <w:t xml:space="preserve">152. </w:t>
        </w:r>
        <w:r>
          <w:rPr>
            <w:color w:val="000000"/>
          </w:rPr>
          <w:tab/>
          <w:t xml:space="preserve">Gibble, C. M. &amp; Harvey, J. T. Food habits of harbor seals (Phoca vitulina richardii) as an indicator of invasive species in San Francisco Bay, California. </w:t>
        </w:r>
        <w:r>
          <w:rPr>
            <w:i/>
            <w:iCs/>
            <w:color w:val="000000"/>
          </w:rPr>
          <w:t>Marine Mammal Science</w:t>
        </w:r>
        <w:r>
          <w:rPr>
            <w:color w:val="000000"/>
          </w:rPr>
          <w:t xml:space="preserve"> </w:t>
        </w:r>
        <w:r>
          <w:rPr>
            <w:b/>
            <w:bCs/>
            <w:color w:val="000000"/>
          </w:rPr>
          <w:t>31</w:t>
        </w:r>
        <w:r>
          <w:rPr>
            <w:color w:val="000000"/>
          </w:rPr>
          <w:t>, 1014–1034 (2015).</w:t>
        </w:r>
      </w:ins>
    </w:p>
    <w:p w14:paraId="00000103" w14:textId="77777777" w:rsidR="00F57F1F" w:rsidRDefault="00000000">
      <w:pPr>
        <w:pBdr>
          <w:top w:val="nil"/>
          <w:left w:val="nil"/>
          <w:bottom w:val="nil"/>
          <w:right w:val="nil"/>
          <w:between w:val="nil"/>
        </w:pBdr>
        <w:tabs>
          <w:tab w:val="left" w:pos="624"/>
        </w:tabs>
        <w:spacing w:line="480" w:lineRule="auto"/>
        <w:ind w:left="624" w:hanging="624"/>
        <w:rPr>
          <w:ins w:id="863" w:author="Monica Thom" w:date="2026-09-07T23:09:00Z" w16du:dateUtc="2026-09-08T03:09:00Z"/>
          <w:color w:val="000000"/>
        </w:rPr>
      </w:pPr>
      <w:ins w:id="864" w:author="Monica Thom" w:date="2026-09-07T23:09:00Z" w16du:dateUtc="2026-09-08T03:09:00Z">
        <w:r>
          <w:rPr>
            <w:color w:val="000000"/>
          </w:rPr>
          <w:t xml:space="preserve">153. </w:t>
        </w:r>
        <w:r>
          <w:rPr>
            <w:color w:val="000000"/>
          </w:rPr>
          <w:tab/>
          <w:t xml:space="preserve">Rangel, B. S. </w:t>
        </w:r>
        <w:r>
          <w:rPr>
            <w:i/>
            <w:iCs/>
            <w:color w:val="000000"/>
          </w:rPr>
          <w:t>et al.</w:t>
        </w:r>
        <w:r>
          <w:rPr>
            <w:color w:val="000000"/>
          </w:rPr>
          <w:t xml:space="preserve"> Unexpected prey: lemon sharks (Negaprion brevirostris) observed preying on an alien invasive freshwater fish in a remote no-take marine reserve in the Equatorial Atlantic. </w:t>
        </w:r>
        <w:r>
          <w:rPr>
            <w:i/>
            <w:iCs/>
            <w:color w:val="000000"/>
          </w:rPr>
          <w:t>Environmental Biology of Fishes</w:t>
        </w:r>
        <w:r>
          <w:rPr>
            <w:color w:val="000000"/>
          </w:rPr>
          <w:t xml:space="preserve"> </w:t>
        </w:r>
        <w:r>
          <w:rPr>
            <w:b/>
            <w:bCs/>
            <w:color w:val="000000"/>
          </w:rPr>
          <w:t>108</w:t>
        </w:r>
        <w:r>
          <w:rPr>
            <w:color w:val="000000"/>
          </w:rPr>
          <w:t>, 1599–1605 (2025).</w:t>
        </w:r>
      </w:ins>
    </w:p>
    <w:p w14:paraId="00000104" w14:textId="77777777" w:rsidR="00F57F1F" w:rsidRDefault="00000000">
      <w:pPr>
        <w:pBdr>
          <w:top w:val="nil"/>
          <w:left w:val="nil"/>
          <w:bottom w:val="nil"/>
          <w:right w:val="nil"/>
          <w:between w:val="nil"/>
        </w:pBdr>
        <w:tabs>
          <w:tab w:val="left" w:pos="624"/>
        </w:tabs>
        <w:spacing w:line="480" w:lineRule="auto"/>
        <w:ind w:left="624" w:hanging="624"/>
        <w:rPr>
          <w:ins w:id="865" w:author="Monica Thom" w:date="2026-09-07T23:09:00Z" w16du:dateUtc="2026-09-08T03:09:00Z"/>
          <w:color w:val="000000"/>
        </w:rPr>
      </w:pPr>
      <w:ins w:id="866" w:author="Monica Thom" w:date="2026-09-07T23:09:00Z" w16du:dateUtc="2026-09-08T03:09:00Z">
        <w:r>
          <w:rPr>
            <w:color w:val="000000"/>
          </w:rPr>
          <w:t xml:space="preserve">154. </w:t>
        </w:r>
        <w:r>
          <w:rPr>
            <w:color w:val="000000"/>
          </w:rPr>
          <w:tab/>
          <w:t xml:space="preserve">Engeman, R. M. </w:t>
        </w:r>
        <w:r>
          <w:rPr>
            <w:i/>
            <w:iCs/>
            <w:color w:val="000000"/>
          </w:rPr>
          <w:t>et al.</w:t>
        </w:r>
        <w:r>
          <w:rPr>
            <w:color w:val="000000"/>
          </w:rPr>
          <w:t xml:space="preserve"> Feral swine harming insular sea turtle reproduction: The origin, impacts, behavior and elimination of an invasive species. </w:t>
        </w:r>
        <w:r>
          <w:rPr>
            <w:i/>
            <w:iCs/>
            <w:color w:val="000000"/>
          </w:rPr>
          <w:t>Acta Oecologica</w:t>
        </w:r>
        <w:r>
          <w:rPr>
            <w:color w:val="000000"/>
          </w:rPr>
          <w:t xml:space="preserve"> </w:t>
        </w:r>
        <w:r>
          <w:rPr>
            <w:b/>
            <w:bCs/>
            <w:color w:val="000000"/>
          </w:rPr>
          <w:t>99</w:t>
        </w:r>
        <w:r>
          <w:rPr>
            <w:color w:val="000000"/>
          </w:rPr>
          <w:t>, 103442 (2019).</w:t>
        </w:r>
      </w:ins>
    </w:p>
    <w:p w14:paraId="00000105" w14:textId="77777777" w:rsidR="00F57F1F" w:rsidRDefault="00000000">
      <w:pPr>
        <w:pBdr>
          <w:top w:val="nil"/>
          <w:left w:val="nil"/>
          <w:bottom w:val="nil"/>
          <w:right w:val="nil"/>
          <w:between w:val="nil"/>
        </w:pBdr>
        <w:tabs>
          <w:tab w:val="left" w:pos="624"/>
        </w:tabs>
        <w:spacing w:line="480" w:lineRule="auto"/>
        <w:ind w:left="624" w:hanging="624"/>
        <w:rPr>
          <w:ins w:id="867" w:author="Monica Thom" w:date="2026-09-07T23:09:00Z" w16du:dateUtc="2026-09-08T03:09:00Z"/>
          <w:color w:val="000000"/>
        </w:rPr>
      </w:pPr>
      <w:ins w:id="868" w:author="Monica Thom" w:date="2026-09-07T23:09:00Z" w16du:dateUtc="2026-09-08T03:09:00Z">
        <w:r>
          <w:rPr>
            <w:color w:val="000000"/>
          </w:rPr>
          <w:lastRenderedPageBreak/>
          <w:t xml:space="preserve">155. </w:t>
        </w:r>
        <w:r>
          <w:rPr>
            <w:color w:val="000000"/>
          </w:rPr>
          <w:tab/>
          <w:t xml:space="preserve">McIlroy, S. E. </w:t>
        </w:r>
        <w:r>
          <w:rPr>
            <w:i/>
            <w:iCs/>
            <w:color w:val="000000"/>
          </w:rPr>
          <w:t>et al.</w:t>
        </w:r>
        <w:r>
          <w:rPr>
            <w:color w:val="000000"/>
          </w:rPr>
          <w:t xml:space="preserve"> Life goes on: Spatial heterogeneity promotes biodiversity in an urbanized coastal marine ecosystem. </w:t>
        </w:r>
        <w:r>
          <w:rPr>
            <w:i/>
            <w:iCs/>
            <w:color w:val="000000"/>
          </w:rPr>
          <w:t>Global Change Biology</w:t>
        </w:r>
        <w:r>
          <w:rPr>
            <w:color w:val="000000"/>
          </w:rPr>
          <w:t xml:space="preserve"> </w:t>
        </w:r>
        <w:r>
          <w:rPr>
            <w:b/>
            <w:bCs/>
            <w:color w:val="000000"/>
          </w:rPr>
          <w:t>30</w:t>
        </w:r>
        <w:r>
          <w:rPr>
            <w:color w:val="000000"/>
          </w:rPr>
          <w:t>, e17248 (2024).</w:t>
        </w:r>
      </w:ins>
    </w:p>
    <w:p w14:paraId="00000106" w14:textId="77777777" w:rsidR="00F57F1F" w:rsidRDefault="00000000">
      <w:pPr>
        <w:pBdr>
          <w:top w:val="nil"/>
          <w:left w:val="nil"/>
          <w:bottom w:val="nil"/>
          <w:right w:val="nil"/>
          <w:between w:val="nil"/>
        </w:pBdr>
        <w:tabs>
          <w:tab w:val="left" w:pos="624"/>
        </w:tabs>
        <w:spacing w:line="480" w:lineRule="auto"/>
        <w:ind w:left="624" w:hanging="624"/>
        <w:rPr>
          <w:ins w:id="869" w:author="Monica Thom" w:date="2026-09-07T23:09:00Z" w16du:dateUtc="2026-09-08T03:09:00Z"/>
          <w:color w:val="000000"/>
        </w:rPr>
      </w:pPr>
      <w:ins w:id="870" w:author="Monica Thom" w:date="2026-09-07T23:09:00Z" w16du:dateUtc="2026-09-08T03:09:00Z">
        <w:r>
          <w:rPr>
            <w:color w:val="000000"/>
          </w:rPr>
          <w:t xml:space="preserve">156. </w:t>
        </w:r>
        <w:r>
          <w:rPr>
            <w:color w:val="000000"/>
          </w:rPr>
          <w:tab/>
          <w:t xml:space="preserve">Elizabeth Alter, S., Tariq, L., Creed, J. K. &amp; Megafu, E. Evolutionary responses of marine organisms to urbanized seascapes. </w:t>
        </w:r>
        <w:r>
          <w:rPr>
            <w:i/>
            <w:iCs/>
            <w:color w:val="000000"/>
          </w:rPr>
          <w:t>Evolutionary Applications</w:t>
        </w:r>
        <w:r>
          <w:rPr>
            <w:color w:val="000000"/>
          </w:rPr>
          <w:t xml:space="preserve"> </w:t>
        </w:r>
        <w:r>
          <w:rPr>
            <w:b/>
            <w:bCs/>
            <w:color w:val="000000"/>
          </w:rPr>
          <w:t>14</w:t>
        </w:r>
        <w:r>
          <w:rPr>
            <w:color w:val="000000"/>
          </w:rPr>
          <w:t>, 210–232 (2021).</w:t>
        </w:r>
      </w:ins>
    </w:p>
    <w:p w14:paraId="00000107" w14:textId="77777777" w:rsidR="00F57F1F" w:rsidRDefault="00000000">
      <w:pPr>
        <w:pBdr>
          <w:top w:val="nil"/>
          <w:left w:val="nil"/>
          <w:bottom w:val="nil"/>
          <w:right w:val="nil"/>
          <w:between w:val="nil"/>
        </w:pBdr>
        <w:tabs>
          <w:tab w:val="left" w:pos="624"/>
        </w:tabs>
        <w:spacing w:line="480" w:lineRule="auto"/>
        <w:ind w:left="624" w:hanging="624"/>
        <w:rPr>
          <w:ins w:id="871" w:author="Monica Thom" w:date="2026-09-07T23:09:00Z" w16du:dateUtc="2026-09-08T03:09:00Z"/>
          <w:color w:val="000000"/>
        </w:rPr>
      </w:pPr>
      <w:ins w:id="872" w:author="Monica Thom" w:date="2026-09-07T23:09:00Z" w16du:dateUtc="2026-09-08T03:09:00Z">
        <w:r>
          <w:rPr>
            <w:color w:val="000000"/>
          </w:rPr>
          <w:t xml:space="preserve">157. </w:t>
        </w:r>
        <w:r>
          <w:rPr>
            <w:color w:val="000000"/>
          </w:rPr>
          <w:tab/>
          <w:t xml:space="preserve">Ben-Haddad, M., Hajji, S., Abelouah, M. R. &amp; Ait Alla, A. Urbanization Compromises the Sustainability of Coastal Ecosystems: Insights from the Reproductive Traits of the Bioindicator Clam Donax trunculus. </w:t>
        </w:r>
        <w:r>
          <w:rPr>
            <w:i/>
            <w:iCs/>
            <w:color w:val="000000"/>
          </w:rPr>
          <w:t>Sustainability</w:t>
        </w:r>
        <w:r>
          <w:rPr>
            <w:color w:val="000000"/>
          </w:rPr>
          <w:t xml:space="preserve"> </w:t>
        </w:r>
        <w:r>
          <w:rPr>
            <w:b/>
            <w:bCs/>
            <w:color w:val="000000"/>
          </w:rPr>
          <w:t>17</w:t>
        </w:r>
        <w:r>
          <w:rPr>
            <w:color w:val="000000"/>
          </w:rPr>
          <w:t>, 6622 (2025).</w:t>
        </w:r>
      </w:ins>
    </w:p>
    <w:p w14:paraId="00000108" w14:textId="77777777" w:rsidR="00F57F1F" w:rsidRDefault="00000000">
      <w:pPr>
        <w:pBdr>
          <w:top w:val="nil"/>
          <w:left w:val="nil"/>
          <w:bottom w:val="nil"/>
          <w:right w:val="nil"/>
          <w:between w:val="nil"/>
        </w:pBdr>
        <w:tabs>
          <w:tab w:val="left" w:pos="624"/>
        </w:tabs>
        <w:spacing w:line="480" w:lineRule="auto"/>
        <w:ind w:left="624" w:hanging="624"/>
        <w:rPr>
          <w:ins w:id="873" w:author="Monica Thom" w:date="2026-09-07T23:09:00Z" w16du:dateUtc="2026-09-08T03:09:00Z"/>
          <w:color w:val="000000"/>
        </w:rPr>
      </w:pPr>
      <w:ins w:id="874" w:author="Monica Thom" w:date="2026-09-07T23:09:00Z" w16du:dateUtc="2026-09-08T03:09:00Z">
        <w:r>
          <w:rPr>
            <w:color w:val="000000"/>
          </w:rPr>
          <w:t xml:space="preserve">158. </w:t>
        </w:r>
        <w:r>
          <w:rPr>
            <w:color w:val="000000"/>
          </w:rPr>
          <w:tab/>
          <w:t xml:space="preserve">Heery, E. C., Olsen, A. Y., Feist, B. E. &amp; Sebens, K. P. Urbanization-related distribution patterns and habitat-use by the marine mesopredator, giant Pacific octopus (Enteroctopus dofleini). </w:t>
        </w:r>
        <w:r>
          <w:rPr>
            <w:i/>
            <w:iCs/>
            <w:color w:val="000000"/>
          </w:rPr>
          <w:t>Urban Ecosystems</w:t>
        </w:r>
        <w:r>
          <w:rPr>
            <w:color w:val="000000"/>
          </w:rPr>
          <w:t xml:space="preserve"> </w:t>
        </w:r>
        <w:r>
          <w:rPr>
            <w:b/>
            <w:bCs/>
            <w:color w:val="000000"/>
          </w:rPr>
          <w:t>21</w:t>
        </w:r>
        <w:r>
          <w:rPr>
            <w:color w:val="000000"/>
          </w:rPr>
          <w:t>, 707–719 (2018).</w:t>
        </w:r>
      </w:ins>
    </w:p>
    <w:p w14:paraId="00000109" w14:textId="77777777" w:rsidR="00F57F1F" w:rsidRDefault="00000000">
      <w:pPr>
        <w:pBdr>
          <w:top w:val="nil"/>
          <w:left w:val="nil"/>
          <w:bottom w:val="nil"/>
          <w:right w:val="nil"/>
          <w:between w:val="nil"/>
        </w:pBdr>
        <w:tabs>
          <w:tab w:val="left" w:pos="624"/>
        </w:tabs>
        <w:spacing w:line="480" w:lineRule="auto"/>
        <w:ind w:left="624" w:hanging="624"/>
        <w:rPr>
          <w:ins w:id="875" w:author="Monica Thom" w:date="2026-09-07T23:09:00Z" w16du:dateUtc="2026-09-08T03:09:00Z"/>
          <w:color w:val="000000"/>
        </w:rPr>
      </w:pPr>
      <w:ins w:id="876" w:author="Monica Thom" w:date="2026-09-07T23:09:00Z" w16du:dateUtc="2026-09-08T03:09:00Z">
        <w:r>
          <w:rPr>
            <w:color w:val="000000"/>
          </w:rPr>
          <w:t xml:space="preserve">159. </w:t>
        </w:r>
        <w:r>
          <w:rPr>
            <w:color w:val="000000"/>
          </w:rPr>
          <w:tab/>
          <w:t xml:space="preserve">Rosenberg, Y. </w:t>
        </w:r>
        <w:r>
          <w:rPr>
            <w:i/>
            <w:iCs/>
            <w:color w:val="000000"/>
          </w:rPr>
          <w:t>et al.</w:t>
        </w:r>
        <w:r>
          <w:rPr>
            <w:color w:val="000000"/>
          </w:rPr>
          <w:t xml:space="preserve"> Urbanization comprehensively impairs biological rhythms in coral holobionts. </w:t>
        </w:r>
        <w:r>
          <w:rPr>
            <w:i/>
            <w:iCs/>
            <w:color w:val="000000"/>
          </w:rPr>
          <w:t>Global change biology</w:t>
        </w:r>
        <w:r>
          <w:rPr>
            <w:color w:val="000000"/>
          </w:rPr>
          <w:t xml:space="preserve"> </w:t>
        </w:r>
        <w:r>
          <w:rPr>
            <w:b/>
            <w:bCs/>
            <w:color w:val="000000"/>
          </w:rPr>
          <w:t>28</w:t>
        </w:r>
        <w:r>
          <w:rPr>
            <w:color w:val="000000"/>
          </w:rPr>
          <w:t>, 3349–3364 (2022).</w:t>
        </w:r>
      </w:ins>
    </w:p>
    <w:p w14:paraId="0000010A" w14:textId="77777777" w:rsidR="00F57F1F" w:rsidRDefault="00000000">
      <w:pPr>
        <w:pBdr>
          <w:top w:val="nil"/>
          <w:left w:val="nil"/>
          <w:bottom w:val="nil"/>
          <w:right w:val="nil"/>
          <w:between w:val="nil"/>
        </w:pBdr>
        <w:tabs>
          <w:tab w:val="left" w:pos="624"/>
        </w:tabs>
        <w:spacing w:line="480" w:lineRule="auto"/>
        <w:ind w:left="624" w:hanging="624"/>
        <w:rPr>
          <w:ins w:id="877" w:author="Monica Thom" w:date="2026-09-07T23:09:00Z" w16du:dateUtc="2026-09-08T03:09:00Z"/>
          <w:color w:val="000000"/>
        </w:rPr>
      </w:pPr>
      <w:ins w:id="878" w:author="Monica Thom" w:date="2026-09-07T23:09:00Z" w16du:dateUtc="2026-09-08T03:09:00Z">
        <w:r>
          <w:rPr>
            <w:color w:val="000000"/>
          </w:rPr>
          <w:t xml:space="preserve">160. </w:t>
        </w:r>
        <w:r>
          <w:rPr>
            <w:color w:val="000000"/>
          </w:rPr>
          <w:tab/>
          <w:t xml:space="preserve">Heery, E., Dethier, M., Feist, B., Sebens, K. &amp; Duffy, J. E. A new tool for quantifying urbanization gradients across seascapes predicts habitat-forming macroalgal distribution patterns in the Salish Sea. </w:t>
        </w:r>
        <w:r>
          <w:rPr>
            <w:i/>
            <w:iCs/>
            <w:color w:val="000000"/>
          </w:rPr>
          <w:t>Marine Ecology Progress Series</w:t>
        </w:r>
        <w:r>
          <w:rPr>
            <w:color w:val="000000"/>
          </w:rPr>
          <w:t xml:space="preserve"> </w:t>
        </w:r>
        <w:r>
          <w:rPr>
            <w:b/>
            <w:bCs/>
            <w:color w:val="000000"/>
          </w:rPr>
          <w:t>776</w:t>
        </w:r>
        <w:r>
          <w:rPr>
            <w:color w:val="000000"/>
          </w:rPr>
          <w:t>, 1–15 (2026).</w:t>
        </w:r>
      </w:ins>
    </w:p>
    <w:p w14:paraId="0000010B" w14:textId="77777777" w:rsidR="00F57F1F" w:rsidRDefault="00000000">
      <w:pPr>
        <w:pBdr>
          <w:top w:val="nil"/>
          <w:left w:val="nil"/>
          <w:bottom w:val="nil"/>
          <w:right w:val="nil"/>
          <w:between w:val="nil"/>
        </w:pBdr>
        <w:tabs>
          <w:tab w:val="left" w:pos="624"/>
        </w:tabs>
        <w:spacing w:line="480" w:lineRule="auto"/>
        <w:ind w:left="624" w:hanging="624"/>
        <w:rPr>
          <w:ins w:id="879" w:author="Monica Thom" w:date="2026-09-07T23:09:00Z" w16du:dateUtc="2026-09-08T03:09:00Z"/>
          <w:color w:val="000000"/>
        </w:rPr>
      </w:pPr>
      <w:ins w:id="880" w:author="Monica Thom" w:date="2026-09-07T23:09:00Z" w16du:dateUtc="2026-09-08T03:09:00Z">
        <w:r>
          <w:rPr>
            <w:color w:val="000000"/>
          </w:rPr>
          <w:t xml:space="preserve">161. </w:t>
        </w:r>
        <w:r>
          <w:rPr>
            <w:color w:val="000000"/>
          </w:rPr>
          <w:tab/>
          <w:t xml:space="preserve">Graells, G., Celis-Diez, J. L., Corcoran, D. &amp; Gelcich, S. Bird communities in coastal areas. effects of anthropogenic influences and distance from the coast. </w:t>
        </w:r>
        <w:r>
          <w:rPr>
            <w:i/>
            <w:iCs/>
            <w:color w:val="000000"/>
          </w:rPr>
          <w:t>Frontiers in Ecology and Evolution</w:t>
        </w:r>
        <w:r>
          <w:rPr>
            <w:color w:val="000000"/>
          </w:rPr>
          <w:t xml:space="preserve"> </w:t>
        </w:r>
        <w:r>
          <w:rPr>
            <w:b/>
            <w:bCs/>
            <w:color w:val="000000"/>
          </w:rPr>
          <w:t>10</w:t>
        </w:r>
        <w:r>
          <w:rPr>
            <w:color w:val="000000"/>
          </w:rPr>
          <w:t>, 807280 (2022).</w:t>
        </w:r>
      </w:ins>
    </w:p>
    <w:p w14:paraId="0000010C" w14:textId="77777777" w:rsidR="00F57F1F" w:rsidRDefault="00000000">
      <w:pPr>
        <w:pBdr>
          <w:top w:val="nil"/>
          <w:left w:val="nil"/>
          <w:bottom w:val="nil"/>
          <w:right w:val="nil"/>
          <w:between w:val="nil"/>
        </w:pBdr>
        <w:tabs>
          <w:tab w:val="left" w:pos="624"/>
        </w:tabs>
        <w:spacing w:line="480" w:lineRule="auto"/>
        <w:ind w:left="624" w:hanging="624"/>
        <w:rPr>
          <w:ins w:id="881" w:author="Monica Thom" w:date="2026-09-07T23:09:00Z" w16du:dateUtc="2026-09-08T03:09:00Z"/>
          <w:color w:val="000000"/>
        </w:rPr>
      </w:pPr>
      <w:ins w:id="882" w:author="Monica Thom" w:date="2026-09-07T23:09:00Z" w16du:dateUtc="2026-09-08T03:09:00Z">
        <w:r>
          <w:rPr>
            <w:color w:val="000000"/>
          </w:rPr>
          <w:t xml:space="preserve">162. </w:t>
        </w:r>
        <w:r>
          <w:rPr>
            <w:color w:val="000000"/>
          </w:rPr>
          <w:tab/>
          <w:t xml:space="preserve">Karachaliou, E., Schmidt, C., de Greef, E., Docker, M. F. &amp; Garroway, C. J. Urbanisation Is Associated With Reduced Genetic Diversity in Marine Fish Populations. </w:t>
        </w:r>
        <w:r>
          <w:rPr>
            <w:i/>
            <w:iCs/>
            <w:color w:val="000000"/>
          </w:rPr>
          <w:t>Molecular Ecology</w:t>
        </w:r>
        <w:r>
          <w:rPr>
            <w:color w:val="000000"/>
          </w:rPr>
          <w:t xml:space="preserve"> </w:t>
        </w:r>
        <w:r>
          <w:rPr>
            <w:b/>
            <w:bCs/>
            <w:color w:val="000000"/>
          </w:rPr>
          <w:t>34</w:t>
        </w:r>
        <w:r>
          <w:rPr>
            <w:color w:val="000000"/>
          </w:rPr>
          <w:t>, e17711 (2025).</w:t>
        </w:r>
      </w:ins>
    </w:p>
    <w:p w14:paraId="0000010D" w14:textId="77777777" w:rsidR="00F57F1F" w:rsidRDefault="00000000">
      <w:pPr>
        <w:pBdr>
          <w:top w:val="nil"/>
          <w:left w:val="nil"/>
          <w:bottom w:val="nil"/>
          <w:right w:val="nil"/>
          <w:between w:val="nil"/>
        </w:pBdr>
        <w:tabs>
          <w:tab w:val="left" w:pos="624"/>
        </w:tabs>
        <w:spacing w:line="480" w:lineRule="auto"/>
        <w:ind w:left="624" w:hanging="624"/>
        <w:rPr>
          <w:ins w:id="883" w:author="Monica Thom" w:date="2026-09-07T23:09:00Z" w16du:dateUtc="2026-09-08T03:09:00Z"/>
          <w:color w:val="000000"/>
        </w:rPr>
      </w:pPr>
      <w:ins w:id="884" w:author="Monica Thom" w:date="2026-09-07T23:09:00Z" w16du:dateUtc="2026-09-08T03:09:00Z">
        <w:r>
          <w:rPr>
            <w:color w:val="000000"/>
          </w:rPr>
          <w:t xml:space="preserve">163. </w:t>
        </w:r>
        <w:r>
          <w:rPr>
            <w:color w:val="000000"/>
          </w:rPr>
          <w:tab/>
          <w:t xml:space="preserve">Shah Esmaeili, Y., Checon, H. H., Corte, G. N. &amp; Turra, A. Parasitism by isopods in sandy beach fish assemblages: role of urbanization and environmental characteristics. </w:t>
        </w:r>
        <w:r>
          <w:rPr>
            <w:i/>
            <w:iCs/>
            <w:color w:val="000000"/>
          </w:rPr>
          <w:t>Hydrobiologia</w:t>
        </w:r>
        <w:r>
          <w:rPr>
            <w:color w:val="000000"/>
          </w:rPr>
          <w:t xml:space="preserve"> </w:t>
        </w:r>
        <w:r>
          <w:rPr>
            <w:b/>
            <w:bCs/>
            <w:color w:val="000000"/>
          </w:rPr>
          <w:t>848</w:t>
        </w:r>
        <w:r>
          <w:rPr>
            <w:color w:val="000000"/>
          </w:rPr>
          <w:t>, 4885–4901 (2021).</w:t>
        </w:r>
      </w:ins>
    </w:p>
    <w:p w14:paraId="0000010E" w14:textId="77777777" w:rsidR="00F57F1F" w:rsidRDefault="00000000">
      <w:pPr>
        <w:pBdr>
          <w:top w:val="nil"/>
          <w:left w:val="nil"/>
          <w:bottom w:val="nil"/>
          <w:right w:val="nil"/>
          <w:between w:val="nil"/>
        </w:pBdr>
        <w:tabs>
          <w:tab w:val="left" w:pos="624"/>
        </w:tabs>
        <w:spacing w:line="480" w:lineRule="auto"/>
        <w:ind w:left="624" w:hanging="624"/>
        <w:rPr>
          <w:ins w:id="885" w:author="Monica Thom" w:date="2026-09-07T23:09:00Z" w16du:dateUtc="2026-09-08T03:09:00Z"/>
          <w:color w:val="000000"/>
        </w:rPr>
      </w:pPr>
      <w:ins w:id="886" w:author="Monica Thom" w:date="2026-09-07T23:09:00Z" w16du:dateUtc="2026-09-08T03:09:00Z">
        <w:r>
          <w:rPr>
            <w:color w:val="000000"/>
          </w:rPr>
          <w:lastRenderedPageBreak/>
          <w:t xml:space="preserve">164. </w:t>
        </w:r>
        <w:r>
          <w:rPr>
            <w:color w:val="000000"/>
          </w:rPr>
          <w:tab/>
          <w:t xml:space="preserve">Lowe, M. R. &amp; Peterson, M. S. Effects of coastal urbanization on salt marsh faunal assemblages in the northern Gulf of Mexico. </w:t>
        </w:r>
        <w:r>
          <w:rPr>
            <w:i/>
            <w:iCs/>
            <w:color w:val="000000"/>
          </w:rPr>
          <w:t>Marine and Coastal Fisheries</w:t>
        </w:r>
        <w:r>
          <w:rPr>
            <w:color w:val="000000"/>
          </w:rPr>
          <w:t xml:space="preserve"> </w:t>
        </w:r>
        <w:r>
          <w:rPr>
            <w:b/>
            <w:bCs/>
            <w:color w:val="000000"/>
          </w:rPr>
          <w:t>6</w:t>
        </w:r>
        <w:r>
          <w:rPr>
            <w:color w:val="000000"/>
          </w:rPr>
          <w:t>, 89–107 (2014).</w:t>
        </w:r>
      </w:ins>
    </w:p>
    <w:p w14:paraId="0000010F" w14:textId="77777777" w:rsidR="00F57F1F" w:rsidRDefault="00000000">
      <w:pPr>
        <w:pBdr>
          <w:top w:val="nil"/>
          <w:left w:val="nil"/>
          <w:bottom w:val="nil"/>
          <w:right w:val="nil"/>
          <w:between w:val="nil"/>
        </w:pBdr>
        <w:tabs>
          <w:tab w:val="left" w:pos="624"/>
        </w:tabs>
        <w:spacing w:line="480" w:lineRule="auto"/>
        <w:ind w:left="624" w:hanging="624"/>
        <w:rPr>
          <w:ins w:id="887" w:author="Monica Thom" w:date="2026-09-07T23:09:00Z" w16du:dateUtc="2026-09-08T03:09:00Z"/>
          <w:color w:val="000000"/>
        </w:rPr>
      </w:pPr>
      <w:ins w:id="888" w:author="Monica Thom" w:date="2026-09-07T23:09:00Z" w16du:dateUtc="2026-09-08T03:09:00Z">
        <w:r>
          <w:rPr>
            <w:color w:val="000000"/>
          </w:rPr>
          <w:t xml:space="preserve">165. </w:t>
        </w:r>
        <w:r>
          <w:rPr>
            <w:color w:val="000000"/>
          </w:rPr>
          <w:tab/>
          <w:t xml:space="preserve">Akoumianaki, I., Papaspyrou, S., Kormas, K. A. &amp; Nicolaidou, A. Environmental variation and macrofauna response in a coastal area influenced by land runoff. </w:t>
        </w:r>
        <w:r>
          <w:rPr>
            <w:i/>
            <w:iCs/>
            <w:color w:val="000000"/>
          </w:rPr>
          <w:t>Estuarine, Coastal and Shelf Science</w:t>
        </w:r>
        <w:r>
          <w:rPr>
            <w:color w:val="000000"/>
          </w:rPr>
          <w:t xml:space="preserve"> </w:t>
        </w:r>
        <w:r>
          <w:rPr>
            <w:b/>
            <w:bCs/>
            <w:color w:val="000000"/>
          </w:rPr>
          <w:t>132</w:t>
        </w:r>
        <w:r>
          <w:rPr>
            <w:color w:val="000000"/>
          </w:rPr>
          <w:t>, 34–44 (2013).</w:t>
        </w:r>
      </w:ins>
    </w:p>
    <w:p w14:paraId="00000110" w14:textId="77777777" w:rsidR="00F57F1F" w:rsidRDefault="00000000">
      <w:pPr>
        <w:pBdr>
          <w:top w:val="nil"/>
          <w:left w:val="nil"/>
          <w:bottom w:val="nil"/>
          <w:right w:val="nil"/>
          <w:between w:val="nil"/>
        </w:pBdr>
        <w:tabs>
          <w:tab w:val="left" w:pos="624"/>
        </w:tabs>
        <w:spacing w:line="480" w:lineRule="auto"/>
        <w:ind w:left="624" w:hanging="624"/>
        <w:rPr>
          <w:ins w:id="889" w:author="Monica Thom" w:date="2026-09-07T23:09:00Z" w16du:dateUtc="2026-09-08T03:09:00Z"/>
          <w:color w:val="000000"/>
        </w:rPr>
      </w:pPr>
      <w:ins w:id="890" w:author="Monica Thom" w:date="2026-09-07T23:09:00Z" w16du:dateUtc="2026-09-08T03:09:00Z">
        <w:r>
          <w:rPr>
            <w:color w:val="000000"/>
          </w:rPr>
          <w:t xml:space="preserve">166. </w:t>
        </w:r>
        <w:r>
          <w:rPr>
            <w:color w:val="000000"/>
          </w:rPr>
          <w:tab/>
          <w:t xml:space="preserve">Dinh, K. V. </w:t>
        </w:r>
        <w:r>
          <w:rPr>
            <w:i/>
            <w:iCs/>
            <w:color w:val="000000"/>
          </w:rPr>
          <w:t>et al.</w:t>
        </w:r>
        <w:r>
          <w:rPr>
            <w:color w:val="000000"/>
          </w:rPr>
          <w:t xml:space="preserve"> Interactive effects of warming and pollutants on marine and freshwater invertebrates. </w:t>
        </w:r>
        <w:r>
          <w:rPr>
            <w:i/>
            <w:iCs/>
            <w:color w:val="000000"/>
          </w:rPr>
          <w:t>Current Pollution Reports</w:t>
        </w:r>
        <w:r>
          <w:rPr>
            <w:color w:val="000000"/>
          </w:rPr>
          <w:t xml:space="preserve"> </w:t>
        </w:r>
        <w:r>
          <w:rPr>
            <w:b/>
            <w:bCs/>
            <w:color w:val="000000"/>
          </w:rPr>
          <w:t>8</w:t>
        </w:r>
        <w:r>
          <w:rPr>
            <w:color w:val="000000"/>
          </w:rPr>
          <w:t>, 341–359 (2022).</w:t>
        </w:r>
      </w:ins>
    </w:p>
    <w:p w14:paraId="00000111" w14:textId="77777777" w:rsidR="00F57F1F" w:rsidRDefault="00000000">
      <w:pPr>
        <w:pBdr>
          <w:top w:val="nil"/>
          <w:left w:val="nil"/>
          <w:bottom w:val="nil"/>
          <w:right w:val="nil"/>
          <w:between w:val="nil"/>
        </w:pBdr>
        <w:tabs>
          <w:tab w:val="left" w:pos="624"/>
        </w:tabs>
        <w:spacing w:line="480" w:lineRule="auto"/>
        <w:ind w:left="624" w:hanging="624"/>
        <w:rPr>
          <w:ins w:id="891" w:author="Monica Thom" w:date="2026-09-07T23:09:00Z" w16du:dateUtc="2026-09-08T03:09:00Z"/>
          <w:color w:val="000000"/>
        </w:rPr>
      </w:pPr>
      <w:ins w:id="892" w:author="Monica Thom" w:date="2026-09-07T23:09:00Z" w16du:dateUtc="2026-09-08T03:09:00Z">
        <w:r>
          <w:rPr>
            <w:color w:val="000000"/>
          </w:rPr>
          <w:t xml:space="preserve">167. </w:t>
        </w:r>
        <w:r>
          <w:rPr>
            <w:color w:val="000000"/>
          </w:rPr>
          <w:tab/>
          <w:t xml:space="preserve">Thompson, C. </w:t>
        </w:r>
        <w:r>
          <w:rPr>
            <w:i/>
            <w:iCs/>
            <w:color w:val="000000"/>
          </w:rPr>
          <w:t>et al.</w:t>
        </w:r>
        <w:r>
          <w:rPr>
            <w:color w:val="000000"/>
          </w:rPr>
          <w:t xml:space="preserve"> Collapse of scallop Nodipecten nodosus production in the tropical Southeast Brazil as a possible consequence of global warming and water pollution. </w:t>
        </w:r>
        <w:r>
          <w:rPr>
            <w:i/>
            <w:iCs/>
            <w:color w:val="000000"/>
          </w:rPr>
          <w:t>Science of The Total Environment</w:t>
        </w:r>
        <w:r>
          <w:rPr>
            <w:color w:val="000000"/>
          </w:rPr>
          <w:t xml:space="preserve"> </w:t>
        </w:r>
        <w:r>
          <w:rPr>
            <w:b/>
            <w:bCs/>
            <w:color w:val="000000"/>
          </w:rPr>
          <w:t>904</w:t>
        </w:r>
        <w:r>
          <w:rPr>
            <w:color w:val="000000"/>
          </w:rPr>
          <w:t>, 166873 (2023).</w:t>
        </w:r>
      </w:ins>
    </w:p>
    <w:p w14:paraId="00000112" w14:textId="77777777" w:rsidR="00F57F1F" w:rsidRDefault="00000000">
      <w:pPr>
        <w:pBdr>
          <w:top w:val="nil"/>
          <w:left w:val="nil"/>
          <w:bottom w:val="nil"/>
          <w:right w:val="nil"/>
          <w:between w:val="nil"/>
        </w:pBdr>
        <w:tabs>
          <w:tab w:val="left" w:pos="624"/>
        </w:tabs>
        <w:spacing w:line="480" w:lineRule="auto"/>
        <w:ind w:left="624" w:hanging="624"/>
        <w:rPr>
          <w:ins w:id="893" w:author="Monica Thom" w:date="2026-09-07T23:09:00Z" w16du:dateUtc="2026-09-08T03:09:00Z"/>
          <w:color w:val="000000"/>
        </w:rPr>
      </w:pPr>
      <w:ins w:id="894" w:author="Monica Thom" w:date="2026-09-07T23:09:00Z" w16du:dateUtc="2026-09-08T03:09:00Z">
        <w:r>
          <w:rPr>
            <w:color w:val="000000"/>
          </w:rPr>
          <w:t xml:space="preserve">168. </w:t>
        </w:r>
        <w:r>
          <w:rPr>
            <w:color w:val="000000"/>
          </w:rPr>
          <w:tab/>
          <w:t xml:space="preserve">Raimundo, J. </w:t>
        </w:r>
        <w:r>
          <w:rPr>
            <w:i/>
            <w:iCs/>
            <w:color w:val="000000"/>
          </w:rPr>
          <w:t>et al.</w:t>
        </w:r>
        <w:r>
          <w:rPr>
            <w:color w:val="000000"/>
          </w:rPr>
          <w:t xml:space="preserve"> Abnormal mortality of octopus after a storm water event: Accumulated lead and lead isotopes as fingerprints. </w:t>
        </w:r>
        <w:r>
          <w:rPr>
            <w:i/>
            <w:iCs/>
            <w:color w:val="000000"/>
          </w:rPr>
          <w:t>Science of The Total Environment</w:t>
        </w:r>
        <w:r>
          <w:rPr>
            <w:color w:val="000000"/>
          </w:rPr>
          <w:t xml:space="preserve"> </w:t>
        </w:r>
        <w:r>
          <w:rPr>
            <w:b/>
            <w:bCs/>
            <w:color w:val="000000"/>
          </w:rPr>
          <w:t>581</w:t>
        </w:r>
        <w:r>
          <w:rPr>
            <w:color w:val="000000"/>
          </w:rPr>
          <w:t>, 289–296 (2017).</w:t>
        </w:r>
      </w:ins>
    </w:p>
    <w:p w14:paraId="00000113" w14:textId="77777777" w:rsidR="00F57F1F" w:rsidRDefault="00000000">
      <w:pPr>
        <w:pBdr>
          <w:top w:val="nil"/>
          <w:left w:val="nil"/>
          <w:bottom w:val="nil"/>
          <w:right w:val="nil"/>
          <w:between w:val="nil"/>
        </w:pBdr>
        <w:tabs>
          <w:tab w:val="left" w:pos="624"/>
        </w:tabs>
        <w:spacing w:line="480" w:lineRule="auto"/>
        <w:ind w:left="624" w:hanging="624"/>
        <w:rPr>
          <w:ins w:id="895" w:author="Monica Thom" w:date="2026-09-07T23:09:00Z" w16du:dateUtc="2026-09-08T03:09:00Z"/>
          <w:color w:val="000000"/>
        </w:rPr>
      </w:pPr>
      <w:ins w:id="896" w:author="Monica Thom" w:date="2026-09-07T23:09:00Z" w16du:dateUtc="2026-09-08T03:09:00Z">
        <w:r>
          <w:rPr>
            <w:color w:val="000000"/>
          </w:rPr>
          <w:t xml:space="preserve">169. </w:t>
        </w:r>
        <w:r>
          <w:rPr>
            <w:color w:val="000000"/>
          </w:rPr>
          <w:tab/>
          <w:t xml:space="preserve">Bunting, P. </w:t>
        </w:r>
        <w:r>
          <w:rPr>
            <w:i/>
            <w:iCs/>
            <w:color w:val="000000"/>
          </w:rPr>
          <w:t>et al.</w:t>
        </w:r>
        <w:r>
          <w:rPr>
            <w:color w:val="000000"/>
          </w:rPr>
          <w:t xml:space="preserve"> Global Mangrove Extent Change 1996–2020: Global Mangrove Watch Version 3.0. </w:t>
        </w:r>
        <w:r>
          <w:rPr>
            <w:i/>
            <w:iCs/>
            <w:color w:val="000000"/>
          </w:rPr>
          <w:t>Remote Sensing</w:t>
        </w:r>
        <w:r>
          <w:rPr>
            <w:color w:val="000000"/>
          </w:rPr>
          <w:t xml:space="preserve"> </w:t>
        </w:r>
        <w:r>
          <w:rPr>
            <w:b/>
            <w:bCs/>
            <w:color w:val="000000"/>
          </w:rPr>
          <w:t>14</w:t>
        </w:r>
        <w:r>
          <w:rPr>
            <w:color w:val="000000"/>
          </w:rPr>
          <w:t>, 3657 (2022).</w:t>
        </w:r>
      </w:ins>
    </w:p>
    <w:p w14:paraId="00000114" w14:textId="77777777" w:rsidR="00F57F1F" w:rsidRDefault="00000000">
      <w:pPr>
        <w:pBdr>
          <w:top w:val="nil"/>
          <w:left w:val="nil"/>
          <w:bottom w:val="nil"/>
          <w:right w:val="nil"/>
          <w:between w:val="nil"/>
        </w:pBdr>
        <w:tabs>
          <w:tab w:val="left" w:pos="624"/>
        </w:tabs>
        <w:spacing w:line="480" w:lineRule="auto"/>
        <w:ind w:left="624" w:hanging="624"/>
        <w:rPr>
          <w:ins w:id="897" w:author="Monica Thom" w:date="2026-09-07T23:09:00Z" w16du:dateUtc="2026-09-08T03:09:00Z"/>
          <w:color w:val="000000"/>
        </w:rPr>
      </w:pPr>
      <w:ins w:id="898" w:author="Monica Thom" w:date="2026-09-07T23:09:00Z" w16du:dateUtc="2026-09-08T03:09:00Z">
        <w:r>
          <w:rPr>
            <w:color w:val="000000"/>
          </w:rPr>
          <w:t xml:space="preserve">170. </w:t>
        </w:r>
        <w:r>
          <w:rPr>
            <w:color w:val="000000"/>
          </w:rPr>
          <w:tab/>
          <w:t xml:space="preserve">Møller, A. P., Flensted-Jensen, E., Laursen, K. &amp; Mardal, W. Fertilizer leakage to the marine environment, ecosystem effects and population trends of waterbirds in Denmark. </w:t>
        </w:r>
        <w:r>
          <w:rPr>
            <w:i/>
            <w:iCs/>
            <w:color w:val="000000"/>
          </w:rPr>
          <w:t>Ecosystems</w:t>
        </w:r>
        <w:r>
          <w:rPr>
            <w:color w:val="000000"/>
          </w:rPr>
          <w:t xml:space="preserve"> </w:t>
        </w:r>
        <w:r>
          <w:rPr>
            <w:b/>
            <w:bCs/>
            <w:color w:val="000000"/>
          </w:rPr>
          <w:t>18</w:t>
        </w:r>
        <w:r>
          <w:rPr>
            <w:color w:val="000000"/>
          </w:rPr>
          <w:t>, 30–44 (2015).</w:t>
        </w:r>
      </w:ins>
    </w:p>
    <w:p w14:paraId="00000115" w14:textId="77777777" w:rsidR="00F57F1F" w:rsidRDefault="00000000">
      <w:pPr>
        <w:pBdr>
          <w:top w:val="nil"/>
          <w:left w:val="nil"/>
          <w:bottom w:val="nil"/>
          <w:right w:val="nil"/>
          <w:between w:val="nil"/>
        </w:pBdr>
        <w:tabs>
          <w:tab w:val="left" w:pos="624"/>
        </w:tabs>
        <w:spacing w:line="480" w:lineRule="auto"/>
        <w:ind w:left="624" w:hanging="624"/>
        <w:rPr>
          <w:ins w:id="899" w:author="Monica Thom" w:date="2026-09-07T23:09:00Z" w16du:dateUtc="2026-09-08T03:09:00Z"/>
          <w:color w:val="000000"/>
        </w:rPr>
      </w:pPr>
      <w:ins w:id="900" w:author="Monica Thom" w:date="2026-09-07T23:09:00Z" w16du:dateUtc="2026-09-08T03:09:00Z">
        <w:r>
          <w:rPr>
            <w:color w:val="000000"/>
          </w:rPr>
          <w:t xml:space="preserve">171. </w:t>
        </w:r>
        <w:r>
          <w:rPr>
            <w:color w:val="000000"/>
          </w:rPr>
          <w:tab/>
          <w:t xml:space="preserve">Fabricius, K. E. Effects of terrestrial runoff on the ecology of corals and coral reefs: review and synthesis. </w:t>
        </w:r>
        <w:r>
          <w:rPr>
            <w:i/>
            <w:iCs/>
            <w:color w:val="000000"/>
          </w:rPr>
          <w:t>Marine pollution bulletin</w:t>
        </w:r>
        <w:r>
          <w:rPr>
            <w:color w:val="000000"/>
          </w:rPr>
          <w:t xml:space="preserve"> </w:t>
        </w:r>
        <w:r>
          <w:rPr>
            <w:b/>
            <w:bCs/>
            <w:color w:val="000000"/>
          </w:rPr>
          <w:t>50</w:t>
        </w:r>
        <w:r>
          <w:rPr>
            <w:color w:val="000000"/>
          </w:rPr>
          <w:t>, 125–146 (2005).</w:t>
        </w:r>
      </w:ins>
    </w:p>
    <w:p w14:paraId="00000116" w14:textId="77777777" w:rsidR="00F57F1F" w:rsidRDefault="00000000">
      <w:pPr>
        <w:pBdr>
          <w:top w:val="nil"/>
          <w:left w:val="nil"/>
          <w:bottom w:val="nil"/>
          <w:right w:val="nil"/>
          <w:between w:val="nil"/>
        </w:pBdr>
        <w:tabs>
          <w:tab w:val="left" w:pos="624"/>
        </w:tabs>
        <w:spacing w:line="480" w:lineRule="auto"/>
        <w:ind w:left="624" w:hanging="624"/>
        <w:rPr>
          <w:ins w:id="901" w:author="Monica Thom" w:date="2026-09-07T23:09:00Z" w16du:dateUtc="2026-09-08T03:09:00Z"/>
          <w:color w:val="000000"/>
        </w:rPr>
      </w:pPr>
      <w:ins w:id="902" w:author="Monica Thom" w:date="2026-09-07T23:09:00Z" w16du:dateUtc="2026-09-08T03:09:00Z">
        <w:r>
          <w:rPr>
            <w:color w:val="000000"/>
          </w:rPr>
          <w:t xml:space="preserve">172. </w:t>
        </w:r>
        <w:r>
          <w:rPr>
            <w:color w:val="000000"/>
          </w:rPr>
          <w:tab/>
          <w:t xml:space="preserve">Bridge, C., Methion, S. &amp; Díaz López, B. The impact of anthropogenic pollutants on the distribution of a marine top predator within a coastal estuarine system. </w:t>
        </w:r>
        <w:r>
          <w:rPr>
            <w:i/>
            <w:iCs/>
            <w:color w:val="000000"/>
          </w:rPr>
          <w:t>Environmental Monitoring and Assessment</w:t>
        </w:r>
        <w:r>
          <w:rPr>
            <w:color w:val="000000"/>
          </w:rPr>
          <w:t xml:space="preserve"> </w:t>
        </w:r>
        <w:r>
          <w:rPr>
            <w:b/>
            <w:bCs/>
            <w:color w:val="000000"/>
          </w:rPr>
          <w:t>195</w:t>
        </w:r>
        <w:r>
          <w:rPr>
            <w:color w:val="000000"/>
          </w:rPr>
          <w:t>, 898 (2023).</w:t>
        </w:r>
      </w:ins>
    </w:p>
    <w:p w14:paraId="00000117" w14:textId="77777777" w:rsidR="00F57F1F" w:rsidRDefault="00000000">
      <w:pPr>
        <w:pBdr>
          <w:top w:val="nil"/>
          <w:left w:val="nil"/>
          <w:bottom w:val="nil"/>
          <w:right w:val="nil"/>
          <w:between w:val="nil"/>
        </w:pBdr>
        <w:tabs>
          <w:tab w:val="left" w:pos="624"/>
        </w:tabs>
        <w:spacing w:line="480" w:lineRule="auto"/>
        <w:ind w:left="624" w:hanging="624"/>
        <w:rPr>
          <w:ins w:id="903" w:author="Monica Thom" w:date="2026-09-07T23:09:00Z" w16du:dateUtc="2026-09-08T03:09:00Z"/>
          <w:color w:val="000000"/>
        </w:rPr>
      </w:pPr>
      <w:ins w:id="904" w:author="Monica Thom" w:date="2026-09-07T23:09:00Z" w16du:dateUtc="2026-09-08T03:09:00Z">
        <w:r>
          <w:rPr>
            <w:color w:val="000000"/>
          </w:rPr>
          <w:lastRenderedPageBreak/>
          <w:t xml:space="preserve">173. </w:t>
        </w:r>
        <w:r>
          <w:rPr>
            <w:color w:val="000000"/>
          </w:rPr>
          <w:tab/>
          <w:t xml:space="preserve">Grabner, D., Rothe, L. E. &amp; Sures, B. Parasites and pollutants: effects of multiple stressors on aquatic organisms. </w:t>
        </w:r>
        <w:r>
          <w:rPr>
            <w:i/>
            <w:iCs/>
            <w:color w:val="000000"/>
          </w:rPr>
          <w:t>Environmental Toxicology and Chemistry</w:t>
        </w:r>
        <w:r>
          <w:rPr>
            <w:color w:val="000000"/>
          </w:rPr>
          <w:t xml:space="preserve"> </w:t>
        </w:r>
        <w:r>
          <w:rPr>
            <w:b/>
            <w:bCs/>
            <w:color w:val="000000"/>
          </w:rPr>
          <w:t>42</w:t>
        </w:r>
        <w:r>
          <w:rPr>
            <w:color w:val="000000"/>
          </w:rPr>
          <w:t>, 1946–1959 (2023).</w:t>
        </w:r>
      </w:ins>
    </w:p>
    <w:p w14:paraId="00000118" w14:textId="77777777" w:rsidR="00F57F1F" w:rsidRDefault="00000000">
      <w:pPr>
        <w:pBdr>
          <w:top w:val="nil"/>
          <w:left w:val="nil"/>
          <w:bottom w:val="nil"/>
          <w:right w:val="nil"/>
          <w:between w:val="nil"/>
        </w:pBdr>
        <w:tabs>
          <w:tab w:val="left" w:pos="624"/>
        </w:tabs>
        <w:spacing w:line="480" w:lineRule="auto"/>
        <w:ind w:left="624" w:hanging="624"/>
        <w:rPr>
          <w:ins w:id="905" w:author="Monica Thom" w:date="2026-09-07T23:09:00Z" w16du:dateUtc="2026-09-08T03:09:00Z"/>
          <w:color w:val="000000"/>
        </w:rPr>
      </w:pPr>
      <w:ins w:id="906" w:author="Monica Thom" w:date="2026-09-07T23:09:00Z" w16du:dateUtc="2026-09-08T03:09:00Z">
        <w:r>
          <w:rPr>
            <w:color w:val="000000"/>
          </w:rPr>
          <w:t xml:space="preserve">174. </w:t>
        </w:r>
        <w:r>
          <w:rPr>
            <w:color w:val="000000"/>
          </w:rPr>
          <w:tab/>
          <w:t>Hanley, T. C., Bowen, J. L., Kearns, P. J. &amp; Hughes, A. R. Short</w:t>
        </w:r>
        <w:r>
          <w:rPr>
            <w:rFonts w:ascii="Cambria Math" w:eastAsia="Cambria Math" w:hAnsi="Cambria Math" w:cs="Cambria Math"/>
            <w:color w:val="000000"/>
          </w:rPr>
          <w:t>‐</w:t>
        </w:r>
        <w:r>
          <w:rPr>
            <w:color w:val="000000"/>
          </w:rPr>
          <w:t>and long</w:t>
        </w:r>
        <w:r>
          <w:rPr>
            <w:rFonts w:ascii="Cambria Math" w:eastAsia="Cambria Math" w:hAnsi="Cambria Math" w:cs="Cambria Math"/>
            <w:color w:val="000000"/>
          </w:rPr>
          <w:t>‐</w:t>
        </w:r>
        <w:r>
          <w:rPr>
            <w:color w:val="000000"/>
          </w:rPr>
          <w:t xml:space="preserve">term effects of nutrient enrichment on salt marsh plant production and microbial community structure. </w:t>
        </w:r>
        <w:r>
          <w:rPr>
            <w:i/>
            <w:iCs/>
            <w:color w:val="000000"/>
          </w:rPr>
          <w:t>Journal of Ecology</w:t>
        </w:r>
        <w:r>
          <w:rPr>
            <w:color w:val="000000"/>
          </w:rPr>
          <w:t xml:space="preserve"> </w:t>
        </w:r>
        <w:r>
          <w:rPr>
            <w:b/>
            <w:bCs/>
            <w:color w:val="000000"/>
          </w:rPr>
          <w:t>109</w:t>
        </w:r>
        <w:r>
          <w:rPr>
            <w:color w:val="000000"/>
          </w:rPr>
          <w:t>, 3779–3793 (2021).</w:t>
        </w:r>
      </w:ins>
    </w:p>
    <w:p w14:paraId="00000119" w14:textId="77777777" w:rsidR="00F57F1F" w:rsidRDefault="00000000">
      <w:pPr>
        <w:pBdr>
          <w:top w:val="nil"/>
          <w:left w:val="nil"/>
          <w:bottom w:val="nil"/>
          <w:right w:val="nil"/>
          <w:between w:val="nil"/>
        </w:pBdr>
        <w:tabs>
          <w:tab w:val="left" w:pos="624"/>
        </w:tabs>
        <w:spacing w:line="480" w:lineRule="auto"/>
        <w:ind w:left="624" w:hanging="624"/>
        <w:rPr>
          <w:ins w:id="907" w:author="Monica Thom" w:date="2026-09-07T23:09:00Z" w16du:dateUtc="2026-09-08T03:09:00Z"/>
          <w:color w:val="000000"/>
        </w:rPr>
      </w:pPr>
      <w:ins w:id="908" w:author="Monica Thom" w:date="2026-09-07T23:09:00Z" w16du:dateUtc="2026-09-08T03:09:00Z">
        <w:r>
          <w:rPr>
            <w:color w:val="000000"/>
          </w:rPr>
          <w:t xml:space="preserve">175. </w:t>
        </w:r>
        <w:r>
          <w:rPr>
            <w:color w:val="000000"/>
          </w:rPr>
          <w:tab/>
          <w:t xml:space="preserve">Consales, G. &amp; Marsili, L. Assessment of the conservation status of Chondrichthyans: Underestimation of the pollution threat. </w:t>
        </w:r>
        <w:r>
          <w:rPr>
            <w:i/>
            <w:iCs/>
            <w:color w:val="000000"/>
          </w:rPr>
          <w:t>The European Zoological Journal</w:t>
        </w:r>
        <w:r>
          <w:rPr>
            <w:color w:val="000000"/>
          </w:rPr>
          <w:t xml:space="preserve"> </w:t>
        </w:r>
        <w:r>
          <w:rPr>
            <w:b/>
            <w:bCs/>
            <w:color w:val="000000"/>
          </w:rPr>
          <w:t>88</w:t>
        </w:r>
        <w:r>
          <w:rPr>
            <w:color w:val="000000"/>
          </w:rPr>
          <w:t>, 165–180 (2021).</w:t>
        </w:r>
      </w:ins>
    </w:p>
    <w:p w14:paraId="0000011A" w14:textId="77777777" w:rsidR="00F57F1F" w:rsidRDefault="00000000">
      <w:pPr>
        <w:pBdr>
          <w:top w:val="nil"/>
          <w:left w:val="nil"/>
          <w:bottom w:val="nil"/>
          <w:right w:val="nil"/>
          <w:between w:val="nil"/>
        </w:pBdr>
        <w:tabs>
          <w:tab w:val="left" w:pos="624"/>
        </w:tabs>
        <w:spacing w:line="480" w:lineRule="auto"/>
        <w:ind w:left="624" w:hanging="624"/>
        <w:rPr>
          <w:ins w:id="909" w:author="Monica Thom" w:date="2026-09-07T23:09:00Z" w16du:dateUtc="2026-09-08T03:09:00Z"/>
          <w:color w:val="000000"/>
        </w:rPr>
      </w:pPr>
      <w:ins w:id="910" w:author="Monica Thom" w:date="2026-09-07T23:09:00Z" w16du:dateUtc="2026-09-08T03:09:00Z">
        <w:r>
          <w:rPr>
            <w:color w:val="000000"/>
          </w:rPr>
          <w:t xml:space="preserve">176. </w:t>
        </w:r>
        <w:r>
          <w:rPr>
            <w:color w:val="000000"/>
          </w:rPr>
          <w:tab/>
          <w:t xml:space="preserve">Van Houtan, K. S., Hargrove, S. K. &amp; Balazs, G. H. Land use, macroalgae, and a tumor-forming disease in marine turtles. </w:t>
        </w:r>
        <w:r>
          <w:rPr>
            <w:i/>
            <w:iCs/>
            <w:color w:val="000000"/>
          </w:rPr>
          <w:t>PLoS One</w:t>
        </w:r>
        <w:r>
          <w:rPr>
            <w:color w:val="000000"/>
          </w:rPr>
          <w:t xml:space="preserve"> </w:t>
        </w:r>
        <w:r>
          <w:rPr>
            <w:b/>
            <w:bCs/>
            <w:color w:val="000000"/>
          </w:rPr>
          <w:t>5</w:t>
        </w:r>
        <w:r>
          <w:rPr>
            <w:color w:val="000000"/>
          </w:rPr>
          <w:t>, e12900 (2010).</w:t>
        </w:r>
      </w:ins>
    </w:p>
    <w:p w14:paraId="0000011B" w14:textId="77777777" w:rsidR="00F57F1F" w:rsidRDefault="00000000">
      <w:pPr>
        <w:pBdr>
          <w:top w:val="nil"/>
          <w:left w:val="nil"/>
          <w:bottom w:val="nil"/>
          <w:right w:val="nil"/>
          <w:between w:val="nil"/>
        </w:pBdr>
        <w:tabs>
          <w:tab w:val="left" w:pos="624"/>
        </w:tabs>
        <w:spacing w:line="480" w:lineRule="auto"/>
        <w:ind w:left="624" w:hanging="624"/>
        <w:rPr>
          <w:ins w:id="911" w:author="Monica Thom" w:date="2026-09-07T23:09:00Z" w16du:dateUtc="2026-09-08T03:09:00Z"/>
          <w:color w:val="000000"/>
        </w:rPr>
      </w:pPr>
      <w:ins w:id="912" w:author="Monica Thom" w:date="2026-09-07T23:09:00Z" w16du:dateUtc="2026-09-08T03:09:00Z">
        <w:r>
          <w:rPr>
            <w:color w:val="000000"/>
          </w:rPr>
          <w:t xml:space="preserve">177. </w:t>
        </w:r>
        <w:r>
          <w:rPr>
            <w:color w:val="000000"/>
          </w:rPr>
          <w:tab/>
          <w:t xml:space="preserve">Qu, F. </w:t>
        </w:r>
        <w:r>
          <w:rPr>
            <w:i/>
            <w:iCs/>
            <w:color w:val="000000"/>
          </w:rPr>
          <w:t>et al.</w:t>
        </w:r>
        <w:r>
          <w:rPr>
            <w:color w:val="000000"/>
          </w:rPr>
          <w:t xml:space="preserve"> Polychaete annelid (segmented worms) abundance and species composition in the proximity (6–9 km) of the Deep Water Horizon (DWH) Oil Spill in the Deep Gulf of Mexico. </w:t>
        </w:r>
        <w:r>
          <w:rPr>
            <w:i/>
            <w:iCs/>
            <w:color w:val="000000"/>
          </w:rPr>
          <w:t>Deep Sea Research Part II: Topical Studies in Oceanography</w:t>
        </w:r>
        <w:r>
          <w:rPr>
            <w:color w:val="000000"/>
          </w:rPr>
          <w:t xml:space="preserve"> </w:t>
        </w:r>
        <w:r>
          <w:rPr>
            <w:b/>
            <w:bCs/>
            <w:color w:val="000000"/>
          </w:rPr>
          <w:t>129</w:t>
        </w:r>
        <w:r>
          <w:rPr>
            <w:color w:val="000000"/>
          </w:rPr>
          <w:t>, 130–136 (2016).</w:t>
        </w:r>
      </w:ins>
    </w:p>
    <w:p w14:paraId="0000011C" w14:textId="77777777" w:rsidR="00F57F1F" w:rsidRDefault="00000000">
      <w:pPr>
        <w:pBdr>
          <w:top w:val="nil"/>
          <w:left w:val="nil"/>
          <w:bottom w:val="nil"/>
          <w:right w:val="nil"/>
          <w:between w:val="nil"/>
        </w:pBdr>
        <w:tabs>
          <w:tab w:val="left" w:pos="624"/>
        </w:tabs>
        <w:spacing w:line="480" w:lineRule="auto"/>
        <w:ind w:left="624" w:hanging="624"/>
        <w:rPr>
          <w:ins w:id="913" w:author="Monica Thom" w:date="2026-09-07T23:09:00Z" w16du:dateUtc="2026-09-08T03:09:00Z"/>
          <w:color w:val="000000"/>
        </w:rPr>
      </w:pPr>
      <w:ins w:id="914" w:author="Monica Thom" w:date="2026-09-07T23:09:00Z" w16du:dateUtc="2026-09-08T03:09:00Z">
        <w:r>
          <w:rPr>
            <w:color w:val="000000"/>
          </w:rPr>
          <w:t xml:space="preserve">178. </w:t>
        </w:r>
        <w:r>
          <w:rPr>
            <w:color w:val="000000"/>
          </w:rPr>
          <w:tab/>
          <w:t xml:space="preserve">Blackburn, M., Mazzacano, C., Fallon, C. &amp; Black, S. H. A review of the impacts of oil spills on marine invertebrates. </w:t>
        </w:r>
        <w:r>
          <w:rPr>
            <w:i/>
            <w:iCs/>
            <w:color w:val="000000"/>
          </w:rPr>
          <w:t>The Xerces Society for Invertebrate Conservation, Portland, OR</w:t>
        </w:r>
        <w:r>
          <w:rPr>
            <w:color w:val="000000"/>
          </w:rPr>
          <w:t xml:space="preserve"> </w:t>
        </w:r>
        <w:r>
          <w:rPr>
            <w:b/>
            <w:bCs/>
            <w:color w:val="000000"/>
          </w:rPr>
          <w:t>152</w:t>
        </w:r>
        <w:r>
          <w:rPr>
            <w:color w:val="000000"/>
          </w:rPr>
          <w:t>, (2014).</w:t>
        </w:r>
      </w:ins>
    </w:p>
    <w:p w14:paraId="0000011D" w14:textId="77777777" w:rsidR="00F57F1F" w:rsidRDefault="00000000">
      <w:pPr>
        <w:pBdr>
          <w:top w:val="nil"/>
          <w:left w:val="nil"/>
          <w:bottom w:val="nil"/>
          <w:right w:val="nil"/>
          <w:between w:val="nil"/>
        </w:pBdr>
        <w:tabs>
          <w:tab w:val="left" w:pos="624"/>
        </w:tabs>
        <w:spacing w:line="480" w:lineRule="auto"/>
        <w:ind w:left="624" w:hanging="624"/>
        <w:rPr>
          <w:ins w:id="915" w:author="Monica Thom" w:date="2026-09-07T23:09:00Z" w16du:dateUtc="2026-09-08T03:09:00Z"/>
          <w:color w:val="000000"/>
        </w:rPr>
      </w:pPr>
      <w:ins w:id="916" w:author="Monica Thom" w:date="2026-09-07T23:09:00Z" w16du:dateUtc="2026-09-08T03:09:00Z">
        <w:r>
          <w:rPr>
            <w:color w:val="000000"/>
          </w:rPr>
          <w:t xml:space="preserve">179. </w:t>
        </w:r>
        <w:r>
          <w:rPr>
            <w:color w:val="000000"/>
          </w:rPr>
          <w:tab/>
          <w:t xml:space="preserve">Durier, G. </w:t>
        </w:r>
        <w:r>
          <w:rPr>
            <w:i/>
            <w:iCs/>
            <w:color w:val="000000"/>
          </w:rPr>
          <w:t>et al.</w:t>
        </w:r>
        <w:r>
          <w:rPr>
            <w:color w:val="000000"/>
          </w:rPr>
          <w:t xml:space="preserve"> Sensitivity to oil dispersants: Effects on the valve movements of the blue mussel Mytilus edulis and the giant scallop Placopecten magellanicus, in sub-arctic conditions. </w:t>
        </w:r>
        <w:r>
          <w:rPr>
            <w:i/>
            <w:iCs/>
            <w:color w:val="000000"/>
          </w:rPr>
          <w:t>Aquatic toxicology</w:t>
        </w:r>
        <w:r>
          <w:rPr>
            <w:color w:val="000000"/>
          </w:rPr>
          <w:t xml:space="preserve"> </w:t>
        </w:r>
        <w:r>
          <w:rPr>
            <w:b/>
            <w:bCs/>
            <w:color w:val="000000"/>
          </w:rPr>
          <w:t>234</w:t>
        </w:r>
        <w:r>
          <w:rPr>
            <w:color w:val="000000"/>
          </w:rPr>
          <w:t>, 105797 (2021).</w:t>
        </w:r>
      </w:ins>
    </w:p>
    <w:p w14:paraId="0000011E" w14:textId="77777777" w:rsidR="00F57F1F" w:rsidRDefault="00000000">
      <w:pPr>
        <w:pBdr>
          <w:top w:val="nil"/>
          <w:left w:val="nil"/>
          <w:bottom w:val="nil"/>
          <w:right w:val="nil"/>
          <w:between w:val="nil"/>
        </w:pBdr>
        <w:tabs>
          <w:tab w:val="left" w:pos="624"/>
        </w:tabs>
        <w:spacing w:line="480" w:lineRule="auto"/>
        <w:ind w:left="624" w:hanging="624"/>
        <w:rPr>
          <w:ins w:id="917" w:author="Monica Thom" w:date="2026-09-07T23:09:00Z" w16du:dateUtc="2026-09-08T03:09:00Z"/>
          <w:color w:val="000000"/>
        </w:rPr>
      </w:pPr>
      <w:ins w:id="918" w:author="Monica Thom" w:date="2026-09-07T23:09:00Z" w16du:dateUtc="2026-09-08T03:09:00Z">
        <w:r>
          <w:rPr>
            <w:color w:val="000000"/>
          </w:rPr>
          <w:t xml:space="preserve">180. </w:t>
        </w:r>
        <w:r>
          <w:rPr>
            <w:color w:val="000000"/>
          </w:rPr>
          <w:tab/>
          <w:t xml:space="preserve">Elumalai, P. </w:t>
        </w:r>
        <w:r>
          <w:rPr>
            <w:i/>
            <w:iCs/>
            <w:color w:val="000000"/>
          </w:rPr>
          <w:t>et al.</w:t>
        </w:r>
        <w:r>
          <w:rPr>
            <w:color w:val="000000"/>
          </w:rPr>
          <w:t xml:space="preserve"> Impact of petroleum hydrocarbon and heavy metal pollution on coral reefs and mangroves: a review. </w:t>
        </w:r>
        <w:r>
          <w:rPr>
            <w:i/>
            <w:iCs/>
            <w:color w:val="000000"/>
          </w:rPr>
          <w:t>Environmental Chemistry Letters</w:t>
        </w:r>
        <w:r>
          <w:rPr>
            <w:color w:val="000000"/>
          </w:rPr>
          <w:t xml:space="preserve"> </w:t>
        </w:r>
        <w:r>
          <w:rPr>
            <w:b/>
            <w:bCs/>
            <w:color w:val="000000"/>
          </w:rPr>
          <w:t>22</w:t>
        </w:r>
        <w:r>
          <w:rPr>
            <w:color w:val="000000"/>
          </w:rPr>
          <w:t>, 1413–1435 (2024).</w:t>
        </w:r>
      </w:ins>
    </w:p>
    <w:p w14:paraId="0000011F" w14:textId="77777777" w:rsidR="00F57F1F" w:rsidRDefault="00000000">
      <w:pPr>
        <w:pBdr>
          <w:top w:val="nil"/>
          <w:left w:val="nil"/>
          <w:bottom w:val="nil"/>
          <w:right w:val="nil"/>
          <w:between w:val="nil"/>
        </w:pBdr>
        <w:tabs>
          <w:tab w:val="left" w:pos="624"/>
        </w:tabs>
        <w:spacing w:line="480" w:lineRule="auto"/>
        <w:ind w:left="624" w:hanging="624"/>
        <w:rPr>
          <w:ins w:id="919" w:author="Monica Thom" w:date="2026-09-07T23:09:00Z" w16du:dateUtc="2026-09-08T03:09:00Z"/>
          <w:color w:val="000000"/>
        </w:rPr>
      </w:pPr>
      <w:ins w:id="920" w:author="Monica Thom" w:date="2026-09-07T23:09:00Z" w16du:dateUtc="2026-09-08T03:09:00Z">
        <w:r>
          <w:rPr>
            <w:color w:val="000000"/>
          </w:rPr>
          <w:t xml:space="preserve">181. </w:t>
        </w:r>
        <w:r>
          <w:rPr>
            <w:color w:val="000000"/>
          </w:rPr>
          <w:tab/>
          <w:t xml:space="preserve">Dean, T. A., Bodkin, J. L., Jewett, S. C., Monson, D. H. &amp; Jung, D. Changes in sea urchins and kelp following a reduction in sea otter density as a result of the Exxon Valdez oil spill. </w:t>
        </w:r>
        <w:r>
          <w:rPr>
            <w:i/>
            <w:iCs/>
            <w:color w:val="000000"/>
          </w:rPr>
          <w:t>Marine Ecology Progress Series</w:t>
        </w:r>
        <w:r>
          <w:rPr>
            <w:color w:val="000000"/>
          </w:rPr>
          <w:t xml:space="preserve"> </w:t>
        </w:r>
        <w:r>
          <w:rPr>
            <w:b/>
            <w:bCs/>
            <w:color w:val="000000"/>
          </w:rPr>
          <w:t>199</w:t>
        </w:r>
        <w:r>
          <w:rPr>
            <w:color w:val="000000"/>
          </w:rPr>
          <w:t>, 281–291 (2000).</w:t>
        </w:r>
      </w:ins>
    </w:p>
    <w:p w14:paraId="00000120" w14:textId="77777777" w:rsidR="00F57F1F" w:rsidRDefault="00000000">
      <w:pPr>
        <w:pBdr>
          <w:top w:val="nil"/>
          <w:left w:val="nil"/>
          <w:bottom w:val="nil"/>
          <w:right w:val="nil"/>
          <w:between w:val="nil"/>
        </w:pBdr>
        <w:tabs>
          <w:tab w:val="left" w:pos="624"/>
        </w:tabs>
        <w:spacing w:line="480" w:lineRule="auto"/>
        <w:ind w:left="624" w:hanging="624"/>
        <w:rPr>
          <w:ins w:id="921" w:author="Monica Thom" w:date="2026-09-07T23:09:00Z" w16du:dateUtc="2026-09-08T03:09:00Z"/>
          <w:color w:val="000000"/>
        </w:rPr>
      </w:pPr>
      <w:ins w:id="922" w:author="Monica Thom" w:date="2026-09-07T23:09:00Z" w16du:dateUtc="2026-09-08T03:09:00Z">
        <w:r>
          <w:rPr>
            <w:color w:val="000000"/>
          </w:rPr>
          <w:lastRenderedPageBreak/>
          <w:t xml:space="preserve">182. </w:t>
        </w:r>
        <w:r>
          <w:rPr>
            <w:color w:val="000000"/>
          </w:rPr>
          <w:tab/>
          <w:t xml:space="preserve">Osborne, O. E., Willie, M. M. &amp; O’Hara, P. D. The effects of oil spill dispersant use on marine birds: a review of scientific literature and identification of information gaps. </w:t>
        </w:r>
        <w:r>
          <w:rPr>
            <w:i/>
            <w:iCs/>
            <w:color w:val="000000"/>
          </w:rPr>
          <w:t>Environmental Reviews</w:t>
        </w:r>
        <w:r>
          <w:rPr>
            <w:color w:val="000000"/>
          </w:rPr>
          <w:t xml:space="preserve"> </w:t>
        </w:r>
        <w:r>
          <w:rPr>
            <w:b/>
            <w:bCs/>
            <w:color w:val="000000"/>
          </w:rPr>
          <w:t>31</w:t>
        </w:r>
        <w:r>
          <w:rPr>
            <w:color w:val="000000"/>
          </w:rPr>
          <w:t>, 243–255 (2022).</w:t>
        </w:r>
      </w:ins>
    </w:p>
    <w:p w14:paraId="00000121" w14:textId="77777777" w:rsidR="00F57F1F" w:rsidRDefault="00000000">
      <w:pPr>
        <w:pBdr>
          <w:top w:val="nil"/>
          <w:left w:val="nil"/>
          <w:bottom w:val="nil"/>
          <w:right w:val="nil"/>
          <w:between w:val="nil"/>
        </w:pBdr>
        <w:tabs>
          <w:tab w:val="left" w:pos="624"/>
        </w:tabs>
        <w:spacing w:line="480" w:lineRule="auto"/>
        <w:ind w:left="624" w:hanging="624"/>
        <w:rPr>
          <w:ins w:id="923" w:author="Monica Thom" w:date="2026-09-07T23:09:00Z" w16du:dateUtc="2026-09-08T03:09:00Z"/>
          <w:color w:val="000000"/>
        </w:rPr>
      </w:pPr>
      <w:ins w:id="924" w:author="Monica Thom" w:date="2026-09-07T23:09:00Z" w16du:dateUtc="2026-09-08T03:09:00Z">
        <w:r>
          <w:rPr>
            <w:color w:val="000000"/>
          </w:rPr>
          <w:t xml:space="preserve">183. </w:t>
        </w:r>
        <w:r>
          <w:rPr>
            <w:color w:val="000000"/>
          </w:rPr>
          <w:tab/>
          <w:t xml:space="preserve">Grosell, M. &amp; Pasparakis, C. Physiological responses of fish to oil spills. </w:t>
        </w:r>
        <w:r>
          <w:rPr>
            <w:i/>
            <w:iCs/>
            <w:color w:val="000000"/>
          </w:rPr>
          <w:t>Annual review of marine science</w:t>
        </w:r>
        <w:r>
          <w:rPr>
            <w:color w:val="000000"/>
          </w:rPr>
          <w:t xml:space="preserve"> </w:t>
        </w:r>
        <w:r>
          <w:rPr>
            <w:b/>
            <w:bCs/>
            <w:color w:val="000000"/>
          </w:rPr>
          <w:t>13</w:t>
        </w:r>
        <w:r>
          <w:rPr>
            <w:color w:val="000000"/>
          </w:rPr>
          <w:t>, 137–160 (2021).</w:t>
        </w:r>
      </w:ins>
    </w:p>
    <w:p w14:paraId="00000122" w14:textId="77777777" w:rsidR="00F57F1F" w:rsidRDefault="00000000">
      <w:pPr>
        <w:pBdr>
          <w:top w:val="nil"/>
          <w:left w:val="nil"/>
          <w:bottom w:val="nil"/>
          <w:right w:val="nil"/>
          <w:between w:val="nil"/>
        </w:pBdr>
        <w:tabs>
          <w:tab w:val="left" w:pos="624"/>
        </w:tabs>
        <w:spacing w:line="480" w:lineRule="auto"/>
        <w:ind w:left="624" w:hanging="624"/>
        <w:rPr>
          <w:ins w:id="925" w:author="Monica Thom" w:date="2026-09-07T23:09:00Z" w16du:dateUtc="2026-09-08T03:09:00Z"/>
          <w:color w:val="000000"/>
        </w:rPr>
      </w:pPr>
      <w:ins w:id="926" w:author="Monica Thom" w:date="2026-09-07T23:09:00Z" w16du:dateUtc="2026-09-08T03:09:00Z">
        <w:r>
          <w:rPr>
            <w:color w:val="000000"/>
          </w:rPr>
          <w:t xml:space="preserve">184. </w:t>
        </w:r>
        <w:r>
          <w:rPr>
            <w:color w:val="000000"/>
          </w:rPr>
          <w:tab/>
          <w:t xml:space="preserve">Ramírez-León, M. R. </w:t>
        </w:r>
        <w:r>
          <w:rPr>
            <w:i/>
            <w:iCs/>
            <w:color w:val="000000"/>
          </w:rPr>
          <w:t>et al.</w:t>
        </w:r>
        <w:r>
          <w:rPr>
            <w:color w:val="000000"/>
          </w:rPr>
          <w:t xml:space="preserve"> Semi-quantitative risk assessment of marine mammal oil exposure: A case study in the western Gulf of Mexico. </w:t>
        </w:r>
        <w:r>
          <w:rPr>
            <w:i/>
            <w:iCs/>
            <w:color w:val="000000"/>
          </w:rPr>
          <w:t>Frontiers in Marine Science</w:t>
        </w:r>
        <w:r>
          <w:rPr>
            <w:color w:val="000000"/>
          </w:rPr>
          <w:t xml:space="preserve"> </w:t>
        </w:r>
        <w:r>
          <w:rPr>
            <w:b/>
            <w:bCs/>
            <w:color w:val="000000"/>
          </w:rPr>
          <w:t>10</w:t>
        </w:r>
        <w:r>
          <w:rPr>
            <w:color w:val="000000"/>
          </w:rPr>
          <w:t>, 1034647 (2023).</w:t>
        </w:r>
      </w:ins>
    </w:p>
    <w:p w14:paraId="00000123" w14:textId="77777777" w:rsidR="00F57F1F" w:rsidRDefault="00000000">
      <w:pPr>
        <w:pBdr>
          <w:top w:val="nil"/>
          <w:left w:val="nil"/>
          <w:bottom w:val="nil"/>
          <w:right w:val="nil"/>
          <w:between w:val="nil"/>
        </w:pBdr>
        <w:tabs>
          <w:tab w:val="left" w:pos="624"/>
        </w:tabs>
        <w:spacing w:line="480" w:lineRule="auto"/>
        <w:ind w:left="624" w:hanging="624"/>
        <w:rPr>
          <w:ins w:id="927" w:author="Monica Thom" w:date="2026-09-07T23:09:00Z" w16du:dateUtc="2026-09-08T03:09:00Z"/>
          <w:color w:val="000000"/>
        </w:rPr>
      </w:pPr>
      <w:ins w:id="928" w:author="Monica Thom" w:date="2026-09-07T23:09:00Z" w16du:dateUtc="2026-09-08T03:09:00Z">
        <w:r>
          <w:rPr>
            <w:color w:val="000000"/>
          </w:rPr>
          <w:t xml:space="preserve">185. </w:t>
        </w:r>
        <w:r>
          <w:rPr>
            <w:color w:val="000000"/>
          </w:rPr>
          <w:tab/>
          <w:t xml:space="preserve">Pérez-del-Olmo, A., Raga, J. A. &amp; Kostadinova, A. Parasite communities in a marine fish indicate ecological recovery from the impacts of the Prestige oil-spill 12–13 years after the disaster. </w:t>
        </w:r>
        <w:r>
          <w:rPr>
            <w:i/>
            <w:iCs/>
            <w:color w:val="000000"/>
          </w:rPr>
          <w:t>Science of the Total Environment</w:t>
        </w:r>
        <w:r>
          <w:rPr>
            <w:color w:val="000000"/>
          </w:rPr>
          <w:t xml:space="preserve"> </w:t>
        </w:r>
        <w:r>
          <w:rPr>
            <w:b/>
            <w:bCs/>
            <w:color w:val="000000"/>
          </w:rPr>
          <w:t>847</w:t>
        </w:r>
        <w:r>
          <w:rPr>
            <w:color w:val="000000"/>
          </w:rPr>
          <w:t>, 157354 (2022).</w:t>
        </w:r>
      </w:ins>
    </w:p>
    <w:p w14:paraId="00000124" w14:textId="77777777" w:rsidR="00F57F1F" w:rsidRDefault="00000000">
      <w:pPr>
        <w:pBdr>
          <w:top w:val="nil"/>
          <w:left w:val="nil"/>
          <w:bottom w:val="nil"/>
          <w:right w:val="nil"/>
          <w:between w:val="nil"/>
        </w:pBdr>
        <w:tabs>
          <w:tab w:val="left" w:pos="624"/>
        </w:tabs>
        <w:spacing w:line="480" w:lineRule="auto"/>
        <w:ind w:left="624" w:hanging="624"/>
        <w:rPr>
          <w:ins w:id="929" w:author="Monica Thom" w:date="2026-09-07T23:09:00Z" w16du:dateUtc="2026-09-08T03:09:00Z"/>
          <w:color w:val="000000"/>
        </w:rPr>
      </w:pPr>
      <w:ins w:id="930" w:author="Monica Thom" w:date="2026-09-07T23:09:00Z" w16du:dateUtc="2026-09-08T03:09:00Z">
        <w:r>
          <w:rPr>
            <w:color w:val="000000"/>
          </w:rPr>
          <w:t xml:space="preserve">186. </w:t>
        </w:r>
        <w:r>
          <w:rPr>
            <w:color w:val="000000"/>
          </w:rPr>
          <w:tab/>
          <w:t xml:space="preserve">Silliman, B. R. </w:t>
        </w:r>
        <w:r>
          <w:rPr>
            <w:i/>
            <w:iCs/>
            <w:color w:val="000000"/>
          </w:rPr>
          <w:t>et al.</w:t>
        </w:r>
        <w:r>
          <w:rPr>
            <w:color w:val="000000"/>
          </w:rPr>
          <w:t xml:space="preserve"> Degradation and resilience in Louisiana salt marshes after the BP–Deepwater Horizon oil spill. </w:t>
        </w:r>
        <w:r>
          <w:rPr>
            <w:i/>
            <w:iCs/>
            <w:color w:val="000000"/>
          </w:rPr>
          <w:t>Proceedings of the National Academy of Sciences</w:t>
        </w:r>
        <w:r>
          <w:rPr>
            <w:color w:val="000000"/>
          </w:rPr>
          <w:t xml:space="preserve"> </w:t>
        </w:r>
        <w:r>
          <w:rPr>
            <w:b/>
            <w:bCs/>
            <w:color w:val="000000"/>
          </w:rPr>
          <w:t>109</w:t>
        </w:r>
        <w:r>
          <w:rPr>
            <w:color w:val="000000"/>
          </w:rPr>
          <w:t>, 11234–11239 (2012).</w:t>
        </w:r>
      </w:ins>
    </w:p>
    <w:p w14:paraId="00000125" w14:textId="77777777" w:rsidR="00F57F1F" w:rsidRDefault="00000000">
      <w:pPr>
        <w:pBdr>
          <w:top w:val="nil"/>
          <w:left w:val="nil"/>
          <w:bottom w:val="nil"/>
          <w:right w:val="nil"/>
          <w:between w:val="nil"/>
        </w:pBdr>
        <w:tabs>
          <w:tab w:val="left" w:pos="624"/>
        </w:tabs>
        <w:spacing w:line="480" w:lineRule="auto"/>
        <w:ind w:left="624" w:hanging="624"/>
        <w:rPr>
          <w:ins w:id="931" w:author="Monica Thom" w:date="2026-09-07T23:09:00Z" w16du:dateUtc="2026-09-08T03:09:00Z"/>
          <w:color w:val="000000"/>
        </w:rPr>
      </w:pPr>
      <w:ins w:id="932" w:author="Monica Thom" w:date="2026-09-07T23:09:00Z" w16du:dateUtc="2026-09-08T03:09:00Z">
        <w:r>
          <w:rPr>
            <w:color w:val="000000"/>
          </w:rPr>
          <w:t xml:space="preserve">187. </w:t>
        </w:r>
        <w:r>
          <w:rPr>
            <w:color w:val="000000"/>
          </w:rPr>
          <w:tab/>
          <w:t xml:space="preserve">Lima, M. C. S., Silva, J. &amp; Magalhães, K. M. Oil spill effects on seagrass ecosystems: a systematic review. </w:t>
        </w:r>
        <w:r>
          <w:rPr>
            <w:i/>
            <w:iCs/>
            <w:color w:val="000000"/>
          </w:rPr>
          <w:t>Hydrobiologia</w:t>
        </w:r>
        <w:r>
          <w:rPr>
            <w:color w:val="000000"/>
          </w:rPr>
          <w:t xml:space="preserve"> </w:t>
        </w:r>
        <w:r>
          <w:rPr>
            <w:b/>
            <w:bCs/>
            <w:color w:val="000000"/>
          </w:rPr>
          <w:t>852</w:t>
        </w:r>
        <w:r>
          <w:rPr>
            <w:color w:val="000000"/>
          </w:rPr>
          <w:t>, 3171–3190 (2025).</w:t>
        </w:r>
      </w:ins>
    </w:p>
    <w:p w14:paraId="00000126" w14:textId="77777777" w:rsidR="00F57F1F" w:rsidRDefault="00000000">
      <w:pPr>
        <w:pBdr>
          <w:top w:val="nil"/>
          <w:left w:val="nil"/>
          <w:bottom w:val="nil"/>
          <w:right w:val="nil"/>
          <w:between w:val="nil"/>
        </w:pBdr>
        <w:tabs>
          <w:tab w:val="left" w:pos="624"/>
        </w:tabs>
        <w:spacing w:line="480" w:lineRule="auto"/>
        <w:ind w:left="624" w:hanging="624"/>
        <w:rPr>
          <w:ins w:id="933" w:author="Monica Thom" w:date="2026-09-07T23:09:00Z" w16du:dateUtc="2026-09-08T03:09:00Z"/>
          <w:color w:val="000000"/>
        </w:rPr>
      </w:pPr>
      <w:ins w:id="934" w:author="Monica Thom" w:date="2026-09-07T23:09:00Z" w16du:dateUtc="2026-09-08T03:09:00Z">
        <w:r w:rsidRPr="00775FC7">
          <w:rPr>
            <w:color w:val="000000"/>
            <w:lang w:val="fr-FR"/>
          </w:rPr>
          <w:t xml:space="preserve">188. </w:t>
        </w:r>
        <w:r w:rsidRPr="00775FC7">
          <w:rPr>
            <w:color w:val="000000"/>
            <w:lang w:val="fr-FR"/>
          </w:rPr>
          <w:tab/>
          <w:t xml:space="preserve">Wallace, B. P. </w:t>
        </w:r>
        <w:r w:rsidRPr="00775FC7">
          <w:rPr>
            <w:i/>
            <w:iCs/>
            <w:color w:val="000000"/>
            <w:lang w:val="fr-FR"/>
          </w:rPr>
          <w:t>et al.</w:t>
        </w:r>
        <w:r w:rsidRPr="00775FC7">
          <w:rPr>
            <w:color w:val="000000"/>
            <w:lang w:val="fr-FR"/>
          </w:rPr>
          <w:t xml:space="preserve"> </w:t>
        </w:r>
        <w:r>
          <w:rPr>
            <w:color w:val="000000"/>
          </w:rPr>
          <w:t xml:space="preserve">Oil spills and sea turtles: documented effects and considerations for response and assessment efforts. </w:t>
        </w:r>
        <w:r>
          <w:rPr>
            <w:i/>
            <w:iCs/>
            <w:color w:val="000000"/>
          </w:rPr>
          <w:t>Endangered Species Research</w:t>
        </w:r>
        <w:r>
          <w:rPr>
            <w:color w:val="000000"/>
          </w:rPr>
          <w:t xml:space="preserve"> </w:t>
        </w:r>
        <w:r>
          <w:rPr>
            <w:b/>
            <w:bCs/>
            <w:color w:val="000000"/>
          </w:rPr>
          <w:t>41</w:t>
        </w:r>
        <w:r>
          <w:rPr>
            <w:color w:val="000000"/>
          </w:rPr>
          <w:t>, 17–37 (2020).</w:t>
        </w:r>
      </w:ins>
    </w:p>
    <w:p w14:paraId="00000127" w14:textId="77777777" w:rsidR="00F57F1F" w:rsidRDefault="00000000">
      <w:pPr>
        <w:pBdr>
          <w:top w:val="nil"/>
          <w:left w:val="nil"/>
          <w:bottom w:val="nil"/>
          <w:right w:val="nil"/>
          <w:between w:val="nil"/>
        </w:pBdr>
        <w:tabs>
          <w:tab w:val="left" w:pos="624"/>
        </w:tabs>
        <w:spacing w:line="480" w:lineRule="auto"/>
        <w:ind w:left="624" w:hanging="624"/>
        <w:rPr>
          <w:ins w:id="935" w:author="Monica Thom" w:date="2026-09-07T23:09:00Z" w16du:dateUtc="2026-09-08T03:09:00Z"/>
          <w:color w:val="000000"/>
        </w:rPr>
      </w:pPr>
      <w:ins w:id="936" w:author="Monica Thom" w:date="2026-09-07T23:09:00Z" w16du:dateUtc="2026-09-08T03:09:00Z">
        <w:r>
          <w:rPr>
            <w:color w:val="000000"/>
          </w:rPr>
          <w:t xml:space="preserve">189. </w:t>
        </w:r>
        <w:r>
          <w:rPr>
            <w:color w:val="000000"/>
          </w:rPr>
          <w:tab/>
          <w:t xml:space="preserve">Brander, S. </w:t>
        </w:r>
        <w:r>
          <w:rPr>
            <w:i/>
            <w:iCs/>
            <w:color w:val="000000"/>
          </w:rPr>
          <w:t>et al.</w:t>
        </w:r>
        <w:r>
          <w:rPr>
            <w:color w:val="000000"/>
          </w:rPr>
          <w:t xml:space="preserve"> Microplastic and nanoplastic exposure and toxicity across marine taxa. in </w:t>
        </w:r>
        <w:r>
          <w:rPr>
            <w:i/>
            <w:iCs/>
            <w:color w:val="000000"/>
          </w:rPr>
          <w:t>Plastics in the Sea</w:t>
        </w:r>
        <w:r>
          <w:rPr>
            <w:color w:val="000000"/>
          </w:rPr>
          <w:t xml:space="preserve"> 161–276 (Elsevier, 2025).</w:t>
        </w:r>
      </w:ins>
    </w:p>
    <w:p w14:paraId="00000128" w14:textId="77777777" w:rsidR="00F57F1F" w:rsidRDefault="00000000">
      <w:pPr>
        <w:pBdr>
          <w:top w:val="nil"/>
          <w:left w:val="nil"/>
          <w:bottom w:val="nil"/>
          <w:right w:val="nil"/>
          <w:between w:val="nil"/>
        </w:pBdr>
        <w:tabs>
          <w:tab w:val="left" w:pos="624"/>
        </w:tabs>
        <w:spacing w:line="480" w:lineRule="auto"/>
        <w:ind w:left="624" w:hanging="624"/>
        <w:rPr>
          <w:ins w:id="937" w:author="Monica Thom" w:date="2026-09-07T23:09:00Z" w16du:dateUtc="2026-09-08T03:09:00Z"/>
          <w:color w:val="000000"/>
        </w:rPr>
      </w:pPr>
      <w:ins w:id="938" w:author="Monica Thom" w:date="2026-09-07T23:09:00Z" w16du:dateUtc="2026-09-08T03:09:00Z">
        <w:r>
          <w:rPr>
            <w:color w:val="000000"/>
          </w:rPr>
          <w:t xml:space="preserve">190. </w:t>
        </w:r>
        <w:r>
          <w:rPr>
            <w:color w:val="000000"/>
          </w:rPr>
          <w:tab/>
          <w:t xml:space="preserve">de Barros, M. S. F. &amp; dos Santos Calado, T. C. Plastic ingestion lead to reduced body condition and modified diet patterns in the rocky shore crab Pachygrapsus transversus (Gibbes, 1850)(Brachyura: Grapsidae). </w:t>
        </w:r>
        <w:r>
          <w:rPr>
            <w:i/>
            <w:iCs/>
            <w:color w:val="000000"/>
          </w:rPr>
          <w:t>Marine Pollution Bulletin</w:t>
        </w:r>
        <w:r>
          <w:rPr>
            <w:color w:val="000000"/>
          </w:rPr>
          <w:t xml:space="preserve"> </w:t>
        </w:r>
        <w:r>
          <w:rPr>
            <w:b/>
            <w:bCs/>
            <w:color w:val="000000"/>
          </w:rPr>
          <w:t>156</w:t>
        </w:r>
        <w:r>
          <w:rPr>
            <w:color w:val="000000"/>
          </w:rPr>
          <w:t>, 111249 (2020).</w:t>
        </w:r>
      </w:ins>
    </w:p>
    <w:p w14:paraId="00000129" w14:textId="77777777" w:rsidR="00F57F1F" w:rsidRDefault="00000000">
      <w:pPr>
        <w:pBdr>
          <w:top w:val="nil"/>
          <w:left w:val="nil"/>
          <w:bottom w:val="nil"/>
          <w:right w:val="nil"/>
          <w:between w:val="nil"/>
        </w:pBdr>
        <w:tabs>
          <w:tab w:val="left" w:pos="624"/>
        </w:tabs>
        <w:spacing w:line="480" w:lineRule="auto"/>
        <w:ind w:left="624" w:hanging="624"/>
        <w:rPr>
          <w:ins w:id="939" w:author="Monica Thom" w:date="2026-09-07T23:09:00Z" w16du:dateUtc="2026-09-08T03:09:00Z"/>
          <w:color w:val="000000"/>
        </w:rPr>
      </w:pPr>
      <w:ins w:id="940" w:author="Monica Thom" w:date="2026-09-07T23:09:00Z" w16du:dateUtc="2026-09-08T03:09:00Z">
        <w:r>
          <w:rPr>
            <w:color w:val="000000"/>
          </w:rPr>
          <w:t xml:space="preserve">191. </w:t>
        </w:r>
        <w:r>
          <w:rPr>
            <w:color w:val="000000"/>
          </w:rPr>
          <w:tab/>
          <w:t xml:space="preserve">Pedà, C. </w:t>
        </w:r>
        <w:r>
          <w:rPr>
            <w:i/>
            <w:iCs/>
            <w:color w:val="000000"/>
          </w:rPr>
          <w:t>et al.</w:t>
        </w:r>
        <w:r>
          <w:rPr>
            <w:color w:val="000000"/>
          </w:rPr>
          <w:t xml:space="preserve"> Microplastic occurrence in the digestive system and health status assessment in a commercially important cephalopod species, Sepia officinalis from the Gulf of Patti (southern Tyrrhenian Sea). </w:t>
        </w:r>
        <w:r>
          <w:rPr>
            <w:i/>
            <w:iCs/>
            <w:color w:val="000000"/>
          </w:rPr>
          <w:t>Marine Pollution Bulletin</w:t>
        </w:r>
        <w:r>
          <w:rPr>
            <w:color w:val="000000"/>
          </w:rPr>
          <w:t xml:space="preserve"> </w:t>
        </w:r>
        <w:r>
          <w:rPr>
            <w:b/>
            <w:bCs/>
            <w:color w:val="000000"/>
          </w:rPr>
          <w:t>214</w:t>
        </w:r>
        <w:r>
          <w:rPr>
            <w:color w:val="000000"/>
          </w:rPr>
          <w:t>, 117780 (2025).</w:t>
        </w:r>
      </w:ins>
    </w:p>
    <w:p w14:paraId="0000012A" w14:textId="77777777" w:rsidR="00F57F1F" w:rsidRDefault="00000000">
      <w:pPr>
        <w:pBdr>
          <w:top w:val="nil"/>
          <w:left w:val="nil"/>
          <w:bottom w:val="nil"/>
          <w:right w:val="nil"/>
          <w:between w:val="nil"/>
        </w:pBdr>
        <w:tabs>
          <w:tab w:val="left" w:pos="624"/>
        </w:tabs>
        <w:spacing w:line="480" w:lineRule="auto"/>
        <w:ind w:left="624" w:hanging="624"/>
        <w:rPr>
          <w:ins w:id="941" w:author="Monica Thom" w:date="2026-09-07T23:09:00Z" w16du:dateUtc="2026-09-08T03:09:00Z"/>
          <w:color w:val="000000"/>
        </w:rPr>
      </w:pPr>
      <w:ins w:id="942" w:author="Monica Thom" w:date="2026-09-07T23:09:00Z" w16du:dateUtc="2026-09-08T03:09:00Z">
        <w:r>
          <w:rPr>
            <w:color w:val="000000"/>
          </w:rPr>
          <w:lastRenderedPageBreak/>
          <w:t xml:space="preserve">192. </w:t>
        </w:r>
        <w:r>
          <w:rPr>
            <w:color w:val="000000"/>
          </w:rPr>
          <w:tab/>
          <w:t xml:space="preserve">Litchfield, S. G., Schulz, K. G. &amp; Kelaher, B. P. The influence of plastic pollution and ocean change on detrital decomposition. </w:t>
        </w:r>
        <w:r>
          <w:rPr>
            <w:i/>
            <w:iCs/>
            <w:color w:val="000000"/>
          </w:rPr>
          <w:t>Marine Pollution Bulletin</w:t>
        </w:r>
        <w:r>
          <w:rPr>
            <w:color w:val="000000"/>
          </w:rPr>
          <w:t xml:space="preserve"> </w:t>
        </w:r>
        <w:r>
          <w:rPr>
            <w:b/>
            <w:bCs/>
            <w:color w:val="000000"/>
          </w:rPr>
          <w:t>158</w:t>
        </w:r>
        <w:r>
          <w:rPr>
            <w:color w:val="000000"/>
          </w:rPr>
          <w:t>, 111354 (2020).</w:t>
        </w:r>
      </w:ins>
    </w:p>
    <w:p w14:paraId="0000012B" w14:textId="77777777" w:rsidR="00F57F1F" w:rsidRDefault="00000000">
      <w:pPr>
        <w:pBdr>
          <w:top w:val="nil"/>
          <w:left w:val="nil"/>
          <w:bottom w:val="nil"/>
          <w:right w:val="nil"/>
          <w:between w:val="nil"/>
        </w:pBdr>
        <w:tabs>
          <w:tab w:val="left" w:pos="624"/>
        </w:tabs>
        <w:spacing w:line="480" w:lineRule="auto"/>
        <w:ind w:left="624" w:hanging="624"/>
        <w:rPr>
          <w:ins w:id="943" w:author="Monica Thom" w:date="2026-09-07T23:09:00Z" w16du:dateUtc="2026-09-08T03:09:00Z"/>
          <w:color w:val="000000"/>
        </w:rPr>
      </w:pPr>
      <w:ins w:id="944" w:author="Monica Thom" w:date="2026-09-07T23:09:00Z" w16du:dateUtc="2026-09-08T03:09:00Z">
        <w:r>
          <w:rPr>
            <w:color w:val="000000"/>
          </w:rPr>
          <w:t xml:space="preserve">193. </w:t>
        </w:r>
        <w:r>
          <w:rPr>
            <w:color w:val="000000"/>
          </w:rPr>
          <w:tab/>
          <w:t xml:space="preserve">Walther, B. A. &amp; Bergmann, M. Plastic pollution of four understudied marine ecosystems: a review of mangroves, seagrass meadows, the Arctic Ocean and the deep seafloor. </w:t>
        </w:r>
        <w:r>
          <w:rPr>
            <w:i/>
            <w:iCs/>
            <w:color w:val="000000"/>
          </w:rPr>
          <w:t>Emerging Topics in Life Sciences</w:t>
        </w:r>
        <w:r>
          <w:rPr>
            <w:color w:val="000000"/>
          </w:rPr>
          <w:t xml:space="preserve"> </w:t>
        </w:r>
        <w:r>
          <w:rPr>
            <w:b/>
            <w:bCs/>
            <w:color w:val="000000"/>
          </w:rPr>
          <w:t>6</w:t>
        </w:r>
        <w:r>
          <w:rPr>
            <w:color w:val="000000"/>
          </w:rPr>
          <w:t>, 371–387 (2022).</w:t>
        </w:r>
      </w:ins>
    </w:p>
    <w:p w14:paraId="0000012C" w14:textId="77777777" w:rsidR="00F57F1F" w:rsidRDefault="00000000">
      <w:pPr>
        <w:pBdr>
          <w:top w:val="nil"/>
          <w:left w:val="nil"/>
          <w:bottom w:val="nil"/>
          <w:right w:val="nil"/>
          <w:between w:val="nil"/>
        </w:pBdr>
        <w:tabs>
          <w:tab w:val="left" w:pos="624"/>
        </w:tabs>
        <w:spacing w:line="480" w:lineRule="auto"/>
        <w:ind w:left="624" w:hanging="624"/>
        <w:rPr>
          <w:ins w:id="945" w:author="Monica Thom" w:date="2026-09-07T23:09:00Z" w16du:dateUtc="2026-09-08T03:09:00Z"/>
          <w:color w:val="000000"/>
        </w:rPr>
      </w:pPr>
      <w:ins w:id="946" w:author="Monica Thom" w:date="2026-09-07T23:09:00Z" w16du:dateUtc="2026-09-08T03:09:00Z">
        <w:r>
          <w:rPr>
            <w:color w:val="000000"/>
          </w:rPr>
          <w:t xml:space="preserve">194. </w:t>
        </w:r>
        <w:r>
          <w:rPr>
            <w:color w:val="000000"/>
          </w:rPr>
          <w:tab/>
          <w:t xml:space="preserve">Clark, B. L. </w:t>
        </w:r>
        <w:r>
          <w:rPr>
            <w:i/>
            <w:iCs/>
            <w:color w:val="000000"/>
          </w:rPr>
          <w:t>et al.</w:t>
        </w:r>
        <w:r>
          <w:rPr>
            <w:color w:val="000000"/>
          </w:rPr>
          <w:t xml:space="preserve"> Global assessment of marine plastic exposure risk for oceanic birds. </w:t>
        </w:r>
        <w:r>
          <w:rPr>
            <w:i/>
            <w:iCs/>
            <w:color w:val="000000"/>
          </w:rPr>
          <w:t>Nature communications</w:t>
        </w:r>
        <w:r>
          <w:rPr>
            <w:color w:val="000000"/>
          </w:rPr>
          <w:t xml:space="preserve"> </w:t>
        </w:r>
        <w:r>
          <w:rPr>
            <w:b/>
            <w:bCs/>
            <w:color w:val="000000"/>
          </w:rPr>
          <w:t>14</w:t>
        </w:r>
        <w:r>
          <w:rPr>
            <w:color w:val="000000"/>
          </w:rPr>
          <w:t>, 3665 (2023).</w:t>
        </w:r>
      </w:ins>
    </w:p>
    <w:p w14:paraId="0000012D" w14:textId="77777777" w:rsidR="00F57F1F" w:rsidRDefault="00000000">
      <w:pPr>
        <w:pBdr>
          <w:top w:val="nil"/>
          <w:left w:val="nil"/>
          <w:bottom w:val="nil"/>
          <w:right w:val="nil"/>
          <w:between w:val="nil"/>
        </w:pBdr>
        <w:tabs>
          <w:tab w:val="left" w:pos="624"/>
        </w:tabs>
        <w:spacing w:line="480" w:lineRule="auto"/>
        <w:ind w:left="624" w:hanging="624"/>
        <w:rPr>
          <w:ins w:id="947" w:author="Monica Thom" w:date="2026-09-07T23:09:00Z" w16du:dateUtc="2026-09-08T03:09:00Z"/>
          <w:color w:val="000000"/>
        </w:rPr>
      </w:pPr>
      <w:ins w:id="948" w:author="Monica Thom" w:date="2026-09-07T23:09:00Z" w16du:dateUtc="2026-09-08T03:09:00Z">
        <w:r>
          <w:rPr>
            <w:color w:val="000000"/>
          </w:rPr>
          <w:t xml:space="preserve">195. </w:t>
        </w:r>
        <w:r>
          <w:rPr>
            <w:color w:val="000000"/>
          </w:rPr>
          <w:tab/>
          <w:t xml:space="preserve">Zhang, E. </w:t>
        </w:r>
        <w:r>
          <w:rPr>
            <w:i/>
            <w:iCs/>
            <w:color w:val="000000"/>
          </w:rPr>
          <w:t>et al.</w:t>
        </w:r>
        <w:r>
          <w:rPr>
            <w:color w:val="000000"/>
          </w:rPr>
          <w:t xml:space="preserve"> Association of zoonotic protozoan parasites with microplastics in seawater and implications for human and wildlife health. </w:t>
        </w:r>
        <w:r>
          <w:rPr>
            <w:i/>
            <w:iCs/>
            <w:color w:val="000000"/>
          </w:rPr>
          <w:t>Scientific reports</w:t>
        </w:r>
        <w:r>
          <w:rPr>
            <w:color w:val="000000"/>
          </w:rPr>
          <w:t xml:space="preserve"> </w:t>
        </w:r>
        <w:r>
          <w:rPr>
            <w:b/>
            <w:bCs/>
            <w:color w:val="000000"/>
          </w:rPr>
          <w:t>12</w:t>
        </w:r>
        <w:r>
          <w:rPr>
            <w:color w:val="000000"/>
          </w:rPr>
          <w:t>, 6532 (2022).</w:t>
        </w:r>
      </w:ins>
    </w:p>
    <w:p w14:paraId="0000012E" w14:textId="77777777" w:rsidR="00F57F1F" w:rsidRDefault="00000000">
      <w:pPr>
        <w:pBdr>
          <w:top w:val="nil"/>
          <w:left w:val="nil"/>
          <w:bottom w:val="nil"/>
          <w:right w:val="nil"/>
          <w:between w:val="nil"/>
        </w:pBdr>
        <w:tabs>
          <w:tab w:val="left" w:pos="624"/>
        </w:tabs>
        <w:spacing w:line="480" w:lineRule="auto"/>
        <w:ind w:left="624" w:hanging="624"/>
        <w:rPr>
          <w:ins w:id="949" w:author="Monica Thom" w:date="2026-09-07T23:09:00Z" w16du:dateUtc="2026-09-08T03:09:00Z"/>
          <w:color w:val="000000"/>
        </w:rPr>
      </w:pPr>
      <w:ins w:id="950" w:author="Monica Thom" w:date="2026-09-07T23:09:00Z" w16du:dateUtc="2026-09-08T03:09:00Z">
        <w:r>
          <w:rPr>
            <w:color w:val="000000"/>
          </w:rPr>
          <w:t xml:space="preserve">196. </w:t>
        </w:r>
        <w:r>
          <w:rPr>
            <w:color w:val="000000"/>
          </w:rPr>
          <w:tab/>
          <w:t xml:space="preserve">Bappy, M. M. M. </w:t>
        </w:r>
        <w:r>
          <w:rPr>
            <w:i/>
            <w:iCs/>
            <w:color w:val="000000"/>
          </w:rPr>
          <w:t>et al.</w:t>
        </w:r>
        <w:r>
          <w:rPr>
            <w:color w:val="000000"/>
          </w:rPr>
          <w:t xml:space="preserve"> Distribution and retention efficiency of micro-and mesoplastics and heavy metals in mangrove, saltmarsh and cordgrass habitats along a subtropical coast. </w:t>
        </w:r>
        <w:r>
          <w:rPr>
            <w:i/>
            <w:iCs/>
            <w:color w:val="000000"/>
          </w:rPr>
          <w:t>Environmental Pollution</w:t>
        </w:r>
        <w:r>
          <w:rPr>
            <w:color w:val="000000"/>
          </w:rPr>
          <w:t xml:space="preserve"> </w:t>
        </w:r>
        <w:r>
          <w:rPr>
            <w:b/>
            <w:bCs/>
            <w:color w:val="000000"/>
          </w:rPr>
          <w:t>370</w:t>
        </w:r>
        <w:r>
          <w:rPr>
            <w:color w:val="000000"/>
          </w:rPr>
          <w:t>, 125908 (2025).</w:t>
        </w:r>
      </w:ins>
    </w:p>
    <w:p w14:paraId="0000012F" w14:textId="77777777" w:rsidR="00F57F1F" w:rsidRDefault="00000000">
      <w:pPr>
        <w:pBdr>
          <w:top w:val="nil"/>
          <w:left w:val="nil"/>
          <w:bottom w:val="nil"/>
          <w:right w:val="nil"/>
          <w:between w:val="nil"/>
        </w:pBdr>
        <w:tabs>
          <w:tab w:val="left" w:pos="624"/>
        </w:tabs>
        <w:spacing w:line="480" w:lineRule="auto"/>
        <w:ind w:left="624" w:hanging="624"/>
        <w:rPr>
          <w:ins w:id="951" w:author="Monica Thom" w:date="2026-09-07T23:09:00Z" w16du:dateUtc="2026-09-08T03:09:00Z"/>
          <w:color w:val="000000"/>
        </w:rPr>
      </w:pPr>
      <w:ins w:id="952" w:author="Monica Thom" w:date="2026-09-07T23:09:00Z" w16du:dateUtc="2026-09-08T03:09:00Z">
        <w:r>
          <w:rPr>
            <w:color w:val="000000"/>
          </w:rPr>
          <w:t xml:space="preserve">197. </w:t>
        </w:r>
        <w:r>
          <w:rPr>
            <w:color w:val="000000"/>
          </w:rPr>
          <w:tab/>
          <w:t xml:space="preserve">Douglas, J., Niner, H. &amp; Garrard, S. Impacts of marine plastic pollution on seagrass meadows and ecosystem services in Southeast Asia. </w:t>
        </w:r>
        <w:r>
          <w:rPr>
            <w:i/>
            <w:iCs/>
            <w:color w:val="000000"/>
          </w:rPr>
          <w:t>Journal of Marine Science and Engineering</w:t>
        </w:r>
        <w:r>
          <w:rPr>
            <w:color w:val="000000"/>
          </w:rPr>
          <w:t xml:space="preserve"> </w:t>
        </w:r>
        <w:r>
          <w:rPr>
            <w:b/>
            <w:bCs/>
            <w:color w:val="000000"/>
          </w:rPr>
          <w:t>12</w:t>
        </w:r>
        <w:r>
          <w:rPr>
            <w:color w:val="000000"/>
          </w:rPr>
          <w:t>, 2314 (2024).</w:t>
        </w:r>
      </w:ins>
    </w:p>
    <w:p w14:paraId="00000130" w14:textId="77777777" w:rsidR="00F57F1F" w:rsidRDefault="00000000">
      <w:pPr>
        <w:pBdr>
          <w:top w:val="nil"/>
          <w:left w:val="nil"/>
          <w:bottom w:val="nil"/>
          <w:right w:val="nil"/>
          <w:between w:val="nil"/>
        </w:pBdr>
        <w:tabs>
          <w:tab w:val="left" w:pos="624"/>
        </w:tabs>
        <w:spacing w:line="480" w:lineRule="auto"/>
        <w:ind w:left="624" w:hanging="624"/>
        <w:rPr>
          <w:ins w:id="953" w:author="Monica Thom" w:date="2026-09-07T23:09:00Z" w16du:dateUtc="2026-09-08T03:09:00Z"/>
          <w:color w:val="000000"/>
        </w:rPr>
      </w:pPr>
      <w:ins w:id="954" w:author="Monica Thom" w:date="2026-09-07T23:09:00Z" w16du:dateUtc="2026-09-08T03:09:00Z">
        <w:r>
          <w:rPr>
            <w:color w:val="000000"/>
          </w:rPr>
          <w:t xml:space="preserve">198. </w:t>
        </w:r>
        <w:r>
          <w:rPr>
            <w:color w:val="000000"/>
          </w:rPr>
          <w:tab/>
          <w:t xml:space="preserve">Nelms, S. E. </w:t>
        </w:r>
        <w:r>
          <w:rPr>
            <w:i/>
            <w:iCs/>
            <w:color w:val="000000"/>
          </w:rPr>
          <w:t>et al.</w:t>
        </w:r>
        <w:r>
          <w:rPr>
            <w:color w:val="000000"/>
          </w:rPr>
          <w:t xml:space="preserve"> Plastic and marine turtles: a review and call for research. </w:t>
        </w:r>
        <w:r>
          <w:rPr>
            <w:i/>
            <w:iCs/>
            <w:color w:val="000000"/>
          </w:rPr>
          <w:t>ICES Journal of Marine Science</w:t>
        </w:r>
        <w:r>
          <w:rPr>
            <w:color w:val="000000"/>
          </w:rPr>
          <w:t xml:space="preserve"> </w:t>
        </w:r>
        <w:r>
          <w:rPr>
            <w:b/>
            <w:bCs/>
            <w:color w:val="000000"/>
          </w:rPr>
          <w:t>73</w:t>
        </w:r>
        <w:r>
          <w:rPr>
            <w:color w:val="000000"/>
          </w:rPr>
          <w:t>, 165–181 (2016).</w:t>
        </w:r>
      </w:ins>
    </w:p>
    <w:p w14:paraId="00000131" w14:textId="77777777" w:rsidR="00F57F1F" w:rsidRDefault="00000000">
      <w:pPr>
        <w:pBdr>
          <w:top w:val="nil"/>
          <w:left w:val="nil"/>
          <w:bottom w:val="nil"/>
          <w:right w:val="nil"/>
          <w:between w:val="nil"/>
        </w:pBdr>
        <w:tabs>
          <w:tab w:val="left" w:pos="624"/>
        </w:tabs>
        <w:spacing w:line="480" w:lineRule="auto"/>
        <w:ind w:left="624" w:hanging="624"/>
        <w:rPr>
          <w:ins w:id="955" w:author="Monica Thom" w:date="2026-09-07T23:09:00Z" w16du:dateUtc="2026-09-08T03:09:00Z"/>
          <w:color w:val="000000"/>
        </w:rPr>
      </w:pPr>
      <w:ins w:id="956" w:author="Monica Thom" w:date="2026-09-07T23:09:00Z" w16du:dateUtc="2026-09-08T03:09:00Z">
        <w:r>
          <w:rPr>
            <w:color w:val="000000"/>
          </w:rPr>
          <w:t xml:space="preserve">199. </w:t>
        </w:r>
        <w:r>
          <w:rPr>
            <w:color w:val="000000"/>
          </w:rPr>
          <w:tab/>
          <w:t xml:space="preserve">Hale, R., Calosi, P., McNeill, L., Mieszkowska, N. &amp; Widdicombe, S. Predicted levels of future ocean acidification and temperature rise could alter community structure and biodiversity in marine benthic communities. </w:t>
        </w:r>
        <w:r>
          <w:rPr>
            <w:i/>
            <w:iCs/>
            <w:color w:val="000000"/>
          </w:rPr>
          <w:t>Oikos</w:t>
        </w:r>
        <w:r>
          <w:rPr>
            <w:color w:val="000000"/>
          </w:rPr>
          <w:t xml:space="preserve"> </w:t>
        </w:r>
        <w:r>
          <w:rPr>
            <w:b/>
            <w:bCs/>
            <w:color w:val="000000"/>
          </w:rPr>
          <w:t>120</w:t>
        </w:r>
        <w:r>
          <w:rPr>
            <w:color w:val="000000"/>
          </w:rPr>
          <w:t>, 661–674 (2011).</w:t>
        </w:r>
      </w:ins>
    </w:p>
    <w:p w14:paraId="00000132" w14:textId="77777777" w:rsidR="00F57F1F" w:rsidRDefault="00000000">
      <w:pPr>
        <w:pBdr>
          <w:top w:val="nil"/>
          <w:left w:val="nil"/>
          <w:bottom w:val="nil"/>
          <w:right w:val="nil"/>
          <w:between w:val="nil"/>
        </w:pBdr>
        <w:tabs>
          <w:tab w:val="left" w:pos="624"/>
        </w:tabs>
        <w:spacing w:line="480" w:lineRule="auto"/>
        <w:ind w:left="624" w:hanging="624"/>
        <w:rPr>
          <w:ins w:id="957" w:author="Monica Thom" w:date="2026-09-07T23:09:00Z" w16du:dateUtc="2026-09-08T03:09:00Z"/>
          <w:color w:val="000000"/>
        </w:rPr>
      </w:pPr>
      <w:ins w:id="958" w:author="Monica Thom" w:date="2026-09-07T23:09:00Z" w16du:dateUtc="2026-09-08T03:09:00Z">
        <w:r>
          <w:rPr>
            <w:color w:val="000000"/>
          </w:rPr>
          <w:t xml:space="preserve">200. </w:t>
        </w:r>
        <w:r>
          <w:rPr>
            <w:color w:val="000000"/>
          </w:rPr>
          <w:tab/>
          <w:t xml:space="preserve">Shi, Y. &amp; Li, Y. Impacts of ocean acidification on physiology and ecology of marine invertebrates: a comprehensive review. </w:t>
        </w:r>
        <w:r>
          <w:rPr>
            <w:i/>
            <w:iCs/>
            <w:color w:val="000000"/>
          </w:rPr>
          <w:t>Aquatic Ecology</w:t>
        </w:r>
        <w:r>
          <w:rPr>
            <w:color w:val="000000"/>
          </w:rPr>
          <w:t xml:space="preserve"> </w:t>
        </w:r>
        <w:r>
          <w:rPr>
            <w:b/>
            <w:bCs/>
            <w:color w:val="000000"/>
          </w:rPr>
          <w:t>58</w:t>
        </w:r>
        <w:r>
          <w:rPr>
            <w:color w:val="000000"/>
          </w:rPr>
          <w:t>, 207–226 (2024).</w:t>
        </w:r>
      </w:ins>
    </w:p>
    <w:p w14:paraId="00000133" w14:textId="77777777" w:rsidR="00F57F1F" w:rsidRDefault="00000000">
      <w:pPr>
        <w:pBdr>
          <w:top w:val="nil"/>
          <w:left w:val="nil"/>
          <w:bottom w:val="nil"/>
          <w:right w:val="nil"/>
          <w:between w:val="nil"/>
        </w:pBdr>
        <w:tabs>
          <w:tab w:val="left" w:pos="624"/>
        </w:tabs>
        <w:spacing w:line="480" w:lineRule="auto"/>
        <w:ind w:left="624" w:hanging="624"/>
        <w:rPr>
          <w:ins w:id="959" w:author="Monica Thom" w:date="2026-09-07T23:09:00Z" w16du:dateUtc="2026-09-08T03:09:00Z"/>
          <w:color w:val="000000"/>
        </w:rPr>
      </w:pPr>
      <w:ins w:id="960" w:author="Monica Thom" w:date="2026-09-07T23:09:00Z" w16du:dateUtc="2026-09-08T03:09:00Z">
        <w:r>
          <w:rPr>
            <w:color w:val="000000"/>
          </w:rPr>
          <w:t xml:space="preserve">201. </w:t>
        </w:r>
        <w:r>
          <w:rPr>
            <w:color w:val="000000"/>
          </w:rPr>
          <w:tab/>
          <w:t xml:space="preserve">Kruft Welton, R. A., Hoppit, G., Schmidt, D. N., Witts, J. D. &amp; Moon, B. C. Reviews and syntheses: The clam before the storm–a meta-analysis showing the effect of combined climate change stressors on bivalves. </w:t>
        </w:r>
        <w:r>
          <w:rPr>
            <w:i/>
            <w:iCs/>
            <w:color w:val="000000"/>
          </w:rPr>
          <w:t>Biogeosciences</w:t>
        </w:r>
        <w:r>
          <w:rPr>
            <w:color w:val="000000"/>
          </w:rPr>
          <w:t xml:space="preserve"> </w:t>
        </w:r>
        <w:r>
          <w:rPr>
            <w:b/>
            <w:bCs/>
            <w:color w:val="000000"/>
          </w:rPr>
          <w:t>21</w:t>
        </w:r>
        <w:r>
          <w:rPr>
            <w:color w:val="000000"/>
          </w:rPr>
          <w:t>, 223–239 (2024).</w:t>
        </w:r>
      </w:ins>
    </w:p>
    <w:p w14:paraId="00000134" w14:textId="77777777" w:rsidR="00F57F1F" w:rsidRDefault="00000000">
      <w:pPr>
        <w:pBdr>
          <w:top w:val="nil"/>
          <w:left w:val="nil"/>
          <w:bottom w:val="nil"/>
          <w:right w:val="nil"/>
          <w:between w:val="nil"/>
        </w:pBdr>
        <w:tabs>
          <w:tab w:val="left" w:pos="624"/>
        </w:tabs>
        <w:spacing w:line="480" w:lineRule="auto"/>
        <w:ind w:left="624" w:hanging="624"/>
        <w:rPr>
          <w:ins w:id="961" w:author="Monica Thom" w:date="2026-09-07T23:09:00Z" w16du:dateUtc="2026-09-08T03:09:00Z"/>
          <w:color w:val="000000"/>
        </w:rPr>
      </w:pPr>
      <w:ins w:id="962" w:author="Monica Thom" w:date="2026-09-07T23:09:00Z" w16du:dateUtc="2026-09-08T03:09:00Z">
        <w:r>
          <w:rPr>
            <w:color w:val="000000"/>
          </w:rPr>
          <w:lastRenderedPageBreak/>
          <w:t xml:space="preserve">202. </w:t>
        </w:r>
        <w:r>
          <w:rPr>
            <w:color w:val="000000"/>
          </w:rPr>
          <w:tab/>
          <w:t xml:space="preserve">Borges, F. O., Sampaio, E., Santos, C. P. &amp; Rosa, R. Climate-change impacts on cephalopods: a meta-analysis. </w:t>
        </w:r>
        <w:r>
          <w:rPr>
            <w:i/>
            <w:iCs/>
            <w:color w:val="000000"/>
          </w:rPr>
          <w:t>Integrative and Comparative Biology</w:t>
        </w:r>
        <w:r>
          <w:rPr>
            <w:color w:val="000000"/>
          </w:rPr>
          <w:t xml:space="preserve"> </w:t>
        </w:r>
        <w:r>
          <w:rPr>
            <w:b/>
            <w:bCs/>
            <w:color w:val="000000"/>
          </w:rPr>
          <w:t>63</w:t>
        </w:r>
        <w:r>
          <w:rPr>
            <w:color w:val="000000"/>
          </w:rPr>
          <w:t>, 1240–1265 (2023).</w:t>
        </w:r>
      </w:ins>
    </w:p>
    <w:p w14:paraId="00000135" w14:textId="77777777" w:rsidR="00F57F1F" w:rsidRDefault="00000000">
      <w:pPr>
        <w:pBdr>
          <w:top w:val="nil"/>
          <w:left w:val="nil"/>
          <w:bottom w:val="nil"/>
          <w:right w:val="nil"/>
          <w:between w:val="nil"/>
        </w:pBdr>
        <w:tabs>
          <w:tab w:val="left" w:pos="624"/>
        </w:tabs>
        <w:spacing w:line="480" w:lineRule="auto"/>
        <w:ind w:left="624" w:hanging="624"/>
        <w:rPr>
          <w:ins w:id="963" w:author="Monica Thom" w:date="2026-09-07T23:09:00Z" w16du:dateUtc="2026-09-08T03:09:00Z"/>
          <w:color w:val="000000"/>
        </w:rPr>
      </w:pPr>
      <w:ins w:id="964" w:author="Monica Thom" w:date="2026-09-07T23:09:00Z" w16du:dateUtc="2026-09-08T03:09:00Z">
        <w:r>
          <w:rPr>
            <w:color w:val="000000"/>
          </w:rPr>
          <w:t xml:space="preserve">203. </w:t>
        </w:r>
        <w:r>
          <w:rPr>
            <w:color w:val="000000"/>
          </w:rPr>
          <w:tab/>
          <w:t xml:space="preserve">Cornwall, C. E. </w:t>
        </w:r>
        <w:r>
          <w:rPr>
            <w:i/>
            <w:iCs/>
            <w:color w:val="000000"/>
          </w:rPr>
          <w:t>et al.</w:t>
        </w:r>
        <w:r>
          <w:rPr>
            <w:color w:val="000000"/>
          </w:rPr>
          <w:t xml:space="preserve"> Global declines in coral reef calcium carbonate production under ocean acidification and warming. </w:t>
        </w:r>
        <w:r>
          <w:rPr>
            <w:i/>
            <w:iCs/>
            <w:color w:val="000000"/>
          </w:rPr>
          <w:t>Proceedings of the National Academy of Sciences</w:t>
        </w:r>
        <w:r>
          <w:rPr>
            <w:color w:val="000000"/>
          </w:rPr>
          <w:t xml:space="preserve"> </w:t>
        </w:r>
        <w:r>
          <w:rPr>
            <w:b/>
            <w:bCs/>
            <w:color w:val="000000"/>
          </w:rPr>
          <w:t>118</w:t>
        </w:r>
        <w:r>
          <w:rPr>
            <w:color w:val="000000"/>
          </w:rPr>
          <w:t>, e2015265118 (2021).</w:t>
        </w:r>
      </w:ins>
    </w:p>
    <w:p w14:paraId="00000136" w14:textId="77777777" w:rsidR="00F57F1F" w:rsidRDefault="00000000">
      <w:pPr>
        <w:pBdr>
          <w:top w:val="nil"/>
          <w:left w:val="nil"/>
          <w:bottom w:val="nil"/>
          <w:right w:val="nil"/>
          <w:between w:val="nil"/>
        </w:pBdr>
        <w:tabs>
          <w:tab w:val="left" w:pos="624"/>
        </w:tabs>
        <w:spacing w:line="480" w:lineRule="auto"/>
        <w:ind w:left="624" w:hanging="624"/>
        <w:rPr>
          <w:ins w:id="965" w:author="Monica Thom" w:date="2026-09-07T23:09:00Z" w16du:dateUtc="2026-09-08T03:09:00Z"/>
          <w:color w:val="000000"/>
        </w:rPr>
      </w:pPr>
      <w:ins w:id="966" w:author="Monica Thom" w:date="2026-09-07T23:09:00Z" w16du:dateUtc="2026-09-08T03:09:00Z">
        <w:r>
          <w:rPr>
            <w:color w:val="000000"/>
          </w:rPr>
          <w:t xml:space="preserve">204. </w:t>
        </w:r>
        <w:r>
          <w:rPr>
            <w:color w:val="000000"/>
          </w:rPr>
          <w:tab/>
          <w:t xml:space="preserve">Smale, D. A., Burrows, M. T., Moore, P., O’Connor, N. &amp; Hawkins, S. J. Threats and knowledge gaps for ecosystem services provided by kelp forests: a northeast Atlantic perspective. </w:t>
        </w:r>
        <w:r>
          <w:rPr>
            <w:i/>
            <w:iCs/>
            <w:color w:val="000000"/>
          </w:rPr>
          <w:t>Ecology and evolution</w:t>
        </w:r>
        <w:r>
          <w:rPr>
            <w:color w:val="000000"/>
          </w:rPr>
          <w:t xml:space="preserve"> </w:t>
        </w:r>
        <w:r>
          <w:rPr>
            <w:b/>
            <w:bCs/>
            <w:color w:val="000000"/>
          </w:rPr>
          <w:t>3</w:t>
        </w:r>
        <w:r>
          <w:rPr>
            <w:color w:val="000000"/>
          </w:rPr>
          <w:t>, 4016–4038 (2013).</w:t>
        </w:r>
      </w:ins>
    </w:p>
    <w:p w14:paraId="00000137" w14:textId="77777777" w:rsidR="00F57F1F" w:rsidRDefault="00000000">
      <w:pPr>
        <w:pBdr>
          <w:top w:val="nil"/>
          <w:left w:val="nil"/>
          <w:bottom w:val="nil"/>
          <w:right w:val="nil"/>
          <w:between w:val="nil"/>
        </w:pBdr>
        <w:tabs>
          <w:tab w:val="left" w:pos="624"/>
        </w:tabs>
        <w:spacing w:line="480" w:lineRule="auto"/>
        <w:ind w:left="624" w:hanging="624"/>
        <w:rPr>
          <w:ins w:id="967" w:author="Monica Thom" w:date="2026-09-07T23:09:00Z" w16du:dateUtc="2026-09-08T03:09:00Z"/>
          <w:color w:val="000000"/>
        </w:rPr>
      </w:pPr>
      <w:ins w:id="968" w:author="Monica Thom" w:date="2026-09-07T23:09:00Z" w16du:dateUtc="2026-09-08T03:09:00Z">
        <w:r>
          <w:rPr>
            <w:color w:val="000000"/>
          </w:rPr>
          <w:t xml:space="preserve">205. </w:t>
        </w:r>
        <w:r>
          <w:rPr>
            <w:color w:val="000000"/>
          </w:rPr>
          <w:tab/>
          <w:t xml:space="preserve">Busch, D. S., Harvey, C. J. &amp; McElhany, P. Potential impacts of ocean acidification on the Puget Sound food web. </w:t>
        </w:r>
        <w:r>
          <w:rPr>
            <w:i/>
            <w:iCs/>
            <w:color w:val="000000"/>
          </w:rPr>
          <w:t>ICES Journal of Marine Science</w:t>
        </w:r>
        <w:r>
          <w:rPr>
            <w:color w:val="000000"/>
          </w:rPr>
          <w:t xml:space="preserve"> </w:t>
        </w:r>
        <w:r>
          <w:rPr>
            <w:b/>
            <w:bCs/>
            <w:color w:val="000000"/>
          </w:rPr>
          <w:t>70</w:t>
        </w:r>
        <w:r>
          <w:rPr>
            <w:color w:val="000000"/>
          </w:rPr>
          <w:t>, 823–833 (2013).</w:t>
        </w:r>
      </w:ins>
    </w:p>
    <w:p w14:paraId="00000138" w14:textId="77777777" w:rsidR="00F57F1F" w:rsidRDefault="00000000">
      <w:pPr>
        <w:pBdr>
          <w:top w:val="nil"/>
          <w:left w:val="nil"/>
          <w:bottom w:val="nil"/>
          <w:right w:val="nil"/>
          <w:between w:val="nil"/>
        </w:pBdr>
        <w:tabs>
          <w:tab w:val="left" w:pos="624"/>
        </w:tabs>
        <w:spacing w:line="480" w:lineRule="auto"/>
        <w:ind w:left="624" w:hanging="624"/>
        <w:rPr>
          <w:ins w:id="969" w:author="Monica Thom" w:date="2026-09-07T23:09:00Z" w16du:dateUtc="2026-09-08T03:09:00Z"/>
          <w:color w:val="000000"/>
        </w:rPr>
      </w:pPr>
      <w:ins w:id="970" w:author="Monica Thom" w:date="2026-09-07T23:09:00Z" w16du:dateUtc="2026-09-08T03:09:00Z">
        <w:r>
          <w:rPr>
            <w:color w:val="000000"/>
          </w:rPr>
          <w:t xml:space="preserve">206. </w:t>
        </w:r>
        <w:r>
          <w:rPr>
            <w:color w:val="000000"/>
          </w:rPr>
          <w:tab/>
          <w:t xml:space="preserve">Esbaugh, A. J. Physiological implications of ocean acidification for marine fish: emerging patterns and new insights. </w:t>
        </w:r>
        <w:r>
          <w:rPr>
            <w:i/>
            <w:iCs/>
            <w:color w:val="000000"/>
          </w:rPr>
          <w:t>Journal of Comparative Physiology B</w:t>
        </w:r>
        <w:r>
          <w:rPr>
            <w:color w:val="000000"/>
          </w:rPr>
          <w:t xml:space="preserve"> </w:t>
        </w:r>
        <w:r>
          <w:rPr>
            <w:b/>
            <w:bCs/>
            <w:color w:val="000000"/>
          </w:rPr>
          <w:t>188</w:t>
        </w:r>
        <w:r>
          <w:rPr>
            <w:color w:val="000000"/>
          </w:rPr>
          <w:t>, 1–13 (2018).</w:t>
        </w:r>
      </w:ins>
    </w:p>
    <w:p w14:paraId="00000139" w14:textId="77777777" w:rsidR="00F57F1F" w:rsidRDefault="00000000">
      <w:pPr>
        <w:pBdr>
          <w:top w:val="nil"/>
          <w:left w:val="nil"/>
          <w:bottom w:val="nil"/>
          <w:right w:val="nil"/>
          <w:between w:val="nil"/>
        </w:pBdr>
        <w:tabs>
          <w:tab w:val="left" w:pos="624"/>
        </w:tabs>
        <w:spacing w:line="480" w:lineRule="auto"/>
        <w:ind w:left="624" w:hanging="624"/>
        <w:rPr>
          <w:ins w:id="971" w:author="Monica Thom" w:date="2026-09-07T23:09:00Z" w16du:dateUtc="2026-09-08T03:09:00Z"/>
          <w:color w:val="000000"/>
        </w:rPr>
      </w:pPr>
      <w:ins w:id="972" w:author="Monica Thom" w:date="2026-09-07T23:09:00Z" w16du:dateUtc="2026-09-08T03:09:00Z">
        <w:r>
          <w:rPr>
            <w:color w:val="000000"/>
          </w:rPr>
          <w:t xml:space="preserve">207. </w:t>
        </w:r>
        <w:r>
          <w:rPr>
            <w:color w:val="000000"/>
          </w:rPr>
          <w:tab/>
          <w:t xml:space="preserve">Schumann, N., Gales, N. J., Harcourt, R. G. &amp; Arnould, J. P. Impacts of climate change on Australian marine mammals. </w:t>
        </w:r>
        <w:r>
          <w:rPr>
            <w:i/>
            <w:iCs/>
            <w:color w:val="000000"/>
          </w:rPr>
          <w:t>Australian Journal of Zoology</w:t>
        </w:r>
        <w:r>
          <w:rPr>
            <w:color w:val="000000"/>
          </w:rPr>
          <w:t xml:space="preserve"> </w:t>
        </w:r>
        <w:r>
          <w:rPr>
            <w:b/>
            <w:bCs/>
            <w:color w:val="000000"/>
          </w:rPr>
          <w:t>61</w:t>
        </w:r>
        <w:r>
          <w:rPr>
            <w:color w:val="000000"/>
          </w:rPr>
          <w:t>, 146–159 (2013).</w:t>
        </w:r>
      </w:ins>
    </w:p>
    <w:p w14:paraId="0000013A" w14:textId="77777777" w:rsidR="00F57F1F" w:rsidRDefault="00000000">
      <w:pPr>
        <w:pBdr>
          <w:top w:val="nil"/>
          <w:left w:val="nil"/>
          <w:bottom w:val="nil"/>
          <w:right w:val="nil"/>
          <w:between w:val="nil"/>
        </w:pBdr>
        <w:tabs>
          <w:tab w:val="left" w:pos="624"/>
        </w:tabs>
        <w:spacing w:line="480" w:lineRule="auto"/>
        <w:ind w:left="624" w:hanging="624"/>
        <w:rPr>
          <w:ins w:id="973" w:author="Monica Thom" w:date="2026-09-07T23:09:00Z" w16du:dateUtc="2026-09-08T03:09:00Z"/>
          <w:color w:val="000000"/>
        </w:rPr>
      </w:pPr>
      <w:ins w:id="974" w:author="Monica Thom" w:date="2026-09-07T23:09:00Z" w16du:dateUtc="2026-09-08T03:09:00Z">
        <w:r>
          <w:rPr>
            <w:color w:val="000000"/>
          </w:rPr>
          <w:t xml:space="preserve">208. </w:t>
        </w:r>
        <w:r>
          <w:rPr>
            <w:color w:val="000000"/>
          </w:rPr>
          <w:tab/>
          <w:t xml:space="preserve">Marcogliese, D. J. The impact of climate change on the parasites and infectious diseases of aquatic animals. </w:t>
        </w:r>
        <w:r>
          <w:rPr>
            <w:i/>
            <w:iCs/>
            <w:color w:val="000000"/>
          </w:rPr>
          <w:t>Rev Sci Tech</w:t>
        </w:r>
        <w:r>
          <w:rPr>
            <w:color w:val="000000"/>
          </w:rPr>
          <w:t xml:space="preserve"> </w:t>
        </w:r>
        <w:r>
          <w:rPr>
            <w:b/>
            <w:bCs/>
            <w:color w:val="000000"/>
          </w:rPr>
          <w:t>27</w:t>
        </w:r>
        <w:r>
          <w:rPr>
            <w:color w:val="000000"/>
          </w:rPr>
          <w:t>, 467–484 (2008).</w:t>
        </w:r>
      </w:ins>
    </w:p>
    <w:p w14:paraId="0000013B" w14:textId="77777777" w:rsidR="00F57F1F" w:rsidRDefault="00000000">
      <w:pPr>
        <w:pBdr>
          <w:top w:val="nil"/>
          <w:left w:val="nil"/>
          <w:bottom w:val="nil"/>
          <w:right w:val="nil"/>
          <w:between w:val="nil"/>
        </w:pBdr>
        <w:tabs>
          <w:tab w:val="left" w:pos="624"/>
        </w:tabs>
        <w:spacing w:line="480" w:lineRule="auto"/>
        <w:ind w:left="624" w:hanging="624"/>
        <w:rPr>
          <w:ins w:id="975" w:author="Monica Thom" w:date="2026-09-07T23:09:00Z" w16du:dateUtc="2026-09-08T03:09:00Z"/>
          <w:color w:val="000000"/>
        </w:rPr>
      </w:pPr>
      <w:ins w:id="976" w:author="Monica Thom" w:date="2026-09-07T23:09:00Z" w16du:dateUtc="2026-09-08T03:09:00Z">
        <w:r>
          <w:rPr>
            <w:color w:val="000000"/>
          </w:rPr>
          <w:t xml:space="preserve">209. </w:t>
        </w:r>
        <w:r>
          <w:rPr>
            <w:color w:val="000000"/>
          </w:rPr>
          <w:tab/>
          <w:t xml:space="preserve">Hughes, A. L., Wilson, A. M. &amp; Morris, J. T. Hydrologic variability in a salt marsh: Assessing the links between drought and acute marsh dieback. </w:t>
        </w:r>
        <w:r>
          <w:rPr>
            <w:i/>
            <w:iCs/>
            <w:color w:val="000000"/>
          </w:rPr>
          <w:t>Estuarine, Coastal and Shelf Science</w:t>
        </w:r>
        <w:r>
          <w:rPr>
            <w:color w:val="000000"/>
          </w:rPr>
          <w:t xml:space="preserve"> </w:t>
        </w:r>
        <w:r>
          <w:rPr>
            <w:b/>
            <w:bCs/>
            <w:color w:val="000000"/>
          </w:rPr>
          <w:t>111</w:t>
        </w:r>
        <w:r>
          <w:rPr>
            <w:color w:val="000000"/>
          </w:rPr>
          <w:t>, 95–106 (2012).</w:t>
        </w:r>
      </w:ins>
    </w:p>
    <w:p w14:paraId="0000013C" w14:textId="77777777" w:rsidR="00F57F1F" w:rsidRDefault="00000000">
      <w:pPr>
        <w:pBdr>
          <w:top w:val="nil"/>
          <w:left w:val="nil"/>
          <w:bottom w:val="nil"/>
          <w:right w:val="nil"/>
          <w:between w:val="nil"/>
        </w:pBdr>
        <w:tabs>
          <w:tab w:val="left" w:pos="624"/>
        </w:tabs>
        <w:spacing w:line="480" w:lineRule="auto"/>
        <w:ind w:left="624" w:hanging="624"/>
        <w:rPr>
          <w:ins w:id="977" w:author="Monica Thom" w:date="2026-09-07T23:09:00Z" w16du:dateUtc="2026-09-08T03:09:00Z"/>
          <w:color w:val="000000"/>
        </w:rPr>
      </w:pPr>
      <w:ins w:id="978" w:author="Monica Thom" w:date="2026-09-07T23:09:00Z" w16du:dateUtc="2026-09-08T03:09:00Z">
        <w:r>
          <w:rPr>
            <w:color w:val="000000"/>
          </w:rPr>
          <w:t xml:space="preserve">210. </w:t>
        </w:r>
        <w:r>
          <w:rPr>
            <w:color w:val="000000"/>
          </w:rPr>
          <w:tab/>
          <w:t xml:space="preserve">Garrard, S. L. &amp; Beaumont, N. J. The effect of ocean acidification on carbon storage and sequestration in seagrass beds; a global and UK context. </w:t>
        </w:r>
        <w:r>
          <w:rPr>
            <w:i/>
            <w:iCs/>
            <w:color w:val="000000"/>
          </w:rPr>
          <w:t>Marine Pollution Bulletin</w:t>
        </w:r>
        <w:r>
          <w:rPr>
            <w:color w:val="000000"/>
          </w:rPr>
          <w:t xml:space="preserve"> </w:t>
        </w:r>
        <w:r>
          <w:rPr>
            <w:b/>
            <w:bCs/>
            <w:color w:val="000000"/>
          </w:rPr>
          <w:t>86</w:t>
        </w:r>
        <w:r>
          <w:rPr>
            <w:color w:val="000000"/>
          </w:rPr>
          <w:t>, 138–146 (2014).</w:t>
        </w:r>
      </w:ins>
    </w:p>
    <w:p w14:paraId="0000013D" w14:textId="77777777" w:rsidR="00F57F1F" w:rsidRDefault="00000000">
      <w:pPr>
        <w:pBdr>
          <w:top w:val="nil"/>
          <w:left w:val="nil"/>
          <w:bottom w:val="nil"/>
          <w:right w:val="nil"/>
          <w:between w:val="nil"/>
        </w:pBdr>
        <w:tabs>
          <w:tab w:val="left" w:pos="624"/>
        </w:tabs>
        <w:spacing w:line="480" w:lineRule="auto"/>
        <w:ind w:left="624" w:hanging="624"/>
        <w:rPr>
          <w:ins w:id="979" w:author="Monica Thom" w:date="2026-09-07T23:09:00Z" w16du:dateUtc="2026-09-08T03:09:00Z"/>
          <w:color w:val="000000"/>
        </w:rPr>
      </w:pPr>
      <w:ins w:id="980" w:author="Monica Thom" w:date="2026-09-07T23:09:00Z" w16du:dateUtc="2026-09-08T03:09:00Z">
        <w:r>
          <w:rPr>
            <w:color w:val="000000"/>
          </w:rPr>
          <w:t xml:space="preserve">211. </w:t>
        </w:r>
        <w:r>
          <w:rPr>
            <w:color w:val="000000"/>
          </w:rPr>
          <w:tab/>
          <w:t xml:space="preserve">Santos, C. P. </w:t>
        </w:r>
        <w:r>
          <w:rPr>
            <w:i/>
            <w:iCs/>
            <w:color w:val="000000"/>
          </w:rPr>
          <w:t>et al.</w:t>
        </w:r>
        <w:r>
          <w:rPr>
            <w:color w:val="000000"/>
          </w:rPr>
          <w:t xml:space="preserve"> Elasmobranch responses to experimental warming, acidification, and oxygen loss—A meta-analysis. </w:t>
        </w:r>
        <w:r>
          <w:rPr>
            <w:i/>
            <w:iCs/>
            <w:color w:val="000000"/>
          </w:rPr>
          <w:t>Frontiers in Marine Science</w:t>
        </w:r>
        <w:r>
          <w:rPr>
            <w:color w:val="000000"/>
          </w:rPr>
          <w:t xml:space="preserve"> </w:t>
        </w:r>
        <w:r>
          <w:rPr>
            <w:b/>
            <w:bCs/>
            <w:color w:val="000000"/>
          </w:rPr>
          <w:t>8</w:t>
        </w:r>
        <w:r>
          <w:rPr>
            <w:color w:val="000000"/>
          </w:rPr>
          <w:t>, 735377 (2021).</w:t>
        </w:r>
      </w:ins>
    </w:p>
    <w:p w14:paraId="0000013E" w14:textId="77777777" w:rsidR="00F57F1F" w:rsidRDefault="00000000">
      <w:pPr>
        <w:pBdr>
          <w:top w:val="nil"/>
          <w:left w:val="nil"/>
          <w:bottom w:val="nil"/>
          <w:right w:val="nil"/>
          <w:between w:val="nil"/>
        </w:pBdr>
        <w:tabs>
          <w:tab w:val="left" w:pos="624"/>
        </w:tabs>
        <w:spacing w:line="480" w:lineRule="auto"/>
        <w:ind w:left="624" w:hanging="624"/>
        <w:rPr>
          <w:ins w:id="981" w:author="Monica Thom" w:date="2026-09-07T23:09:00Z" w16du:dateUtc="2026-09-08T03:09:00Z"/>
          <w:color w:val="000000"/>
        </w:rPr>
      </w:pPr>
      <w:ins w:id="982" w:author="Monica Thom" w:date="2026-09-07T23:09:00Z" w16du:dateUtc="2026-09-08T03:09:00Z">
        <w:r>
          <w:rPr>
            <w:color w:val="000000"/>
          </w:rPr>
          <w:lastRenderedPageBreak/>
          <w:t xml:space="preserve">212. </w:t>
        </w:r>
        <w:r>
          <w:rPr>
            <w:color w:val="000000"/>
          </w:rPr>
          <w:tab/>
          <w:t xml:space="preserve">Lang, B. J. </w:t>
        </w:r>
        <w:r>
          <w:rPr>
            <w:i/>
            <w:iCs/>
            <w:color w:val="000000"/>
          </w:rPr>
          <w:t>et al.</w:t>
        </w:r>
        <w:r>
          <w:rPr>
            <w:color w:val="000000"/>
          </w:rPr>
          <w:t xml:space="preserve"> Impacts of ocean warming on echinoderms: A meta</w:t>
        </w:r>
        <w:r>
          <w:rPr>
            <w:rFonts w:ascii="Cambria Math" w:eastAsia="Cambria Math" w:hAnsi="Cambria Math" w:cs="Cambria Math"/>
            <w:color w:val="000000"/>
          </w:rPr>
          <w:t>‐</w:t>
        </w:r>
        <w:r>
          <w:rPr>
            <w:color w:val="000000"/>
          </w:rPr>
          <w:t xml:space="preserve">analysis. </w:t>
        </w:r>
        <w:r>
          <w:rPr>
            <w:i/>
            <w:iCs/>
            <w:color w:val="000000"/>
          </w:rPr>
          <w:t>Ecology and Evolution</w:t>
        </w:r>
        <w:r>
          <w:rPr>
            <w:color w:val="000000"/>
          </w:rPr>
          <w:t xml:space="preserve"> </w:t>
        </w:r>
        <w:r>
          <w:rPr>
            <w:b/>
            <w:bCs/>
            <w:color w:val="000000"/>
          </w:rPr>
          <w:t>13</w:t>
        </w:r>
        <w:r>
          <w:rPr>
            <w:color w:val="000000"/>
          </w:rPr>
          <w:t>, e10307 (2023).</w:t>
        </w:r>
      </w:ins>
    </w:p>
    <w:p w14:paraId="0000013F" w14:textId="77777777" w:rsidR="00F57F1F" w:rsidRDefault="00000000">
      <w:pPr>
        <w:pBdr>
          <w:top w:val="nil"/>
          <w:left w:val="nil"/>
          <w:bottom w:val="nil"/>
          <w:right w:val="nil"/>
          <w:between w:val="nil"/>
        </w:pBdr>
        <w:tabs>
          <w:tab w:val="left" w:pos="624"/>
        </w:tabs>
        <w:spacing w:line="480" w:lineRule="auto"/>
        <w:ind w:left="624" w:hanging="624"/>
        <w:rPr>
          <w:ins w:id="983" w:author="Monica Thom" w:date="2026-09-07T23:09:00Z" w16du:dateUtc="2026-09-08T03:09:00Z"/>
          <w:color w:val="000000"/>
        </w:rPr>
      </w:pPr>
      <w:ins w:id="984" w:author="Monica Thom" w:date="2026-09-07T23:09:00Z" w16du:dateUtc="2026-09-08T03:09:00Z">
        <w:r>
          <w:rPr>
            <w:color w:val="000000"/>
          </w:rPr>
          <w:t xml:space="preserve">213. </w:t>
        </w:r>
        <w:r>
          <w:rPr>
            <w:color w:val="000000"/>
          </w:rPr>
          <w:tab/>
          <w:t xml:space="preserve">Masanja, F. </w:t>
        </w:r>
        <w:r>
          <w:rPr>
            <w:i/>
            <w:iCs/>
            <w:color w:val="000000"/>
          </w:rPr>
          <w:t>et al.</w:t>
        </w:r>
        <w:r>
          <w:rPr>
            <w:color w:val="000000"/>
          </w:rPr>
          <w:t xml:space="preserve"> Impacts of marine heat extremes on bivalves. </w:t>
        </w:r>
        <w:r>
          <w:rPr>
            <w:i/>
            <w:iCs/>
            <w:color w:val="000000"/>
          </w:rPr>
          <w:t>Frontiers in Marine Science</w:t>
        </w:r>
        <w:r>
          <w:rPr>
            <w:color w:val="000000"/>
          </w:rPr>
          <w:t xml:space="preserve"> </w:t>
        </w:r>
        <w:r>
          <w:rPr>
            <w:b/>
            <w:bCs/>
            <w:color w:val="000000"/>
          </w:rPr>
          <w:t>10</w:t>
        </w:r>
        <w:r>
          <w:rPr>
            <w:color w:val="000000"/>
          </w:rPr>
          <w:t>, 1159261 (2023).</w:t>
        </w:r>
      </w:ins>
    </w:p>
    <w:p w14:paraId="00000140" w14:textId="77777777" w:rsidR="00F57F1F" w:rsidRDefault="00000000">
      <w:pPr>
        <w:pBdr>
          <w:top w:val="nil"/>
          <w:left w:val="nil"/>
          <w:bottom w:val="nil"/>
          <w:right w:val="nil"/>
          <w:between w:val="nil"/>
        </w:pBdr>
        <w:tabs>
          <w:tab w:val="left" w:pos="624"/>
        </w:tabs>
        <w:spacing w:line="480" w:lineRule="auto"/>
        <w:ind w:left="624" w:hanging="624"/>
        <w:rPr>
          <w:ins w:id="985" w:author="Monica Thom" w:date="2026-09-07T23:09:00Z" w16du:dateUtc="2026-09-08T03:09:00Z"/>
          <w:color w:val="000000"/>
        </w:rPr>
      </w:pPr>
      <w:ins w:id="986" w:author="Monica Thom" w:date="2026-09-07T23:09:00Z" w16du:dateUtc="2026-09-08T03:09:00Z">
        <w:r>
          <w:rPr>
            <w:color w:val="000000"/>
          </w:rPr>
          <w:t xml:space="preserve">214. </w:t>
        </w:r>
        <w:r>
          <w:rPr>
            <w:color w:val="000000"/>
          </w:rPr>
          <w:tab/>
          <w:t xml:space="preserve">Goreau, T. J. &amp; Hayes, R. L. 2023 Record marine heat waves: Coral reef bleaching HotSpot maps reveal global sea surface temperature extremes, coral mortality, and ocean circulation changes. </w:t>
        </w:r>
        <w:r>
          <w:rPr>
            <w:i/>
            <w:iCs/>
            <w:color w:val="000000"/>
          </w:rPr>
          <w:t>Oxford Open Climate Change</w:t>
        </w:r>
        <w:r>
          <w:rPr>
            <w:color w:val="000000"/>
          </w:rPr>
          <w:t xml:space="preserve"> </w:t>
        </w:r>
        <w:r>
          <w:rPr>
            <w:b/>
            <w:bCs/>
            <w:color w:val="000000"/>
          </w:rPr>
          <w:t>4</w:t>
        </w:r>
        <w:r>
          <w:rPr>
            <w:color w:val="000000"/>
          </w:rPr>
          <w:t>, kgae005 (2024).</w:t>
        </w:r>
      </w:ins>
    </w:p>
    <w:p w14:paraId="00000141" w14:textId="77777777" w:rsidR="00F57F1F" w:rsidRDefault="00000000">
      <w:pPr>
        <w:pBdr>
          <w:top w:val="nil"/>
          <w:left w:val="nil"/>
          <w:bottom w:val="nil"/>
          <w:right w:val="nil"/>
          <w:between w:val="nil"/>
        </w:pBdr>
        <w:tabs>
          <w:tab w:val="left" w:pos="624"/>
        </w:tabs>
        <w:spacing w:line="480" w:lineRule="auto"/>
        <w:ind w:left="624" w:hanging="624"/>
        <w:rPr>
          <w:ins w:id="987" w:author="Monica Thom" w:date="2026-09-07T23:09:00Z" w16du:dateUtc="2026-09-08T03:09:00Z"/>
          <w:color w:val="000000"/>
        </w:rPr>
      </w:pPr>
      <w:ins w:id="988" w:author="Monica Thom" w:date="2026-09-07T23:09:00Z" w16du:dateUtc="2026-09-08T03:09:00Z">
        <w:r>
          <w:rPr>
            <w:color w:val="000000"/>
          </w:rPr>
          <w:t xml:space="preserve">215. </w:t>
        </w:r>
        <w:r>
          <w:rPr>
            <w:color w:val="000000"/>
          </w:rPr>
          <w:tab/>
          <w:t xml:space="preserve">Saintilan, N., Wilson, N. C., Rogers, K., Rajkaran, A. &amp; Krauss, K. W. Mangrove expansion and salt marsh decline at mangrove poleward limits. </w:t>
        </w:r>
        <w:r>
          <w:rPr>
            <w:i/>
            <w:iCs/>
            <w:color w:val="000000"/>
          </w:rPr>
          <w:t>Global change biology</w:t>
        </w:r>
        <w:r>
          <w:rPr>
            <w:color w:val="000000"/>
          </w:rPr>
          <w:t xml:space="preserve"> </w:t>
        </w:r>
        <w:r>
          <w:rPr>
            <w:b/>
            <w:bCs/>
            <w:color w:val="000000"/>
          </w:rPr>
          <w:t>20</w:t>
        </w:r>
        <w:r>
          <w:rPr>
            <w:color w:val="000000"/>
          </w:rPr>
          <w:t>, 147–157 (2014).</w:t>
        </w:r>
      </w:ins>
    </w:p>
    <w:p w14:paraId="00000142" w14:textId="77777777" w:rsidR="00F57F1F" w:rsidRDefault="00000000">
      <w:pPr>
        <w:pBdr>
          <w:top w:val="nil"/>
          <w:left w:val="nil"/>
          <w:bottom w:val="nil"/>
          <w:right w:val="nil"/>
          <w:between w:val="nil"/>
        </w:pBdr>
        <w:tabs>
          <w:tab w:val="left" w:pos="624"/>
        </w:tabs>
        <w:spacing w:line="480" w:lineRule="auto"/>
        <w:ind w:left="624" w:hanging="624"/>
        <w:rPr>
          <w:ins w:id="989" w:author="Monica Thom" w:date="2026-09-07T23:09:00Z" w16du:dateUtc="2026-09-08T03:09:00Z"/>
          <w:color w:val="000000"/>
        </w:rPr>
      </w:pPr>
      <w:ins w:id="990" w:author="Monica Thom" w:date="2026-09-07T23:09:00Z" w16du:dateUtc="2026-09-08T03:09:00Z">
        <w:r>
          <w:rPr>
            <w:color w:val="000000"/>
          </w:rPr>
          <w:t xml:space="preserve">216. </w:t>
        </w:r>
        <w:r>
          <w:rPr>
            <w:color w:val="000000"/>
          </w:rPr>
          <w:tab/>
          <w:t xml:space="preserve">Jones, T. </w:t>
        </w:r>
        <w:r>
          <w:rPr>
            <w:i/>
            <w:iCs/>
            <w:color w:val="000000"/>
          </w:rPr>
          <w:t>et al.</w:t>
        </w:r>
        <w:r>
          <w:rPr>
            <w:color w:val="000000"/>
          </w:rPr>
          <w:t xml:space="preserve"> Marine bird mass mortality events as an indicator of the impacts of ocean warming. </w:t>
        </w:r>
        <w:r>
          <w:rPr>
            <w:i/>
            <w:iCs/>
            <w:color w:val="000000"/>
          </w:rPr>
          <w:t>Marine Ecology Progress Series</w:t>
        </w:r>
        <w:r>
          <w:rPr>
            <w:color w:val="000000"/>
          </w:rPr>
          <w:t xml:space="preserve"> </w:t>
        </w:r>
        <w:r>
          <w:rPr>
            <w:b/>
            <w:bCs/>
            <w:color w:val="000000"/>
          </w:rPr>
          <w:t>737</w:t>
        </w:r>
        <w:r>
          <w:rPr>
            <w:color w:val="000000"/>
          </w:rPr>
          <w:t>, 161–181 (2024).</w:t>
        </w:r>
      </w:ins>
    </w:p>
    <w:p w14:paraId="00000143" w14:textId="77777777" w:rsidR="00F57F1F" w:rsidRDefault="00000000">
      <w:pPr>
        <w:pBdr>
          <w:top w:val="nil"/>
          <w:left w:val="nil"/>
          <w:bottom w:val="nil"/>
          <w:right w:val="nil"/>
          <w:between w:val="nil"/>
        </w:pBdr>
        <w:tabs>
          <w:tab w:val="left" w:pos="624"/>
        </w:tabs>
        <w:spacing w:line="480" w:lineRule="auto"/>
        <w:ind w:left="624" w:hanging="624"/>
        <w:rPr>
          <w:ins w:id="991" w:author="Monica Thom" w:date="2026-09-07T23:09:00Z" w16du:dateUtc="2026-09-08T03:09:00Z"/>
          <w:color w:val="000000"/>
        </w:rPr>
      </w:pPr>
      <w:ins w:id="992" w:author="Monica Thom" w:date="2026-09-07T23:09:00Z" w16du:dateUtc="2026-09-08T03:09:00Z">
        <w:r>
          <w:rPr>
            <w:color w:val="000000"/>
          </w:rPr>
          <w:t xml:space="preserve">217. </w:t>
        </w:r>
        <w:r>
          <w:rPr>
            <w:color w:val="000000"/>
          </w:rPr>
          <w:tab/>
          <w:t>Dahms, C. &amp; Killen, S. S. Temperature change effects on marine fish range shifts: A meta</w:t>
        </w:r>
        <w:r>
          <w:rPr>
            <w:rFonts w:ascii="Cambria Math" w:eastAsia="Cambria Math" w:hAnsi="Cambria Math" w:cs="Cambria Math"/>
            <w:color w:val="000000"/>
          </w:rPr>
          <w:t>‐</w:t>
        </w:r>
        <w:r>
          <w:rPr>
            <w:color w:val="000000"/>
          </w:rPr>
          <w:t xml:space="preserve">analysis of ecological and methodological predictors. </w:t>
        </w:r>
        <w:r>
          <w:rPr>
            <w:i/>
            <w:iCs/>
            <w:color w:val="000000"/>
          </w:rPr>
          <w:t>Global Change Biology</w:t>
        </w:r>
        <w:r>
          <w:rPr>
            <w:color w:val="000000"/>
          </w:rPr>
          <w:t xml:space="preserve"> </w:t>
        </w:r>
        <w:r>
          <w:rPr>
            <w:b/>
            <w:bCs/>
            <w:color w:val="000000"/>
          </w:rPr>
          <w:t>29</w:t>
        </w:r>
        <w:r>
          <w:rPr>
            <w:color w:val="000000"/>
          </w:rPr>
          <w:t>, 4459–4479 (2023).</w:t>
        </w:r>
      </w:ins>
    </w:p>
    <w:p w14:paraId="00000144" w14:textId="77777777" w:rsidR="00F57F1F" w:rsidRDefault="00000000">
      <w:pPr>
        <w:pBdr>
          <w:top w:val="nil"/>
          <w:left w:val="nil"/>
          <w:bottom w:val="nil"/>
          <w:right w:val="nil"/>
          <w:between w:val="nil"/>
        </w:pBdr>
        <w:tabs>
          <w:tab w:val="left" w:pos="624"/>
        </w:tabs>
        <w:spacing w:line="480" w:lineRule="auto"/>
        <w:ind w:left="624" w:hanging="624"/>
        <w:rPr>
          <w:ins w:id="993" w:author="Monica Thom" w:date="2026-09-07T23:09:00Z" w16du:dateUtc="2026-09-08T03:09:00Z"/>
          <w:color w:val="000000"/>
        </w:rPr>
      </w:pPr>
      <w:ins w:id="994" w:author="Monica Thom" w:date="2026-09-07T23:09:00Z" w16du:dateUtc="2026-09-08T03:09:00Z">
        <w:r>
          <w:rPr>
            <w:color w:val="000000"/>
          </w:rPr>
          <w:t xml:space="preserve">218. </w:t>
        </w:r>
        <w:r>
          <w:rPr>
            <w:color w:val="000000"/>
          </w:rPr>
          <w:tab/>
          <w:t xml:space="preserve">Orgeret, F. </w:t>
        </w:r>
        <w:r>
          <w:rPr>
            <w:i/>
            <w:iCs/>
            <w:color w:val="000000"/>
          </w:rPr>
          <w:t>et al.</w:t>
        </w:r>
        <w:r>
          <w:rPr>
            <w:color w:val="000000"/>
          </w:rPr>
          <w:t xml:space="preserve"> Climate change impacts on seabirds and marine mammals: The importance of study duration, thermal tolerance and generation time. </w:t>
        </w:r>
        <w:r>
          <w:rPr>
            <w:i/>
            <w:iCs/>
            <w:color w:val="000000"/>
          </w:rPr>
          <w:t>Ecology Letters</w:t>
        </w:r>
        <w:r>
          <w:rPr>
            <w:color w:val="000000"/>
          </w:rPr>
          <w:t xml:space="preserve"> </w:t>
        </w:r>
        <w:r>
          <w:rPr>
            <w:b/>
            <w:bCs/>
            <w:color w:val="000000"/>
          </w:rPr>
          <w:t>25</w:t>
        </w:r>
        <w:r>
          <w:rPr>
            <w:color w:val="000000"/>
          </w:rPr>
          <w:t>, 218–239 (2022).</w:t>
        </w:r>
      </w:ins>
    </w:p>
    <w:p w14:paraId="00000145" w14:textId="77777777" w:rsidR="00F57F1F" w:rsidRDefault="00000000">
      <w:pPr>
        <w:pBdr>
          <w:top w:val="nil"/>
          <w:left w:val="nil"/>
          <w:bottom w:val="nil"/>
          <w:right w:val="nil"/>
          <w:between w:val="nil"/>
        </w:pBdr>
        <w:tabs>
          <w:tab w:val="left" w:pos="624"/>
        </w:tabs>
        <w:spacing w:line="480" w:lineRule="auto"/>
        <w:ind w:left="624" w:hanging="624"/>
        <w:rPr>
          <w:ins w:id="995" w:author="Monica Thom" w:date="2026-09-07T23:09:00Z" w16du:dateUtc="2026-09-08T03:09:00Z"/>
          <w:color w:val="000000"/>
        </w:rPr>
      </w:pPr>
      <w:ins w:id="996" w:author="Monica Thom" w:date="2026-09-07T23:09:00Z" w16du:dateUtc="2026-09-08T03:09:00Z">
        <w:r>
          <w:rPr>
            <w:color w:val="000000"/>
          </w:rPr>
          <w:t xml:space="preserve">219. </w:t>
        </w:r>
        <w:r>
          <w:rPr>
            <w:color w:val="000000"/>
          </w:rPr>
          <w:tab/>
          <w:t>Nguyen, H. M., Ralph, P. J., Marín</w:t>
        </w:r>
        <w:r>
          <w:rPr>
            <w:rFonts w:ascii="Cambria Math" w:eastAsia="Cambria Math" w:hAnsi="Cambria Math" w:cs="Cambria Math"/>
            <w:color w:val="000000"/>
          </w:rPr>
          <w:t>‐</w:t>
        </w:r>
        <w:r>
          <w:rPr>
            <w:color w:val="000000"/>
          </w:rPr>
          <w:t xml:space="preserve">Guirao, L., Pernice, M. &amp; Procaccini, G. Seagrasses in an era of ocean warming: a review. </w:t>
        </w:r>
        <w:r>
          <w:rPr>
            <w:i/>
            <w:iCs/>
            <w:color w:val="000000"/>
          </w:rPr>
          <w:t>Biological reviews</w:t>
        </w:r>
        <w:r>
          <w:rPr>
            <w:color w:val="000000"/>
          </w:rPr>
          <w:t xml:space="preserve"> </w:t>
        </w:r>
        <w:r>
          <w:rPr>
            <w:b/>
            <w:bCs/>
            <w:color w:val="000000"/>
          </w:rPr>
          <w:t>96</w:t>
        </w:r>
        <w:r>
          <w:rPr>
            <w:color w:val="000000"/>
          </w:rPr>
          <w:t>, 2009–2030 (2021).</w:t>
        </w:r>
      </w:ins>
    </w:p>
    <w:p w14:paraId="00000146" w14:textId="77777777" w:rsidR="00F57F1F" w:rsidRDefault="00000000">
      <w:pPr>
        <w:pBdr>
          <w:top w:val="nil"/>
          <w:left w:val="nil"/>
          <w:bottom w:val="nil"/>
          <w:right w:val="nil"/>
          <w:between w:val="nil"/>
        </w:pBdr>
        <w:tabs>
          <w:tab w:val="left" w:pos="624"/>
        </w:tabs>
        <w:spacing w:line="480" w:lineRule="auto"/>
        <w:ind w:left="624" w:hanging="624"/>
        <w:rPr>
          <w:ins w:id="997" w:author="Monica Thom" w:date="2026-09-07T23:09:00Z" w16du:dateUtc="2026-09-08T03:09:00Z"/>
          <w:color w:val="000000"/>
        </w:rPr>
      </w:pPr>
      <w:ins w:id="998" w:author="Monica Thom" w:date="2026-09-07T23:09:00Z" w16du:dateUtc="2026-09-08T03:09:00Z">
        <w:r>
          <w:rPr>
            <w:color w:val="000000"/>
          </w:rPr>
          <w:t xml:space="preserve">220. </w:t>
        </w:r>
        <w:r>
          <w:rPr>
            <w:color w:val="000000"/>
          </w:rPr>
          <w:tab/>
          <w:t xml:space="preserve">Taghon, G. L., Ramey, P. A., Fuller, C. M., Petrecca, R. F. &amp; Grassle, J. P. Benthic community structure and sediment properties in Barnegat Bay, New Jersey, before and after Hurricane Sandy. </w:t>
        </w:r>
        <w:r>
          <w:rPr>
            <w:i/>
            <w:iCs/>
            <w:color w:val="000000"/>
          </w:rPr>
          <w:t>Estuaries and Coasts</w:t>
        </w:r>
        <w:r>
          <w:rPr>
            <w:color w:val="000000"/>
          </w:rPr>
          <w:t xml:space="preserve"> </w:t>
        </w:r>
        <w:r>
          <w:rPr>
            <w:b/>
            <w:bCs/>
            <w:color w:val="000000"/>
          </w:rPr>
          <w:t>40</w:t>
        </w:r>
        <w:r>
          <w:rPr>
            <w:color w:val="000000"/>
          </w:rPr>
          <w:t>, 160–172 (2017).</w:t>
        </w:r>
      </w:ins>
    </w:p>
    <w:p w14:paraId="00000147" w14:textId="77777777" w:rsidR="00F57F1F" w:rsidRDefault="00000000">
      <w:pPr>
        <w:pBdr>
          <w:top w:val="nil"/>
          <w:left w:val="nil"/>
          <w:bottom w:val="nil"/>
          <w:right w:val="nil"/>
          <w:between w:val="nil"/>
        </w:pBdr>
        <w:tabs>
          <w:tab w:val="left" w:pos="624"/>
        </w:tabs>
        <w:spacing w:line="480" w:lineRule="auto"/>
        <w:ind w:left="624" w:hanging="624"/>
        <w:rPr>
          <w:ins w:id="999" w:author="Monica Thom" w:date="2026-09-07T23:09:00Z" w16du:dateUtc="2026-09-08T03:09:00Z"/>
          <w:color w:val="000000"/>
        </w:rPr>
      </w:pPr>
      <w:ins w:id="1000" w:author="Monica Thom" w:date="2026-09-07T23:09:00Z" w16du:dateUtc="2026-09-08T03:09:00Z">
        <w:r>
          <w:rPr>
            <w:color w:val="000000"/>
          </w:rPr>
          <w:t xml:space="preserve">221. </w:t>
        </w:r>
        <w:r>
          <w:rPr>
            <w:color w:val="000000"/>
          </w:rPr>
          <w:tab/>
        </w:r>
        <w:r w:rsidRPr="00775FC7">
          <w:rPr>
            <w:color w:val="000000"/>
            <w:lang w:val="fr-FR"/>
          </w:rPr>
          <w:t xml:space="preserve">Corte, G. N. </w:t>
        </w:r>
        <w:r w:rsidRPr="00775FC7">
          <w:rPr>
            <w:i/>
            <w:iCs/>
            <w:color w:val="000000"/>
            <w:lang w:val="fr-FR"/>
          </w:rPr>
          <w:t>et al.</w:t>
        </w:r>
        <w:r w:rsidRPr="00775FC7">
          <w:rPr>
            <w:color w:val="000000"/>
            <w:lang w:val="fr-FR"/>
          </w:rPr>
          <w:t xml:space="preserve"> </w:t>
        </w:r>
        <w:r>
          <w:rPr>
            <w:color w:val="000000"/>
          </w:rPr>
          <w:t xml:space="preserve">Storm effects on intertidal invertebrates: increased beta diversity of few individuals and species. </w:t>
        </w:r>
        <w:r>
          <w:rPr>
            <w:i/>
            <w:iCs/>
            <w:color w:val="000000"/>
          </w:rPr>
          <w:t>PeerJ</w:t>
        </w:r>
        <w:r>
          <w:rPr>
            <w:color w:val="000000"/>
          </w:rPr>
          <w:t xml:space="preserve"> </w:t>
        </w:r>
        <w:r>
          <w:rPr>
            <w:b/>
            <w:bCs/>
            <w:color w:val="000000"/>
          </w:rPr>
          <w:t>5</w:t>
        </w:r>
        <w:r>
          <w:rPr>
            <w:color w:val="000000"/>
          </w:rPr>
          <w:t>, e3360 (2017).</w:t>
        </w:r>
      </w:ins>
    </w:p>
    <w:p w14:paraId="00000148" w14:textId="77777777" w:rsidR="00F57F1F" w:rsidRDefault="00000000">
      <w:pPr>
        <w:pBdr>
          <w:top w:val="nil"/>
          <w:left w:val="nil"/>
          <w:bottom w:val="nil"/>
          <w:right w:val="nil"/>
          <w:between w:val="nil"/>
        </w:pBdr>
        <w:tabs>
          <w:tab w:val="left" w:pos="624"/>
        </w:tabs>
        <w:spacing w:line="480" w:lineRule="auto"/>
        <w:ind w:left="624" w:hanging="624"/>
        <w:rPr>
          <w:ins w:id="1001" w:author="Monica Thom" w:date="2026-09-07T23:09:00Z" w16du:dateUtc="2026-09-08T03:09:00Z"/>
          <w:color w:val="000000"/>
        </w:rPr>
      </w:pPr>
      <w:ins w:id="1002" w:author="Monica Thom" w:date="2026-09-07T23:09:00Z" w16du:dateUtc="2026-09-08T03:09:00Z">
        <w:r>
          <w:rPr>
            <w:color w:val="000000"/>
          </w:rPr>
          <w:lastRenderedPageBreak/>
          <w:t xml:space="preserve">222. </w:t>
        </w:r>
        <w:r>
          <w:rPr>
            <w:color w:val="000000"/>
          </w:rPr>
          <w:tab/>
          <w:t xml:space="preserve">Wiesebron, L. </w:t>
        </w:r>
        <w:r>
          <w:rPr>
            <w:i/>
            <w:iCs/>
            <w:color w:val="000000"/>
          </w:rPr>
          <w:t>et al.</w:t>
        </w:r>
        <w:r>
          <w:rPr>
            <w:color w:val="000000"/>
          </w:rPr>
          <w:t xml:space="preserve"> Contrasting strategies to cope with storm</w:t>
        </w:r>
        <w:r>
          <w:rPr>
            <w:rFonts w:ascii="Cambria Math" w:eastAsia="Cambria Math" w:hAnsi="Cambria Math" w:cs="Cambria Math"/>
            <w:color w:val="000000"/>
          </w:rPr>
          <w:t>‐</w:t>
        </w:r>
        <w:r>
          <w:rPr>
            <w:color w:val="000000"/>
          </w:rPr>
          <w:t xml:space="preserve">induced erosion events: a flume study comparing a native vs. introduced bivalve. </w:t>
        </w:r>
        <w:r>
          <w:rPr>
            <w:i/>
            <w:iCs/>
            <w:color w:val="000000"/>
          </w:rPr>
          <w:t>Limnology and Oceanography</w:t>
        </w:r>
        <w:r>
          <w:rPr>
            <w:color w:val="000000"/>
          </w:rPr>
          <w:t xml:space="preserve"> </w:t>
        </w:r>
        <w:r>
          <w:rPr>
            <w:b/>
            <w:bCs/>
            <w:color w:val="000000"/>
          </w:rPr>
          <w:t>67</w:t>
        </w:r>
        <w:r>
          <w:rPr>
            <w:color w:val="000000"/>
          </w:rPr>
          <w:t>, 2572–2585 (2022).</w:t>
        </w:r>
      </w:ins>
    </w:p>
    <w:p w14:paraId="00000149" w14:textId="77777777" w:rsidR="00F57F1F" w:rsidRDefault="00000000">
      <w:pPr>
        <w:pBdr>
          <w:top w:val="nil"/>
          <w:left w:val="nil"/>
          <w:bottom w:val="nil"/>
          <w:right w:val="nil"/>
          <w:between w:val="nil"/>
        </w:pBdr>
        <w:tabs>
          <w:tab w:val="left" w:pos="624"/>
        </w:tabs>
        <w:spacing w:line="480" w:lineRule="auto"/>
        <w:ind w:left="624" w:hanging="624"/>
        <w:rPr>
          <w:ins w:id="1003" w:author="Monica Thom" w:date="2026-09-07T23:09:00Z" w16du:dateUtc="2026-09-08T03:09:00Z"/>
          <w:color w:val="000000"/>
        </w:rPr>
      </w:pPr>
      <w:ins w:id="1004" w:author="Monica Thom" w:date="2026-09-07T23:09:00Z" w16du:dateUtc="2026-09-08T03:09:00Z">
        <w:r>
          <w:rPr>
            <w:color w:val="000000"/>
          </w:rPr>
          <w:t xml:space="preserve">223. </w:t>
        </w:r>
        <w:r>
          <w:rPr>
            <w:color w:val="000000"/>
          </w:rPr>
          <w:tab/>
          <w:t xml:space="preserve">Cheal, A. J., MacNeil, M. A., Emslie, M. J. &amp; Sweatman, H. The threat to coral reefs from more intense cyclones under climate change. </w:t>
        </w:r>
        <w:r>
          <w:rPr>
            <w:i/>
            <w:iCs/>
            <w:color w:val="000000"/>
          </w:rPr>
          <w:t>Global change biology</w:t>
        </w:r>
        <w:r>
          <w:rPr>
            <w:color w:val="000000"/>
          </w:rPr>
          <w:t xml:space="preserve"> </w:t>
        </w:r>
        <w:r>
          <w:rPr>
            <w:b/>
            <w:bCs/>
            <w:color w:val="000000"/>
          </w:rPr>
          <w:t>23</w:t>
        </w:r>
        <w:r>
          <w:rPr>
            <w:color w:val="000000"/>
          </w:rPr>
          <w:t>, 1511–1524 (2017).</w:t>
        </w:r>
      </w:ins>
    </w:p>
    <w:p w14:paraId="0000014A" w14:textId="77777777" w:rsidR="00F57F1F" w:rsidRDefault="00000000">
      <w:pPr>
        <w:pBdr>
          <w:top w:val="nil"/>
          <w:left w:val="nil"/>
          <w:bottom w:val="nil"/>
          <w:right w:val="nil"/>
          <w:between w:val="nil"/>
        </w:pBdr>
        <w:tabs>
          <w:tab w:val="left" w:pos="624"/>
        </w:tabs>
        <w:spacing w:line="480" w:lineRule="auto"/>
        <w:ind w:left="624" w:hanging="624"/>
        <w:rPr>
          <w:ins w:id="1005" w:author="Monica Thom" w:date="2026-09-07T23:09:00Z" w16du:dateUtc="2026-09-08T03:09:00Z"/>
          <w:color w:val="000000"/>
        </w:rPr>
      </w:pPr>
      <w:ins w:id="1006" w:author="Monica Thom" w:date="2026-09-07T23:09:00Z" w16du:dateUtc="2026-09-08T03:09:00Z">
        <w:r>
          <w:rPr>
            <w:color w:val="000000"/>
          </w:rPr>
          <w:t xml:space="preserve">224. </w:t>
        </w:r>
        <w:r>
          <w:rPr>
            <w:color w:val="000000"/>
          </w:rPr>
          <w:tab/>
          <w:t>Peereman, J., Hogan, J. A. &amp; Lin, T. Disturbance frequency, intensity and forest structure modulate cyclone</w:t>
        </w:r>
        <w:r>
          <w:rPr>
            <w:rFonts w:ascii="Cambria Math" w:eastAsia="Cambria Math" w:hAnsi="Cambria Math" w:cs="Cambria Math"/>
            <w:color w:val="000000"/>
          </w:rPr>
          <w:t>‐</w:t>
        </w:r>
        <w:r>
          <w:rPr>
            <w:color w:val="000000"/>
          </w:rPr>
          <w:t xml:space="preserve">induced changes in mangrove forest canopy cover. </w:t>
        </w:r>
        <w:r>
          <w:rPr>
            <w:i/>
            <w:iCs/>
            <w:color w:val="000000"/>
          </w:rPr>
          <w:t>Global Ecology and Biogeography</w:t>
        </w:r>
        <w:r>
          <w:rPr>
            <w:color w:val="000000"/>
          </w:rPr>
          <w:t xml:space="preserve"> </w:t>
        </w:r>
        <w:r>
          <w:rPr>
            <w:b/>
            <w:bCs/>
            <w:color w:val="000000"/>
          </w:rPr>
          <w:t>31</w:t>
        </w:r>
        <w:r>
          <w:rPr>
            <w:color w:val="000000"/>
          </w:rPr>
          <w:t>, 37–50 (2022).</w:t>
        </w:r>
      </w:ins>
    </w:p>
    <w:p w14:paraId="0000014B" w14:textId="77777777" w:rsidR="00F57F1F" w:rsidRDefault="00000000">
      <w:pPr>
        <w:pBdr>
          <w:top w:val="nil"/>
          <w:left w:val="nil"/>
          <w:bottom w:val="nil"/>
          <w:right w:val="nil"/>
          <w:between w:val="nil"/>
        </w:pBdr>
        <w:tabs>
          <w:tab w:val="left" w:pos="624"/>
        </w:tabs>
        <w:spacing w:line="480" w:lineRule="auto"/>
        <w:ind w:left="624" w:hanging="624"/>
        <w:rPr>
          <w:ins w:id="1007" w:author="Monica Thom" w:date="2026-09-07T23:09:00Z" w16du:dateUtc="2026-09-08T03:09:00Z"/>
          <w:color w:val="000000"/>
        </w:rPr>
      </w:pPr>
      <w:ins w:id="1008" w:author="Monica Thom" w:date="2026-09-07T23:09:00Z" w16du:dateUtc="2026-09-08T03:09:00Z">
        <w:r>
          <w:rPr>
            <w:color w:val="000000"/>
          </w:rPr>
          <w:t xml:space="preserve">225. </w:t>
        </w:r>
        <w:r>
          <w:rPr>
            <w:color w:val="000000"/>
          </w:rPr>
          <w:tab/>
          <w:t xml:space="preserve">Laurenson, K. </w:t>
        </w:r>
        <w:r>
          <w:rPr>
            <w:i/>
            <w:iCs/>
            <w:color w:val="000000"/>
          </w:rPr>
          <w:t>et al.</w:t>
        </w:r>
        <w:r>
          <w:rPr>
            <w:color w:val="000000"/>
          </w:rPr>
          <w:t xml:space="preserve"> Long</w:t>
        </w:r>
        <w:r>
          <w:rPr>
            <w:rFonts w:ascii="Cambria Math" w:eastAsia="Cambria Math" w:hAnsi="Cambria Math" w:cs="Cambria Math"/>
            <w:color w:val="000000"/>
          </w:rPr>
          <w:t>‐</w:t>
        </w:r>
        <w:r>
          <w:rPr>
            <w:color w:val="000000"/>
          </w:rPr>
          <w:t>term multi</w:t>
        </w:r>
        <w:r>
          <w:rPr>
            <w:rFonts w:ascii="Cambria Math" w:eastAsia="Cambria Math" w:hAnsi="Cambria Math" w:cs="Cambria Math"/>
            <w:color w:val="000000"/>
          </w:rPr>
          <w:t>‐</w:t>
        </w:r>
        <w:r>
          <w:rPr>
            <w:color w:val="000000"/>
          </w:rPr>
          <w:t xml:space="preserve">species demographic studies reveal divergent negative impacts of winter storms on seabird survival. </w:t>
        </w:r>
        <w:r>
          <w:rPr>
            <w:i/>
            <w:iCs/>
            <w:color w:val="000000"/>
          </w:rPr>
          <w:t>Journal of Animal Ecology</w:t>
        </w:r>
        <w:r>
          <w:rPr>
            <w:color w:val="000000"/>
          </w:rPr>
          <w:t xml:space="preserve"> </w:t>
        </w:r>
        <w:r>
          <w:rPr>
            <w:b/>
            <w:bCs/>
            <w:color w:val="000000"/>
          </w:rPr>
          <w:t>94</w:t>
        </w:r>
        <w:r>
          <w:rPr>
            <w:color w:val="000000"/>
          </w:rPr>
          <w:t>, 139–153 (2025).</w:t>
        </w:r>
      </w:ins>
    </w:p>
    <w:p w14:paraId="0000014C" w14:textId="77777777" w:rsidR="00F57F1F" w:rsidRDefault="00000000">
      <w:pPr>
        <w:pBdr>
          <w:top w:val="nil"/>
          <w:left w:val="nil"/>
          <w:bottom w:val="nil"/>
          <w:right w:val="nil"/>
          <w:between w:val="nil"/>
        </w:pBdr>
        <w:tabs>
          <w:tab w:val="left" w:pos="624"/>
        </w:tabs>
        <w:spacing w:line="480" w:lineRule="auto"/>
        <w:ind w:left="624" w:hanging="624"/>
        <w:rPr>
          <w:ins w:id="1009" w:author="Monica Thom" w:date="2026-09-07T23:09:00Z" w16du:dateUtc="2026-09-08T03:09:00Z"/>
          <w:color w:val="000000"/>
        </w:rPr>
      </w:pPr>
      <w:ins w:id="1010" w:author="Monica Thom" w:date="2026-09-07T23:09:00Z" w16du:dateUtc="2026-09-08T03:09:00Z">
        <w:r>
          <w:rPr>
            <w:color w:val="000000"/>
          </w:rPr>
          <w:t xml:space="preserve">226. </w:t>
        </w:r>
        <w:r>
          <w:rPr>
            <w:color w:val="000000"/>
          </w:rPr>
          <w:tab/>
          <w:t xml:space="preserve">Cooke, S. J. </w:t>
        </w:r>
        <w:r>
          <w:rPr>
            <w:i/>
            <w:iCs/>
            <w:color w:val="000000"/>
          </w:rPr>
          <w:t>et al.</w:t>
        </w:r>
        <w:r>
          <w:rPr>
            <w:color w:val="000000"/>
          </w:rPr>
          <w:t xml:space="preserve"> Consequences of “natural” disasters on aquatic life and habitats. </w:t>
        </w:r>
        <w:r>
          <w:rPr>
            <w:i/>
            <w:iCs/>
            <w:color w:val="000000"/>
          </w:rPr>
          <w:t>Environmental reviews</w:t>
        </w:r>
        <w:r>
          <w:rPr>
            <w:color w:val="000000"/>
          </w:rPr>
          <w:t xml:space="preserve"> </w:t>
        </w:r>
        <w:r>
          <w:rPr>
            <w:b/>
            <w:bCs/>
            <w:color w:val="000000"/>
          </w:rPr>
          <w:t>31</w:t>
        </w:r>
        <w:r>
          <w:rPr>
            <w:color w:val="000000"/>
          </w:rPr>
          <w:t>, 122–140 (2022).</w:t>
        </w:r>
      </w:ins>
    </w:p>
    <w:p w14:paraId="0000014D" w14:textId="77777777" w:rsidR="00F57F1F" w:rsidRDefault="00000000">
      <w:pPr>
        <w:pBdr>
          <w:top w:val="nil"/>
          <w:left w:val="nil"/>
          <w:bottom w:val="nil"/>
          <w:right w:val="nil"/>
          <w:between w:val="nil"/>
        </w:pBdr>
        <w:tabs>
          <w:tab w:val="left" w:pos="624"/>
        </w:tabs>
        <w:spacing w:line="480" w:lineRule="auto"/>
        <w:ind w:left="624" w:hanging="624"/>
        <w:rPr>
          <w:ins w:id="1011" w:author="Monica Thom" w:date="2026-09-07T23:09:00Z" w16du:dateUtc="2026-09-08T03:09:00Z"/>
          <w:color w:val="000000"/>
        </w:rPr>
      </w:pPr>
      <w:ins w:id="1012" w:author="Monica Thom" w:date="2026-09-07T23:09:00Z" w16du:dateUtc="2026-09-08T03:09:00Z">
        <w:r>
          <w:rPr>
            <w:color w:val="000000"/>
          </w:rPr>
          <w:t xml:space="preserve">227. </w:t>
        </w:r>
        <w:r>
          <w:rPr>
            <w:color w:val="000000"/>
          </w:rPr>
          <w:tab/>
          <w:t xml:space="preserve">Saville, K. </w:t>
        </w:r>
        <w:r>
          <w:rPr>
            <w:i/>
            <w:iCs/>
            <w:color w:val="000000"/>
          </w:rPr>
          <w:t>et al.</w:t>
        </w:r>
        <w:r>
          <w:rPr>
            <w:color w:val="000000"/>
          </w:rPr>
          <w:t xml:space="preserve"> Vulnerability of Grey Seal Pups (Halichoerus grypus) to Storm Disturbances in the Context of Climate Change: A British Isles Case Study. in vol. 6 19 (MDPI, 2025).</w:t>
        </w:r>
      </w:ins>
    </w:p>
    <w:p w14:paraId="0000014E" w14:textId="77777777" w:rsidR="00F57F1F" w:rsidRDefault="00000000">
      <w:pPr>
        <w:pBdr>
          <w:top w:val="nil"/>
          <w:left w:val="nil"/>
          <w:bottom w:val="nil"/>
          <w:right w:val="nil"/>
          <w:between w:val="nil"/>
        </w:pBdr>
        <w:tabs>
          <w:tab w:val="left" w:pos="624"/>
        </w:tabs>
        <w:spacing w:line="480" w:lineRule="auto"/>
        <w:ind w:left="624" w:hanging="624"/>
        <w:rPr>
          <w:ins w:id="1013" w:author="Monica Thom" w:date="2026-09-07T23:09:00Z" w16du:dateUtc="2026-09-08T03:09:00Z"/>
          <w:color w:val="000000"/>
        </w:rPr>
      </w:pPr>
      <w:ins w:id="1014" w:author="Monica Thom" w:date="2026-09-07T23:09:00Z" w16du:dateUtc="2026-09-08T03:09:00Z">
        <w:r>
          <w:rPr>
            <w:color w:val="000000"/>
          </w:rPr>
          <w:t xml:space="preserve">228. </w:t>
        </w:r>
        <w:r>
          <w:rPr>
            <w:color w:val="000000"/>
          </w:rPr>
          <w:tab/>
          <w:t>Feehan, C. J., Scheibling, R. E., Brown, M. S. &amp; Thompson, K. R. Marine epizootics linked to storms: Mechanisms of pathogen introduction and persistence inferred from coupled physical and biological time</w:t>
        </w:r>
        <w:r>
          <w:rPr>
            <w:rFonts w:ascii="Cambria Math" w:eastAsia="Cambria Math" w:hAnsi="Cambria Math" w:cs="Cambria Math"/>
            <w:color w:val="000000"/>
          </w:rPr>
          <w:t>‐</w:t>
        </w:r>
        <w:r>
          <w:rPr>
            <w:color w:val="000000"/>
          </w:rPr>
          <w:t xml:space="preserve">series. </w:t>
        </w:r>
        <w:r>
          <w:rPr>
            <w:i/>
            <w:iCs/>
            <w:color w:val="000000"/>
          </w:rPr>
          <w:t>Limnology and Oceanography</w:t>
        </w:r>
        <w:r>
          <w:rPr>
            <w:color w:val="000000"/>
          </w:rPr>
          <w:t xml:space="preserve"> </w:t>
        </w:r>
        <w:r>
          <w:rPr>
            <w:b/>
            <w:bCs/>
            <w:color w:val="000000"/>
          </w:rPr>
          <w:t>61</w:t>
        </w:r>
        <w:r>
          <w:rPr>
            <w:color w:val="000000"/>
          </w:rPr>
          <w:t>, 316–329 (2016).</w:t>
        </w:r>
      </w:ins>
    </w:p>
    <w:p w14:paraId="0000014F" w14:textId="77777777" w:rsidR="00F57F1F" w:rsidRDefault="00000000">
      <w:pPr>
        <w:pBdr>
          <w:top w:val="nil"/>
          <w:left w:val="nil"/>
          <w:bottom w:val="nil"/>
          <w:right w:val="nil"/>
          <w:between w:val="nil"/>
        </w:pBdr>
        <w:tabs>
          <w:tab w:val="left" w:pos="624"/>
        </w:tabs>
        <w:spacing w:line="480" w:lineRule="auto"/>
        <w:ind w:left="624" w:hanging="624"/>
        <w:rPr>
          <w:ins w:id="1015" w:author="Monica Thom" w:date="2026-09-07T23:09:00Z" w16du:dateUtc="2026-09-08T03:09:00Z"/>
          <w:color w:val="000000"/>
        </w:rPr>
      </w:pPr>
      <w:ins w:id="1016" w:author="Monica Thom" w:date="2026-09-07T23:09:00Z" w16du:dateUtc="2026-09-08T03:09:00Z">
        <w:r>
          <w:rPr>
            <w:color w:val="000000"/>
          </w:rPr>
          <w:t xml:space="preserve">229. </w:t>
        </w:r>
        <w:r>
          <w:rPr>
            <w:color w:val="000000"/>
          </w:rPr>
          <w:tab/>
          <w:t xml:space="preserve">Pannozzo, N., Leonardi, N., Carnacina, I. &amp; Smedley, R. Salt marsh resilience to sea-level rise and increased storm intensity. </w:t>
        </w:r>
        <w:r>
          <w:rPr>
            <w:i/>
            <w:iCs/>
            <w:color w:val="000000"/>
          </w:rPr>
          <w:t>Geomorphology</w:t>
        </w:r>
        <w:r>
          <w:rPr>
            <w:color w:val="000000"/>
          </w:rPr>
          <w:t xml:space="preserve"> </w:t>
        </w:r>
        <w:r>
          <w:rPr>
            <w:b/>
            <w:bCs/>
            <w:color w:val="000000"/>
          </w:rPr>
          <w:t>389</w:t>
        </w:r>
        <w:r>
          <w:rPr>
            <w:color w:val="000000"/>
          </w:rPr>
          <w:t>, 107825 (2021).</w:t>
        </w:r>
      </w:ins>
    </w:p>
    <w:p w14:paraId="00000150" w14:textId="77777777" w:rsidR="00F57F1F" w:rsidRDefault="00000000">
      <w:pPr>
        <w:pBdr>
          <w:top w:val="nil"/>
          <w:left w:val="nil"/>
          <w:bottom w:val="nil"/>
          <w:right w:val="nil"/>
          <w:between w:val="nil"/>
        </w:pBdr>
        <w:tabs>
          <w:tab w:val="left" w:pos="624"/>
        </w:tabs>
        <w:spacing w:line="480" w:lineRule="auto"/>
        <w:ind w:left="624" w:hanging="624"/>
        <w:rPr>
          <w:ins w:id="1017" w:author="Monica Thom" w:date="2026-09-07T23:09:00Z" w16du:dateUtc="2026-09-08T03:09:00Z"/>
          <w:color w:val="000000"/>
        </w:rPr>
      </w:pPr>
      <w:ins w:id="1018" w:author="Monica Thom" w:date="2026-09-07T23:09:00Z" w16du:dateUtc="2026-09-08T03:09:00Z">
        <w:r>
          <w:rPr>
            <w:color w:val="000000"/>
          </w:rPr>
          <w:t xml:space="preserve">230. </w:t>
        </w:r>
        <w:r>
          <w:rPr>
            <w:color w:val="000000"/>
          </w:rPr>
          <w:tab/>
          <w:t xml:space="preserve">Preen, A. &amp; Marsh, H. Response of dugongs to large-scale loss of seagrass from Hervey Bay, Queensland Australia. </w:t>
        </w:r>
        <w:r>
          <w:rPr>
            <w:i/>
            <w:iCs/>
            <w:color w:val="000000"/>
          </w:rPr>
          <w:t>Wildlife Research</w:t>
        </w:r>
        <w:r>
          <w:rPr>
            <w:color w:val="000000"/>
          </w:rPr>
          <w:t xml:space="preserve"> </w:t>
        </w:r>
        <w:r>
          <w:rPr>
            <w:b/>
            <w:bCs/>
            <w:color w:val="000000"/>
          </w:rPr>
          <w:t>22</w:t>
        </w:r>
        <w:r>
          <w:rPr>
            <w:color w:val="000000"/>
          </w:rPr>
          <w:t>, 507–519 (1995).</w:t>
        </w:r>
      </w:ins>
    </w:p>
    <w:p w14:paraId="00000151" w14:textId="77777777" w:rsidR="00F57F1F" w:rsidRDefault="00000000">
      <w:pPr>
        <w:pBdr>
          <w:top w:val="nil"/>
          <w:left w:val="nil"/>
          <w:bottom w:val="nil"/>
          <w:right w:val="nil"/>
          <w:between w:val="nil"/>
        </w:pBdr>
        <w:tabs>
          <w:tab w:val="left" w:pos="624"/>
        </w:tabs>
        <w:spacing w:line="480" w:lineRule="auto"/>
        <w:ind w:left="624" w:hanging="624"/>
        <w:rPr>
          <w:ins w:id="1019" w:author="Monica Thom" w:date="2026-09-07T23:09:00Z" w16du:dateUtc="2026-09-08T03:09:00Z"/>
          <w:color w:val="000000"/>
        </w:rPr>
      </w:pPr>
      <w:ins w:id="1020" w:author="Monica Thom" w:date="2026-09-07T23:09:00Z" w16du:dateUtc="2026-09-08T03:09:00Z">
        <w:r>
          <w:rPr>
            <w:color w:val="000000"/>
          </w:rPr>
          <w:lastRenderedPageBreak/>
          <w:t xml:space="preserve">231. </w:t>
        </w:r>
        <w:r>
          <w:rPr>
            <w:color w:val="000000"/>
          </w:rPr>
          <w:tab/>
          <w:t xml:space="preserve">Gutowsky, L. </w:t>
        </w:r>
        <w:r>
          <w:rPr>
            <w:i/>
            <w:iCs/>
            <w:color w:val="000000"/>
          </w:rPr>
          <w:t>et al.</w:t>
        </w:r>
        <w:r>
          <w:rPr>
            <w:color w:val="000000"/>
          </w:rPr>
          <w:t xml:space="preserve"> Large sharks exhibit varying behavioral responses to major hurricanes. </w:t>
        </w:r>
        <w:r>
          <w:rPr>
            <w:i/>
            <w:iCs/>
            <w:color w:val="000000"/>
          </w:rPr>
          <w:t>Estuarine, Coastal and Shelf Science</w:t>
        </w:r>
        <w:r>
          <w:rPr>
            <w:color w:val="000000"/>
          </w:rPr>
          <w:t xml:space="preserve"> </w:t>
        </w:r>
        <w:r>
          <w:rPr>
            <w:b/>
            <w:bCs/>
            <w:color w:val="000000"/>
          </w:rPr>
          <w:t>256</w:t>
        </w:r>
        <w:r>
          <w:rPr>
            <w:color w:val="000000"/>
          </w:rPr>
          <w:t>, 107373 (2021).</w:t>
        </w:r>
      </w:ins>
    </w:p>
    <w:p w14:paraId="00000152" w14:textId="77777777" w:rsidR="00F57F1F" w:rsidRDefault="00000000">
      <w:pPr>
        <w:pBdr>
          <w:top w:val="nil"/>
          <w:left w:val="nil"/>
          <w:bottom w:val="nil"/>
          <w:right w:val="nil"/>
          <w:between w:val="nil"/>
        </w:pBdr>
        <w:tabs>
          <w:tab w:val="left" w:pos="624"/>
        </w:tabs>
        <w:spacing w:line="480" w:lineRule="auto"/>
        <w:ind w:left="624" w:hanging="624"/>
        <w:rPr>
          <w:ins w:id="1021" w:author="Monica Thom" w:date="2026-09-07T23:09:00Z" w16du:dateUtc="2026-09-08T03:09:00Z"/>
          <w:color w:val="000000"/>
        </w:rPr>
      </w:pPr>
      <w:ins w:id="1022" w:author="Monica Thom" w:date="2026-09-07T23:09:00Z" w16du:dateUtc="2026-09-08T03:09:00Z">
        <w:r>
          <w:rPr>
            <w:color w:val="000000"/>
          </w:rPr>
          <w:t xml:space="preserve">232. </w:t>
        </w:r>
        <w:r>
          <w:rPr>
            <w:color w:val="000000"/>
          </w:rPr>
          <w:tab/>
          <w:t xml:space="preserve">Singer, A. </w:t>
        </w:r>
        <w:r>
          <w:rPr>
            <w:i/>
            <w:iCs/>
            <w:color w:val="000000"/>
          </w:rPr>
          <w:t>et al.</w:t>
        </w:r>
        <w:r>
          <w:rPr>
            <w:color w:val="000000"/>
          </w:rPr>
          <w:t xml:space="preserve"> Long-term response of coastal macrofauna communities to de-eutrophication and sea level rise mediated habitat changes (1980s versus 2018). </w:t>
        </w:r>
        <w:r>
          <w:rPr>
            <w:i/>
            <w:iCs/>
            <w:color w:val="000000"/>
          </w:rPr>
          <w:t>Frontiers in Marine Science</w:t>
        </w:r>
        <w:r>
          <w:rPr>
            <w:color w:val="000000"/>
          </w:rPr>
          <w:t xml:space="preserve"> </w:t>
        </w:r>
        <w:r>
          <w:rPr>
            <w:b/>
            <w:bCs/>
            <w:color w:val="000000"/>
          </w:rPr>
          <w:t>9</w:t>
        </w:r>
        <w:r>
          <w:rPr>
            <w:color w:val="000000"/>
          </w:rPr>
          <w:t>, 963325 (2023).</w:t>
        </w:r>
      </w:ins>
    </w:p>
    <w:p w14:paraId="00000153" w14:textId="77777777" w:rsidR="00F57F1F" w:rsidRDefault="00000000">
      <w:pPr>
        <w:pBdr>
          <w:top w:val="nil"/>
          <w:left w:val="nil"/>
          <w:bottom w:val="nil"/>
          <w:right w:val="nil"/>
          <w:between w:val="nil"/>
        </w:pBdr>
        <w:tabs>
          <w:tab w:val="left" w:pos="624"/>
        </w:tabs>
        <w:spacing w:line="480" w:lineRule="auto"/>
        <w:ind w:left="624" w:hanging="624"/>
        <w:rPr>
          <w:ins w:id="1023" w:author="Monica Thom" w:date="2026-09-07T23:09:00Z" w16du:dateUtc="2026-09-08T03:09:00Z"/>
          <w:color w:val="000000"/>
        </w:rPr>
      </w:pPr>
      <w:ins w:id="1024" w:author="Monica Thom" w:date="2026-09-07T23:09:00Z" w16du:dateUtc="2026-09-08T03:09:00Z">
        <w:r>
          <w:rPr>
            <w:color w:val="000000"/>
          </w:rPr>
          <w:t xml:space="preserve">233. </w:t>
        </w:r>
        <w:r>
          <w:rPr>
            <w:color w:val="000000"/>
          </w:rPr>
          <w:tab/>
          <w:t xml:space="preserve">Hallam, A. The case for sea-level change as a dominant causal factor in mass extinction of marine invertebrates. </w:t>
        </w:r>
        <w:r>
          <w:rPr>
            <w:i/>
            <w:iCs/>
            <w:color w:val="000000"/>
          </w:rPr>
          <w:t>Philosophical Transactions of the Royal Society of London. B, Biological Sciences</w:t>
        </w:r>
        <w:r>
          <w:rPr>
            <w:color w:val="000000"/>
          </w:rPr>
          <w:t xml:space="preserve"> </w:t>
        </w:r>
        <w:r>
          <w:rPr>
            <w:b/>
            <w:bCs/>
            <w:color w:val="000000"/>
          </w:rPr>
          <w:t>325</w:t>
        </w:r>
        <w:r>
          <w:rPr>
            <w:color w:val="000000"/>
          </w:rPr>
          <w:t>, 437–455 (1989).</w:t>
        </w:r>
      </w:ins>
    </w:p>
    <w:p w14:paraId="00000154" w14:textId="77777777" w:rsidR="00F57F1F" w:rsidRDefault="00000000">
      <w:pPr>
        <w:pBdr>
          <w:top w:val="nil"/>
          <w:left w:val="nil"/>
          <w:bottom w:val="nil"/>
          <w:right w:val="nil"/>
          <w:between w:val="nil"/>
        </w:pBdr>
        <w:tabs>
          <w:tab w:val="left" w:pos="624"/>
        </w:tabs>
        <w:spacing w:line="480" w:lineRule="auto"/>
        <w:ind w:left="624" w:hanging="624"/>
        <w:rPr>
          <w:ins w:id="1025" w:author="Monica Thom" w:date="2026-09-07T23:09:00Z" w16du:dateUtc="2026-09-08T03:09:00Z"/>
          <w:color w:val="000000"/>
        </w:rPr>
      </w:pPr>
      <w:ins w:id="1026" w:author="Monica Thom" w:date="2026-09-07T23:09:00Z" w16du:dateUtc="2026-09-08T03:09:00Z">
        <w:r>
          <w:rPr>
            <w:color w:val="000000"/>
          </w:rPr>
          <w:t xml:space="preserve">234. </w:t>
        </w:r>
        <w:r>
          <w:rPr>
            <w:color w:val="000000"/>
          </w:rPr>
          <w:tab/>
          <w:t xml:space="preserve">Isdell, R. E., Bilkovic, D. M. &amp; Hershner, C. Large projected population loss of a salt marsh bivalve (Geukensia demissa) from sea level rise. </w:t>
        </w:r>
        <w:r>
          <w:rPr>
            <w:i/>
            <w:iCs/>
            <w:color w:val="000000"/>
          </w:rPr>
          <w:t>Wetlands</w:t>
        </w:r>
        <w:r>
          <w:rPr>
            <w:color w:val="000000"/>
          </w:rPr>
          <w:t xml:space="preserve"> </w:t>
        </w:r>
        <w:r>
          <w:rPr>
            <w:b/>
            <w:bCs/>
            <w:color w:val="000000"/>
          </w:rPr>
          <w:t>40</w:t>
        </w:r>
        <w:r>
          <w:rPr>
            <w:color w:val="000000"/>
          </w:rPr>
          <w:t>, 1729–1738 (2020).</w:t>
        </w:r>
      </w:ins>
    </w:p>
    <w:p w14:paraId="00000155" w14:textId="77777777" w:rsidR="00F57F1F" w:rsidRDefault="00000000">
      <w:pPr>
        <w:pBdr>
          <w:top w:val="nil"/>
          <w:left w:val="nil"/>
          <w:bottom w:val="nil"/>
          <w:right w:val="nil"/>
          <w:between w:val="nil"/>
        </w:pBdr>
        <w:tabs>
          <w:tab w:val="left" w:pos="624"/>
        </w:tabs>
        <w:spacing w:line="480" w:lineRule="auto"/>
        <w:ind w:left="624" w:hanging="624"/>
        <w:rPr>
          <w:ins w:id="1027" w:author="Monica Thom" w:date="2026-09-07T23:09:00Z" w16du:dateUtc="2026-09-08T03:09:00Z"/>
          <w:color w:val="000000"/>
        </w:rPr>
      </w:pPr>
      <w:ins w:id="1028" w:author="Monica Thom" w:date="2026-09-07T23:09:00Z" w16du:dateUtc="2026-09-08T03:09:00Z">
        <w:r>
          <w:rPr>
            <w:color w:val="000000"/>
          </w:rPr>
          <w:t xml:space="preserve">235. </w:t>
        </w:r>
        <w:r>
          <w:rPr>
            <w:color w:val="000000"/>
          </w:rPr>
          <w:tab/>
          <w:t xml:space="preserve">Xavier, J. C. </w:t>
        </w:r>
        <w:r>
          <w:rPr>
            <w:i/>
            <w:iCs/>
            <w:color w:val="000000"/>
          </w:rPr>
          <w:t>et al.</w:t>
        </w:r>
        <w:r>
          <w:rPr>
            <w:color w:val="000000"/>
          </w:rPr>
          <w:t xml:space="preserve"> A review on the biodiversity, distribution and trophic role of cephalopods in the Arctic and Antarctic marine ecosystems under a changing ocean. </w:t>
        </w:r>
        <w:r>
          <w:rPr>
            <w:i/>
            <w:iCs/>
            <w:color w:val="000000"/>
          </w:rPr>
          <w:t>Marine biology</w:t>
        </w:r>
        <w:r>
          <w:rPr>
            <w:color w:val="000000"/>
          </w:rPr>
          <w:t xml:space="preserve"> </w:t>
        </w:r>
        <w:r>
          <w:rPr>
            <w:b/>
            <w:bCs/>
            <w:color w:val="000000"/>
          </w:rPr>
          <w:t>165</w:t>
        </w:r>
        <w:r>
          <w:rPr>
            <w:color w:val="000000"/>
          </w:rPr>
          <w:t>, 93 (2018).</w:t>
        </w:r>
      </w:ins>
    </w:p>
    <w:p w14:paraId="00000156" w14:textId="77777777" w:rsidR="00F57F1F" w:rsidRDefault="00000000">
      <w:pPr>
        <w:pBdr>
          <w:top w:val="nil"/>
          <w:left w:val="nil"/>
          <w:bottom w:val="nil"/>
          <w:right w:val="nil"/>
          <w:between w:val="nil"/>
        </w:pBdr>
        <w:tabs>
          <w:tab w:val="left" w:pos="624"/>
        </w:tabs>
        <w:spacing w:line="480" w:lineRule="auto"/>
        <w:ind w:left="624" w:hanging="624"/>
        <w:rPr>
          <w:ins w:id="1029" w:author="Monica Thom" w:date="2026-09-07T23:09:00Z" w16du:dateUtc="2026-09-08T03:09:00Z"/>
          <w:color w:val="000000"/>
        </w:rPr>
      </w:pPr>
      <w:ins w:id="1030" w:author="Monica Thom" w:date="2026-09-07T23:09:00Z" w16du:dateUtc="2026-09-08T03:09:00Z">
        <w:r>
          <w:rPr>
            <w:color w:val="000000"/>
          </w:rPr>
          <w:t xml:space="preserve">236. </w:t>
        </w:r>
        <w:r>
          <w:rPr>
            <w:color w:val="000000"/>
          </w:rPr>
          <w:tab/>
          <w:t xml:space="preserve">Perry, C. T. </w:t>
        </w:r>
        <w:r>
          <w:rPr>
            <w:i/>
            <w:iCs/>
            <w:color w:val="000000"/>
          </w:rPr>
          <w:t>et al.</w:t>
        </w:r>
        <w:r>
          <w:rPr>
            <w:color w:val="000000"/>
          </w:rPr>
          <w:t xml:space="preserve"> Loss of coral reef growth capacity to track future increases in sea level. </w:t>
        </w:r>
        <w:r>
          <w:rPr>
            <w:i/>
            <w:iCs/>
            <w:color w:val="000000"/>
          </w:rPr>
          <w:t>Nature</w:t>
        </w:r>
        <w:r>
          <w:rPr>
            <w:color w:val="000000"/>
          </w:rPr>
          <w:t xml:space="preserve"> </w:t>
        </w:r>
        <w:r>
          <w:rPr>
            <w:b/>
            <w:bCs/>
            <w:color w:val="000000"/>
          </w:rPr>
          <w:t>558</w:t>
        </w:r>
        <w:r>
          <w:rPr>
            <w:color w:val="000000"/>
          </w:rPr>
          <w:t>, 396–400 (2018).</w:t>
        </w:r>
      </w:ins>
    </w:p>
    <w:p w14:paraId="00000157" w14:textId="77777777" w:rsidR="00F57F1F" w:rsidRPr="00775FC7" w:rsidRDefault="00000000">
      <w:pPr>
        <w:pBdr>
          <w:top w:val="nil"/>
          <w:left w:val="nil"/>
          <w:bottom w:val="nil"/>
          <w:right w:val="nil"/>
          <w:between w:val="nil"/>
        </w:pBdr>
        <w:tabs>
          <w:tab w:val="left" w:pos="624"/>
        </w:tabs>
        <w:spacing w:line="480" w:lineRule="auto"/>
        <w:ind w:left="624" w:hanging="624"/>
        <w:rPr>
          <w:ins w:id="1031" w:author="Monica Thom" w:date="2026-09-07T23:09:00Z" w16du:dateUtc="2026-09-08T03:09:00Z"/>
          <w:color w:val="000000"/>
          <w:lang w:val="fr-FR"/>
        </w:rPr>
      </w:pPr>
      <w:ins w:id="1032" w:author="Monica Thom" w:date="2026-09-07T23:09:00Z" w16du:dateUtc="2026-09-08T03:09:00Z">
        <w:r>
          <w:rPr>
            <w:color w:val="000000"/>
          </w:rPr>
          <w:t xml:space="preserve">237. </w:t>
        </w:r>
        <w:r>
          <w:rPr>
            <w:color w:val="000000"/>
          </w:rPr>
          <w:tab/>
          <w:t xml:space="preserve">Valero, M. </w:t>
        </w:r>
        <w:r>
          <w:rPr>
            <w:i/>
            <w:iCs/>
            <w:color w:val="000000"/>
          </w:rPr>
          <w:t>et al.</w:t>
        </w:r>
        <w:r>
          <w:rPr>
            <w:color w:val="000000"/>
          </w:rPr>
          <w:t xml:space="preserve"> Using genetic tools for sustainable management of kelps: a literature review and the example of Laminaria digitata. </w:t>
        </w:r>
        <w:r w:rsidRPr="00775FC7">
          <w:rPr>
            <w:i/>
            <w:iCs/>
            <w:color w:val="000000"/>
            <w:lang w:val="fr-FR"/>
          </w:rPr>
          <w:t>CBM-Cahiers de Biologie Marine</w:t>
        </w:r>
        <w:r w:rsidRPr="00775FC7">
          <w:rPr>
            <w:color w:val="000000"/>
            <w:lang w:val="fr-FR"/>
          </w:rPr>
          <w:t xml:space="preserve"> </w:t>
        </w:r>
        <w:r w:rsidRPr="00775FC7">
          <w:rPr>
            <w:b/>
            <w:bCs/>
            <w:color w:val="000000"/>
            <w:lang w:val="fr-FR"/>
          </w:rPr>
          <w:t>52</w:t>
        </w:r>
        <w:r w:rsidRPr="00775FC7">
          <w:rPr>
            <w:color w:val="000000"/>
            <w:lang w:val="fr-FR"/>
          </w:rPr>
          <w:t>, 467 (2011).</w:t>
        </w:r>
      </w:ins>
    </w:p>
    <w:p w14:paraId="00000158" w14:textId="77777777" w:rsidR="00F57F1F" w:rsidRPr="00775FC7" w:rsidRDefault="00000000">
      <w:pPr>
        <w:pBdr>
          <w:top w:val="nil"/>
          <w:left w:val="nil"/>
          <w:bottom w:val="nil"/>
          <w:right w:val="nil"/>
          <w:between w:val="nil"/>
        </w:pBdr>
        <w:tabs>
          <w:tab w:val="left" w:pos="624"/>
        </w:tabs>
        <w:spacing w:line="480" w:lineRule="auto"/>
        <w:ind w:left="624" w:hanging="624"/>
        <w:rPr>
          <w:ins w:id="1033" w:author="Monica Thom" w:date="2026-09-07T23:09:00Z" w16du:dateUtc="2026-09-08T03:09:00Z"/>
          <w:color w:val="000000"/>
          <w:lang w:val="pt-BR"/>
        </w:rPr>
      </w:pPr>
      <w:ins w:id="1034" w:author="Monica Thom" w:date="2026-09-07T23:09:00Z" w16du:dateUtc="2026-09-08T03:09:00Z">
        <w:r w:rsidRPr="00775FC7">
          <w:rPr>
            <w:color w:val="000000"/>
            <w:lang w:val="fr-FR"/>
          </w:rPr>
          <w:t xml:space="preserve">238. </w:t>
        </w:r>
        <w:r w:rsidRPr="00775FC7">
          <w:rPr>
            <w:color w:val="000000"/>
            <w:lang w:val="fr-FR"/>
          </w:rPr>
          <w:tab/>
          <w:t xml:space="preserve">Godoy, M. D. &amp; Lacerda, L. D. de. </w:t>
        </w:r>
        <w:r>
          <w:rPr>
            <w:color w:val="000000"/>
          </w:rPr>
          <w:t xml:space="preserve">Mangroves response to climate change: a review of recent findings on mangrove extension and distribution. </w:t>
        </w:r>
        <w:r w:rsidRPr="00775FC7">
          <w:rPr>
            <w:i/>
            <w:iCs/>
            <w:color w:val="000000"/>
            <w:lang w:val="pt-BR"/>
          </w:rPr>
          <w:t>Anais da Academia Brasileira de Ciências</w:t>
        </w:r>
        <w:r w:rsidRPr="00775FC7">
          <w:rPr>
            <w:color w:val="000000"/>
            <w:lang w:val="pt-BR"/>
          </w:rPr>
          <w:t xml:space="preserve"> </w:t>
        </w:r>
        <w:r w:rsidRPr="00775FC7">
          <w:rPr>
            <w:b/>
            <w:bCs/>
            <w:color w:val="000000"/>
            <w:lang w:val="pt-BR"/>
          </w:rPr>
          <w:t>87</w:t>
        </w:r>
        <w:r w:rsidRPr="00775FC7">
          <w:rPr>
            <w:color w:val="000000"/>
            <w:lang w:val="pt-BR"/>
          </w:rPr>
          <w:t>, 651–667 (2015).</w:t>
        </w:r>
      </w:ins>
    </w:p>
    <w:p w14:paraId="00000159" w14:textId="77777777" w:rsidR="00F57F1F" w:rsidRDefault="00000000">
      <w:pPr>
        <w:pBdr>
          <w:top w:val="nil"/>
          <w:left w:val="nil"/>
          <w:bottom w:val="nil"/>
          <w:right w:val="nil"/>
          <w:between w:val="nil"/>
        </w:pBdr>
        <w:tabs>
          <w:tab w:val="left" w:pos="624"/>
        </w:tabs>
        <w:spacing w:line="480" w:lineRule="auto"/>
        <w:ind w:left="624" w:hanging="624"/>
        <w:rPr>
          <w:ins w:id="1035" w:author="Monica Thom" w:date="2026-09-07T23:09:00Z" w16du:dateUtc="2026-09-08T03:09:00Z"/>
          <w:color w:val="000000"/>
        </w:rPr>
      </w:pPr>
      <w:ins w:id="1036" w:author="Monica Thom" w:date="2026-09-07T23:09:00Z" w16du:dateUtc="2026-09-08T03:09:00Z">
        <w:r w:rsidRPr="00775FC7">
          <w:rPr>
            <w:color w:val="000000"/>
            <w:lang w:val="pt-BR"/>
          </w:rPr>
          <w:t xml:space="preserve">239. </w:t>
        </w:r>
        <w:r w:rsidRPr="00775FC7">
          <w:rPr>
            <w:color w:val="000000"/>
            <w:lang w:val="pt-BR"/>
          </w:rPr>
          <w:tab/>
          <w:t xml:space="preserve">Galbraith, H. </w:t>
        </w:r>
        <w:r w:rsidRPr="00775FC7">
          <w:rPr>
            <w:i/>
            <w:iCs/>
            <w:color w:val="000000"/>
            <w:lang w:val="pt-BR"/>
          </w:rPr>
          <w:t>et al.</w:t>
        </w:r>
        <w:r w:rsidRPr="00775FC7">
          <w:rPr>
            <w:color w:val="000000"/>
            <w:lang w:val="pt-BR"/>
          </w:rPr>
          <w:t xml:space="preserve"> </w:t>
        </w:r>
        <w:r>
          <w:rPr>
            <w:color w:val="000000"/>
          </w:rPr>
          <w:t xml:space="preserve">Global climate change and sea level rise: potential losses of intertidal habitat for shorebirds. </w:t>
        </w:r>
        <w:r>
          <w:rPr>
            <w:i/>
            <w:iCs/>
            <w:color w:val="000000"/>
          </w:rPr>
          <w:t>Waterbirds</w:t>
        </w:r>
        <w:r>
          <w:rPr>
            <w:color w:val="000000"/>
          </w:rPr>
          <w:t xml:space="preserve"> </w:t>
        </w:r>
        <w:r>
          <w:rPr>
            <w:b/>
            <w:bCs/>
            <w:color w:val="000000"/>
          </w:rPr>
          <w:t>25</w:t>
        </w:r>
        <w:r>
          <w:rPr>
            <w:color w:val="000000"/>
          </w:rPr>
          <w:t>, 173–183 (2002).</w:t>
        </w:r>
      </w:ins>
    </w:p>
    <w:p w14:paraId="0000015A" w14:textId="77777777" w:rsidR="00F57F1F" w:rsidRDefault="00000000">
      <w:pPr>
        <w:pBdr>
          <w:top w:val="nil"/>
          <w:left w:val="nil"/>
          <w:bottom w:val="nil"/>
          <w:right w:val="nil"/>
          <w:between w:val="nil"/>
        </w:pBdr>
        <w:tabs>
          <w:tab w:val="left" w:pos="624"/>
        </w:tabs>
        <w:spacing w:line="480" w:lineRule="auto"/>
        <w:ind w:left="624" w:hanging="624"/>
        <w:rPr>
          <w:ins w:id="1037" w:author="Monica Thom" w:date="2026-09-07T23:09:00Z" w16du:dateUtc="2026-09-08T03:09:00Z"/>
          <w:color w:val="000000"/>
        </w:rPr>
      </w:pPr>
      <w:ins w:id="1038" w:author="Monica Thom" w:date="2026-09-07T23:09:00Z" w16du:dateUtc="2026-09-08T03:09:00Z">
        <w:r>
          <w:rPr>
            <w:color w:val="000000"/>
          </w:rPr>
          <w:t xml:space="preserve">240. </w:t>
        </w:r>
        <w:r>
          <w:rPr>
            <w:color w:val="000000"/>
          </w:rPr>
          <w:tab/>
          <w:t xml:space="preserve">Johannessen, O. M. &amp; Miles, M. W. Critical vulnerabilities of marine and sea ice–based ecosystems in the high Arctic. </w:t>
        </w:r>
        <w:r>
          <w:rPr>
            <w:i/>
            <w:iCs/>
            <w:color w:val="000000"/>
          </w:rPr>
          <w:t>Regional Environmental Change</w:t>
        </w:r>
        <w:r>
          <w:rPr>
            <w:color w:val="000000"/>
          </w:rPr>
          <w:t xml:space="preserve"> </w:t>
        </w:r>
        <w:r>
          <w:rPr>
            <w:b/>
            <w:bCs/>
            <w:color w:val="000000"/>
          </w:rPr>
          <w:t>11</w:t>
        </w:r>
        <w:r>
          <w:rPr>
            <w:color w:val="000000"/>
          </w:rPr>
          <w:t>, 239–248 (2011).</w:t>
        </w:r>
      </w:ins>
    </w:p>
    <w:p w14:paraId="0000015B" w14:textId="77777777" w:rsidR="00F57F1F" w:rsidRDefault="00000000">
      <w:pPr>
        <w:pBdr>
          <w:top w:val="nil"/>
          <w:left w:val="nil"/>
          <w:bottom w:val="nil"/>
          <w:right w:val="nil"/>
          <w:between w:val="nil"/>
        </w:pBdr>
        <w:tabs>
          <w:tab w:val="left" w:pos="624"/>
        </w:tabs>
        <w:spacing w:line="480" w:lineRule="auto"/>
        <w:ind w:left="624" w:hanging="624"/>
        <w:rPr>
          <w:ins w:id="1039" w:author="Monica Thom" w:date="2026-09-07T23:09:00Z" w16du:dateUtc="2026-09-08T03:09:00Z"/>
          <w:color w:val="000000"/>
        </w:rPr>
      </w:pPr>
      <w:ins w:id="1040" w:author="Monica Thom" w:date="2026-09-07T23:09:00Z" w16du:dateUtc="2026-09-08T03:09:00Z">
        <w:r>
          <w:rPr>
            <w:color w:val="000000"/>
          </w:rPr>
          <w:lastRenderedPageBreak/>
          <w:t xml:space="preserve">241. </w:t>
        </w:r>
        <w:r>
          <w:rPr>
            <w:color w:val="000000"/>
          </w:rPr>
          <w:tab/>
          <w:t xml:space="preserve">Pagano, A. M. &amp; Williams, T. M. Physiological consequences of Arctic sea ice loss on large marine carnivores: unique responses by polar bears and narwhals. </w:t>
        </w:r>
        <w:r>
          <w:rPr>
            <w:i/>
            <w:iCs/>
            <w:color w:val="000000"/>
          </w:rPr>
          <w:t>Journal of Experimental Biology</w:t>
        </w:r>
        <w:r>
          <w:rPr>
            <w:color w:val="000000"/>
          </w:rPr>
          <w:t xml:space="preserve"> </w:t>
        </w:r>
        <w:r>
          <w:rPr>
            <w:b/>
            <w:bCs/>
            <w:color w:val="000000"/>
          </w:rPr>
          <w:t>224</w:t>
        </w:r>
        <w:r>
          <w:rPr>
            <w:color w:val="000000"/>
          </w:rPr>
          <w:t>, jeb228049 (2021).</w:t>
        </w:r>
      </w:ins>
    </w:p>
    <w:p w14:paraId="0000015C" w14:textId="77777777" w:rsidR="00F57F1F" w:rsidRDefault="00000000">
      <w:pPr>
        <w:pBdr>
          <w:top w:val="nil"/>
          <w:left w:val="nil"/>
          <w:bottom w:val="nil"/>
          <w:right w:val="nil"/>
          <w:between w:val="nil"/>
        </w:pBdr>
        <w:tabs>
          <w:tab w:val="left" w:pos="624"/>
        </w:tabs>
        <w:spacing w:line="480" w:lineRule="auto"/>
        <w:ind w:left="624" w:hanging="624"/>
        <w:rPr>
          <w:ins w:id="1041" w:author="Monica Thom" w:date="2026-09-07T23:09:00Z" w16du:dateUtc="2026-09-08T03:09:00Z"/>
          <w:color w:val="000000"/>
        </w:rPr>
      </w:pPr>
      <w:ins w:id="1042" w:author="Monica Thom" w:date="2026-09-07T23:09:00Z" w16du:dateUtc="2026-09-08T03:09:00Z">
        <w:r>
          <w:rPr>
            <w:color w:val="000000"/>
          </w:rPr>
          <w:t xml:space="preserve">242. </w:t>
        </w:r>
        <w:r>
          <w:rPr>
            <w:color w:val="000000"/>
          </w:rPr>
          <w:tab/>
          <w:t xml:space="preserve">Capistrant-Fossa, K. A. &amp; Dunton, K. H. Rapid sea level rise causes loss of seagrass meadows. </w:t>
        </w:r>
        <w:r>
          <w:rPr>
            <w:i/>
            <w:iCs/>
            <w:color w:val="000000"/>
          </w:rPr>
          <w:t>Communications Earth &amp; Environment</w:t>
        </w:r>
        <w:r>
          <w:rPr>
            <w:color w:val="000000"/>
          </w:rPr>
          <w:t xml:space="preserve"> </w:t>
        </w:r>
        <w:r>
          <w:rPr>
            <w:b/>
            <w:bCs/>
            <w:color w:val="000000"/>
          </w:rPr>
          <w:t>5</w:t>
        </w:r>
        <w:r>
          <w:rPr>
            <w:color w:val="000000"/>
          </w:rPr>
          <w:t>, 87 (2024).</w:t>
        </w:r>
      </w:ins>
    </w:p>
    <w:p w14:paraId="0000015D" w14:textId="77777777" w:rsidR="00F57F1F" w:rsidRDefault="00000000">
      <w:pPr>
        <w:pBdr>
          <w:top w:val="nil"/>
          <w:left w:val="nil"/>
          <w:bottom w:val="nil"/>
          <w:right w:val="nil"/>
          <w:between w:val="nil"/>
        </w:pBdr>
        <w:tabs>
          <w:tab w:val="left" w:pos="624"/>
        </w:tabs>
        <w:spacing w:line="480" w:lineRule="auto"/>
        <w:ind w:left="624" w:hanging="624"/>
        <w:rPr>
          <w:ins w:id="1043" w:author="Monica Thom" w:date="2026-09-07T23:09:00Z" w16du:dateUtc="2026-09-08T03:09:00Z"/>
          <w:color w:val="000000"/>
        </w:rPr>
      </w:pPr>
      <w:ins w:id="1044" w:author="Monica Thom" w:date="2026-09-07T23:09:00Z" w16du:dateUtc="2026-09-08T03:09:00Z">
        <w:r>
          <w:rPr>
            <w:color w:val="000000"/>
          </w:rPr>
          <w:t xml:space="preserve">243. </w:t>
        </w:r>
        <w:r>
          <w:rPr>
            <w:color w:val="000000"/>
          </w:rPr>
          <w:tab/>
          <w:t xml:space="preserve">Niella, Y. </w:t>
        </w:r>
        <w:r>
          <w:rPr>
            <w:i/>
            <w:iCs/>
            <w:color w:val="000000"/>
          </w:rPr>
          <w:t>et al.</w:t>
        </w:r>
        <w:r>
          <w:rPr>
            <w:color w:val="000000"/>
          </w:rPr>
          <w:t xml:space="preserve"> Reliance of young sharks on threatened estuarine habitats for nutrition implies susceptibility to climate change. </w:t>
        </w:r>
        <w:r>
          <w:rPr>
            <w:i/>
            <w:iCs/>
            <w:color w:val="000000"/>
          </w:rPr>
          <w:t>Estuarine, Coastal and Shelf Science</w:t>
        </w:r>
        <w:r>
          <w:rPr>
            <w:color w:val="000000"/>
          </w:rPr>
          <w:t xml:space="preserve"> </w:t>
        </w:r>
        <w:r>
          <w:rPr>
            <w:b/>
            <w:bCs/>
            <w:color w:val="000000"/>
          </w:rPr>
          <w:t>268</w:t>
        </w:r>
        <w:r>
          <w:rPr>
            <w:color w:val="000000"/>
          </w:rPr>
          <w:t>, 107790 (2022).</w:t>
        </w:r>
      </w:ins>
    </w:p>
    <w:p w14:paraId="0000015E" w14:textId="77777777" w:rsidR="00F57F1F" w:rsidRDefault="00000000">
      <w:pPr>
        <w:pBdr>
          <w:top w:val="nil"/>
          <w:left w:val="nil"/>
          <w:bottom w:val="nil"/>
          <w:right w:val="nil"/>
          <w:between w:val="nil"/>
        </w:pBdr>
        <w:tabs>
          <w:tab w:val="left" w:pos="624"/>
        </w:tabs>
        <w:spacing w:line="480" w:lineRule="auto"/>
        <w:ind w:left="624" w:hanging="624"/>
        <w:rPr>
          <w:ins w:id="1045" w:author="Monica Thom" w:date="2026-09-07T23:09:00Z" w16du:dateUtc="2026-09-08T03:09:00Z"/>
          <w:color w:val="000000"/>
        </w:rPr>
      </w:pPr>
      <w:ins w:id="1046" w:author="Monica Thom" w:date="2026-09-07T23:09:00Z" w16du:dateUtc="2026-09-08T03:09:00Z">
        <w:r>
          <w:rPr>
            <w:color w:val="000000"/>
          </w:rPr>
          <w:t xml:space="preserve">244. </w:t>
        </w:r>
        <w:r>
          <w:rPr>
            <w:color w:val="000000"/>
          </w:rPr>
          <w:tab/>
          <w:t xml:space="preserve">Qu, F., Nunnally, C. &amp; Rowe, G. T. Polychaete annelid biomass size spectra: the effects of hypoxia stress. </w:t>
        </w:r>
        <w:r>
          <w:rPr>
            <w:i/>
            <w:iCs/>
            <w:color w:val="000000"/>
          </w:rPr>
          <w:t>Journal of Marine Sciences</w:t>
        </w:r>
        <w:r>
          <w:rPr>
            <w:color w:val="000000"/>
          </w:rPr>
          <w:t xml:space="preserve"> </w:t>
        </w:r>
        <w:r>
          <w:rPr>
            <w:b/>
            <w:bCs/>
            <w:color w:val="000000"/>
          </w:rPr>
          <w:t>2015</w:t>
        </w:r>
        <w:r>
          <w:rPr>
            <w:color w:val="000000"/>
          </w:rPr>
          <w:t>, 983521 (2015).</w:t>
        </w:r>
      </w:ins>
    </w:p>
    <w:p w14:paraId="0000015F" w14:textId="77777777" w:rsidR="00F57F1F" w:rsidRDefault="00000000">
      <w:pPr>
        <w:pBdr>
          <w:top w:val="nil"/>
          <w:left w:val="nil"/>
          <w:bottom w:val="nil"/>
          <w:right w:val="nil"/>
          <w:between w:val="nil"/>
        </w:pBdr>
        <w:tabs>
          <w:tab w:val="left" w:pos="624"/>
        </w:tabs>
        <w:spacing w:line="480" w:lineRule="auto"/>
        <w:ind w:left="624" w:hanging="624"/>
        <w:rPr>
          <w:ins w:id="1047" w:author="Monica Thom" w:date="2026-09-07T23:09:00Z" w16du:dateUtc="2026-09-08T03:09:00Z"/>
          <w:color w:val="000000"/>
        </w:rPr>
      </w:pPr>
      <w:ins w:id="1048" w:author="Monica Thom" w:date="2026-09-07T23:09:00Z" w16du:dateUtc="2026-09-08T03:09:00Z">
        <w:r>
          <w:rPr>
            <w:color w:val="000000"/>
          </w:rPr>
          <w:t xml:space="preserve">245. </w:t>
        </w:r>
        <w:r>
          <w:rPr>
            <w:color w:val="000000"/>
          </w:rPr>
          <w:tab/>
          <w:t xml:space="preserve">Craig, J. K. </w:t>
        </w:r>
        <w:r>
          <w:rPr>
            <w:i/>
            <w:iCs/>
            <w:color w:val="000000"/>
          </w:rPr>
          <w:t>et al.</w:t>
        </w:r>
        <w:r>
          <w:rPr>
            <w:color w:val="000000"/>
          </w:rPr>
          <w:t xml:space="preserve"> Ecological effects of hypoxia on fish, sea turtles, and marine mammals in the northwestern Gulf of Mexico. </w:t>
        </w:r>
        <w:r>
          <w:rPr>
            <w:i/>
            <w:iCs/>
            <w:color w:val="000000"/>
          </w:rPr>
          <w:t>Coastal hypoxia: consequences for living resources and ecosystems</w:t>
        </w:r>
        <w:r>
          <w:rPr>
            <w:color w:val="000000"/>
          </w:rPr>
          <w:t xml:space="preserve"> </w:t>
        </w:r>
        <w:r>
          <w:rPr>
            <w:b/>
            <w:bCs/>
            <w:color w:val="000000"/>
          </w:rPr>
          <w:t>58</w:t>
        </w:r>
        <w:r>
          <w:rPr>
            <w:color w:val="000000"/>
          </w:rPr>
          <w:t>, 269–291 (2001).</w:t>
        </w:r>
      </w:ins>
    </w:p>
    <w:p w14:paraId="00000160" w14:textId="77777777" w:rsidR="00F57F1F" w:rsidRDefault="00000000">
      <w:pPr>
        <w:pBdr>
          <w:top w:val="nil"/>
          <w:left w:val="nil"/>
          <w:bottom w:val="nil"/>
          <w:right w:val="nil"/>
          <w:between w:val="nil"/>
        </w:pBdr>
        <w:tabs>
          <w:tab w:val="left" w:pos="624"/>
        </w:tabs>
        <w:spacing w:line="480" w:lineRule="auto"/>
        <w:ind w:left="624" w:hanging="624"/>
        <w:rPr>
          <w:ins w:id="1049" w:author="Monica Thom" w:date="2026-09-07T23:09:00Z" w16du:dateUtc="2026-09-08T03:09:00Z"/>
          <w:color w:val="000000"/>
        </w:rPr>
      </w:pPr>
      <w:ins w:id="1050" w:author="Monica Thom" w:date="2026-09-07T23:09:00Z" w16du:dateUtc="2026-09-08T03:09:00Z">
        <w:r>
          <w:rPr>
            <w:color w:val="000000"/>
          </w:rPr>
          <w:t xml:space="preserve">246. </w:t>
        </w:r>
        <w:r>
          <w:rPr>
            <w:color w:val="000000"/>
          </w:rPr>
          <w:tab/>
          <w:t xml:space="preserve">Seibel, B. A. Cephalopod susceptibility to asphyxiation via ocean incalescence, deoxygenation, and acidification. </w:t>
        </w:r>
        <w:r>
          <w:rPr>
            <w:i/>
            <w:iCs/>
            <w:color w:val="000000"/>
          </w:rPr>
          <w:t>Physiology</w:t>
        </w:r>
        <w:r>
          <w:rPr>
            <w:color w:val="000000"/>
          </w:rPr>
          <w:t xml:space="preserve"> </w:t>
        </w:r>
        <w:r>
          <w:rPr>
            <w:b/>
            <w:bCs/>
            <w:color w:val="000000"/>
          </w:rPr>
          <w:t>31</w:t>
        </w:r>
        <w:r>
          <w:rPr>
            <w:color w:val="000000"/>
          </w:rPr>
          <w:t>, 418–429 (2016).</w:t>
        </w:r>
      </w:ins>
    </w:p>
    <w:p w14:paraId="00000161" w14:textId="77777777" w:rsidR="00F57F1F" w:rsidRDefault="00000000">
      <w:pPr>
        <w:pBdr>
          <w:top w:val="nil"/>
          <w:left w:val="nil"/>
          <w:bottom w:val="nil"/>
          <w:right w:val="nil"/>
          <w:between w:val="nil"/>
        </w:pBdr>
        <w:tabs>
          <w:tab w:val="left" w:pos="624"/>
        </w:tabs>
        <w:spacing w:line="480" w:lineRule="auto"/>
        <w:ind w:left="624" w:hanging="624"/>
        <w:rPr>
          <w:ins w:id="1051" w:author="Monica Thom" w:date="2026-09-07T23:09:00Z" w16du:dateUtc="2026-09-08T03:09:00Z"/>
          <w:color w:val="000000"/>
        </w:rPr>
      </w:pPr>
      <w:ins w:id="1052" w:author="Monica Thom" w:date="2026-09-07T23:09:00Z" w16du:dateUtc="2026-09-08T03:09:00Z">
        <w:r>
          <w:rPr>
            <w:color w:val="000000"/>
          </w:rPr>
          <w:t xml:space="preserve">247. </w:t>
        </w:r>
        <w:r>
          <w:rPr>
            <w:color w:val="000000"/>
          </w:rPr>
          <w:tab/>
        </w:r>
        <w:r w:rsidRPr="00775FC7">
          <w:rPr>
            <w:color w:val="000000"/>
            <w:lang w:val="fr-FR"/>
          </w:rPr>
          <w:t xml:space="preserve">Hughes, D. J. </w:t>
        </w:r>
        <w:r w:rsidRPr="00775FC7">
          <w:rPr>
            <w:i/>
            <w:iCs/>
            <w:color w:val="000000"/>
            <w:lang w:val="fr-FR"/>
          </w:rPr>
          <w:t>et al.</w:t>
        </w:r>
        <w:r w:rsidRPr="00775FC7">
          <w:rPr>
            <w:color w:val="000000"/>
            <w:lang w:val="fr-FR"/>
          </w:rPr>
          <w:t xml:space="preserve"> </w:t>
        </w:r>
        <w:r>
          <w:rPr>
            <w:color w:val="000000"/>
          </w:rPr>
          <w:t xml:space="preserve">Coral reef survival under accelerating ocean deoxygenation. </w:t>
        </w:r>
        <w:r>
          <w:rPr>
            <w:i/>
            <w:iCs/>
            <w:color w:val="000000"/>
          </w:rPr>
          <w:t>Nature Climate Change</w:t>
        </w:r>
        <w:r>
          <w:rPr>
            <w:color w:val="000000"/>
          </w:rPr>
          <w:t xml:space="preserve"> </w:t>
        </w:r>
        <w:r>
          <w:rPr>
            <w:b/>
            <w:bCs/>
            <w:color w:val="000000"/>
          </w:rPr>
          <w:t>10</w:t>
        </w:r>
        <w:r>
          <w:rPr>
            <w:color w:val="000000"/>
          </w:rPr>
          <w:t>, 296–307 (2020).</w:t>
        </w:r>
      </w:ins>
    </w:p>
    <w:p w14:paraId="00000162" w14:textId="77777777" w:rsidR="00F57F1F" w:rsidRDefault="00000000">
      <w:pPr>
        <w:pBdr>
          <w:top w:val="nil"/>
          <w:left w:val="nil"/>
          <w:bottom w:val="nil"/>
          <w:right w:val="nil"/>
          <w:between w:val="nil"/>
        </w:pBdr>
        <w:tabs>
          <w:tab w:val="left" w:pos="624"/>
        </w:tabs>
        <w:spacing w:line="480" w:lineRule="auto"/>
        <w:ind w:left="624" w:hanging="624"/>
        <w:rPr>
          <w:ins w:id="1053" w:author="Monica Thom" w:date="2026-09-07T23:09:00Z" w16du:dateUtc="2026-09-08T03:09:00Z"/>
          <w:color w:val="000000"/>
        </w:rPr>
      </w:pPr>
      <w:ins w:id="1054" w:author="Monica Thom" w:date="2026-09-07T23:09:00Z" w16du:dateUtc="2026-09-08T03:09:00Z">
        <w:r>
          <w:rPr>
            <w:color w:val="000000"/>
          </w:rPr>
          <w:t xml:space="preserve">248. </w:t>
        </w:r>
        <w:r>
          <w:rPr>
            <w:color w:val="000000"/>
          </w:rPr>
          <w:tab/>
          <w:t xml:space="preserve">Ng, C. A. &amp; Micheli, F. Short-term effects of hypoxia are more important than effects of ocean acidification on grazing interactions with juvenile giant kelp (Macrocystis pyrifera). </w:t>
        </w:r>
        <w:r>
          <w:rPr>
            <w:i/>
            <w:iCs/>
            <w:color w:val="000000"/>
          </w:rPr>
          <w:t>Scientific reports</w:t>
        </w:r>
        <w:r>
          <w:rPr>
            <w:color w:val="000000"/>
          </w:rPr>
          <w:t xml:space="preserve"> </w:t>
        </w:r>
        <w:r>
          <w:rPr>
            <w:b/>
            <w:bCs/>
            <w:color w:val="000000"/>
          </w:rPr>
          <w:t>10</w:t>
        </w:r>
        <w:r>
          <w:rPr>
            <w:color w:val="000000"/>
          </w:rPr>
          <w:t>, 5403 (2020).</w:t>
        </w:r>
      </w:ins>
    </w:p>
    <w:p w14:paraId="00000163" w14:textId="77777777" w:rsidR="00F57F1F" w:rsidRDefault="00000000">
      <w:pPr>
        <w:pBdr>
          <w:top w:val="nil"/>
          <w:left w:val="nil"/>
          <w:bottom w:val="nil"/>
          <w:right w:val="nil"/>
          <w:between w:val="nil"/>
        </w:pBdr>
        <w:tabs>
          <w:tab w:val="left" w:pos="624"/>
        </w:tabs>
        <w:spacing w:line="480" w:lineRule="auto"/>
        <w:ind w:left="624" w:hanging="624"/>
        <w:rPr>
          <w:ins w:id="1055" w:author="Monica Thom" w:date="2026-09-07T23:09:00Z" w16du:dateUtc="2026-09-08T03:09:00Z"/>
          <w:color w:val="000000"/>
        </w:rPr>
      </w:pPr>
      <w:ins w:id="1056" w:author="Monica Thom" w:date="2026-09-07T23:09:00Z" w16du:dateUtc="2026-09-08T03:09:00Z">
        <w:r>
          <w:rPr>
            <w:color w:val="000000"/>
          </w:rPr>
          <w:t xml:space="preserve">249. </w:t>
        </w:r>
        <w:r>
          <w:rPr>
            <w:color w:val="000000"/>
          </w:rPr>
          <w:tab/>
          <w:t xml:space="preserve">Meera, S. P., Bhattacharyya, M. &amp; Kumar, A. Dynamics of mangrove functional traits under osmotic and oxidative stresses. </w:t>
        </w:r>
        <w:r>
          <w:rPr>
            <w:i/>
            <w:iCs/>
            <w:color w:val="000000"/>
          </w:rPr>
          <w:t>Plant Growth Regulation</w:t>
        </w:r>
        <w:r>
          <w:rPr>
            <w:color w:val="000000"/>
          </w:rPr>
          <w:t xml:space="preserve"> </w:t>
        </w:r>
        <w:r>
          <w:rPr>
            <w:b/>
            <w:bCs/>
            <w:color w:val="000000"/>
          </w:rPr>
          <w:t>101</w:t>
        </w:r>
        <w:r>
          <w:rPr>
            <w:color w:val="000000"/>
          </w:rPr>
          <w:t>, 285–306 (2023).</w:t>
        </w:r>
      </w:ins>
    </w:p>
    <w:p w14:paraId="00000164" w14:textId="77777777" w:rsidR="00F57F1F" w:rsidRDefault="00000000">
      <w:pPr>
        <w:pBdr>
          <w:top w:val="nil"/>
          <w:left w:val="nil"/>
          <w:bottom w:val="nil"/>
          <w:right w:val="nil"/>
          <w:between w:val="nil"/>
        </w:pBdr>
        <w:tabs>
          <w:tab w:val="left" w:pos="624"/>
        </w:tabs>
        <w:spacing w:line="480" w:lineRule="auto"/>
        <w:ind w:left="624" w:hanging="624"/>
        <w:rPr>
          <w:ins w:id="1057" w:author="Monica Thom" w:date="2026-09-07T23:09:00Z" w16du:dateUtc="2026-09-08T03:09:00Z"/>
          <w:color w:val="000000"/>
        </w:rPr>
      </w:pPr>
      <w:ins w:id="1058" w:author="Monica Thom" w:date="2026-09-07T23:09:00Z" w16du:dateUtc="2026-09-08T03:09:00Z">
        <w:r>
          <w:rPr>
            <w:color w:val="000000"/>
          </w:rPr>
          <w:t xml:space="preserve">250. </w:t>
        </w:r>
        <w:r>
          <w:rPr>
            <w:color w:val="000000"/>
          </w:rPr>
          <w:tab/>
          <w:t xml:space="preserve">Clark, A., Ellis, W. T., Rodriguez, A. R. &amp; Baker, R. Dissolved Oxygen May Limit the Suitability of Salt Marsh as Nekton Habitat. </w:t>
        </w:r>
        <w:r>
          <w:rPr>
            <w:i/>
            <w:iCs/>
            <w:color w:val="000000"/>
          </w:rPr>
          <w:t>Estuaries and Coasts</w:t>
        </w:r>
        <w:r>
          <w:rPr>
            <w:color w:val="000000"/>
          </w:rPr>
          <w:t xml:space="preserve"> </w:t>
        </w:r>
        <w:r>
          <w:rPr>
            <w:b/>
            <w:bCs/>
            <w:color w:val="000000"/>
          </w:rPr>
          <w:t>48</w:t>
        </w:r>
        <w:r>
          <w:rPr>
            <w:color w:val="000000"/>
          </w:rPr>
          <w:t>, 1–8 (2025).</w:t>
        </w:r>
      </w:ins>
    </w:p>
    <w:p w14:paraId="00000165" w14:textId="77777777" w:rsidR="00F57F1F" w:rsidRDefault="00000000">
      <w:pPr>
        <w:pBdr>
          <w:top w:val="nil"/>
          <w:left w:val="nil"/>
          <w:bottom w:val="nil"/>
          <w:right w:val="nil"/>
          <w:between w:val="nil"/>
        </w:pBdr>
        <w:tabs>
          <w:tab w:val="left" w:pos="624"/>
        </w:tabs>
        <w:spacing w:line="480" w:lineRule="auto"/>
        <w:ind w:left="624" w:hanging="624"/>
        <w:rPr>
          <w:ins w:id="1059" w:author="Monica Thom" w:date="2026-09-07T23:09:00Z" w16du:dateUtc="2026-09-08T03:09:00Z"/>
          <w:color w:val="000000"/>
        </w:rPr>
      </w:pPr>
      <w:ins w:id="1060" w:author="Monica Thom" w:date="2026-09-07T23:09:00Z" w16du:dateUtc="2026-09-08T03:09:00Z">
        <w:r>
          <w:rPr>
            <w:color w:val="000000"/>
          </w:rPr>
          <w:lastRenderedPageBreak/>
          <w:t xml:space="preserve">251. </w:t>
        </w:r>
        <w:r>
          <w:rPr>
            <w:color w:val="000000"/>
          </w:rPr>
          <w:tab/>
          <w:t xml:space="preserve">Tu, T.-H., Lin, E.-J., Hung, C.-C., Chou, W.-C. &amp; Shih, Y.-Y. The dissolved oxygen variation in seagrasses is influenced by DOC excretion and its associated microbes. </w:t>
        </w:r>
        <w:r>
          <w:rPr>
            <w:i/>
            <w:iCs/>
            <w:color w:val="000000"/>
          </w:rPr>
          <w:t>Estuarine, Coastal and Shelf Science</w:t>
        </w:r>
        <w:r>
          <w:rPr>
            <w:color w:val="000000"/>
          </w:rPr>
          <w:t xml:space="preserve"> </w:t>
        </w:r>
        <w:r>
          <w:rPr>
            <w:b/>
            <w:bCs/>
            <w:color w:val="000000"/>
          </w:rPr>
          <w:t>313</w:t>
        </w:r>
        <w:r>
          <w:rPr>
            <w:color w:val="000000"/>
          </w:rPr>
          <w:t>, 109080 (2025).</w:t>
        </w:r>
      </w:ins>
    </w:p>
    <w:p w14:paraId="00000166" w14:textId="77777777" w:rsidR="00F57F1F" w:rsidRDefault="00000000">
      <w:pPr>
        <w:pBdr>
          <w:top w:val="nil"/>
          <w:left w:val="nil"/>
          <w:bottom w:val="nil"/>
          <w:right w:val="nil"/>
          <w:between w:val="nil"/>
        </w:pBdr>
        <w:tabs>
          <w:tab w:val="left" w:pos="624"/>
        </w:tabs>
        <w:spacing w:line="480" w:lineRule="auto"/>
        <w:ind w:left="624" w:hanging="624"/>
        <w:rPr>
          <w:ins w:id="1061" w:author="Monica Thom" w:date="2026-09-07T23:09:00Z" w16du:dateUtc="2026-09-08T03:09:00Z"/>
          <w:color w:val="000000"/>
        </w:rPr>
      </w:pPr>
      <w:ins w:id="1062" w:author="Monica Thom" w:date="2026-09-07T23:09:00Z" w16du:dateUtc="2026-09-08T03:09:00Z">
        <w:r>
          <w:rPr>
            <w:color w:val="000000"/>
          </w:rPr>
          <w:t xml:space="preserve">252. </w:t>
        </w:r>
        <w:r>
          <w:rPr>
            <w:color w:val="000000"/>
          </w:rPr>
          <w:tab/>
          <w:t xml:space="preserve">Vedor, M. </w:t>
        </w:r>
        <w:r>
          <w:rPr>
            <w:i/>
            <w:iCs/>
            <w:color w:val="000000"/>
          </w:rPr>
          <w:t>et al.</w:t>
        </w:r>
        <w:r>
          <w:rPr>
            <w:color w:val="000000"/>
          </w:rPr>
          <w:t xml:space="preserve"> Climate-driven deoxygenation elevates fishing vulnerability for the ocean’s widest ranging shark. </w:t>
        </w:r>
        <w:r>
          <w:rPr>
            <w:i/>
            <w:iCs/>
            <w:color w:val="000000"/>
          </w:rPr>
          <w:t>Elife</w:t>
        </w:r>
        <w:r>
          <w:rPr>
            <w:color w:val="000000"/>
          </w:rPr>
          <w:t xml:space="preserve"> </w:t>
        </w:r>
        <w:r>
          <w:rPr>
            <w:b/>
            <w:bCs/>
            <w:color w:val="000000"/>
          </w:rPr>
          <w:t>10</w:t>
        </w:r>
        <w:r>
          <w:rPr>
            <w:color w:val="000000"/>
          </w:rPr>
          <w:t>, e62508 (2021).</w:t>
        </w:r>
      </w:ins>
    </w:p>
    <w:p w14:paraId="00000167" w14:textId="77777777" w:rsidR="00F57F1F" w:rsidRDefault="00000000">
      <w:pPr>
        <w:pBdr>
          <w:top w:val="nil"/>
          <w:left w:val="nil"/>
          <w:bottom w:val="nil"/>
          <w:right w:val="nil"/>
          <w:between w:val="nil"/>
        </w:pBdr>
        <w:tabs>
          <w:tab w:val="left" w:pos="624"/>
        </w:tabs>
        <w:spacing w:line="480" w:lineRule="auto"/>
        <w:ind w:left="624" w:hanging="624"/>
        <w:rPr>
          <w:ins w:id="1063" w:author="Monica Thom" w:date="2026-09-07T23:09:00Z" w16du:dateUtc="2026-09-08T03:09:00Z"/>
          <w:color w:val="000000"/>
        </w:rPr>
      </w:pPr>
      <w:ins w:id="1064" w:author="Monica Thom" w:date="2026-09-07T23:09:00Z" w16du:dateUtc="2026-09-08T03:09:00Z">
        <w:r>
          <w:rPr>
            <w:color w:val="000000"/>
          </w:rPr>
          <w:t xml:space="preserve">253. </w:t>
        </w:r>
        <w:r>
          <w:rPr>
            <w:color w:val="000000"/>
          </w:rPr>
          <w:tab/>
          <w:t xml:space="preserve">Giangrande, A., Licciano, M., Musco, L. &amp; Stabili, L. Shift in Sabella spallanzanii (Polychaeta, Sabellidae) spawning period in the Central Mediterranean Sea: a consequence of climate change? </w:t>
        </w:r>
        <w:r>
          <w:rPr>
            <w:i/>
            <w:iCs/>
            <w:color w:val="000000"/>
          </w:rPr>
          <w:t>Mediterranean Marine Science</w:t>
        </w:r>
        <w:r>
          <w:rPr>
            <w:color w:val="000000"/>
          </w:rPr>
          <w:t xml:space="preserve"> </w:t>
        </w:r>
        <w:r>
          <w:rPr>
            <w:b/>
            <w:bCs/>
            <w:color w:val="000000"/>
          </w:rPr>
          <w:t>11</w:t>
        </w:r>
        <w:r>
          <w:rPr>
            <w:color w:val="000000"/>
          </w:rPr>
          <w:t>, 373–379 (2010).</w:t>
        </w:r>
      </w:ins>
    </w:p>
    <w:p w14:paraId="00000168" w14:textId="77777777" w:rsidR="00F57F1F" w:rsidRDefault="00000000">
      <w:pPr>
        <w:pBdr>
          <w:top w:val="nil"/>
          <w:left w:val="nil"/>
          <w:bottom w:val="nil"/>
          <w:right w:val="nil"/>
          <w:between w:val="nil"/>
        </w:pBdr>
        <w:tabs>
          <w:tab w:val="left" w:pos="624"/>
        </w:tabs>
        <w:spacing w:line="480" w:lineRule="auto"/>
        <w:ind w:left="624" w:hanging="624"/>
        <w:rPr>
          <w:ins w:id="1065" w:author="Monica Thom" w:date="2026-09-07T23:09:00Z" w16du:dateUtc="2026-09-08T03:09:00Z"/>
          <w:color w:val="000000"/>
        </w:rPr>
      </w:pPr>
      <w:ins w:id="1066" w:author="Monica Thom" w:date="2026-09-07T23:09:00Z" w16du:dateUtc="2026-09-08T03:09:00Z">
        <w:r>
          <w:rPr>
            <w:color w:val="000000"/>
          </w:rPr>
          <w:t xml:space="preserve">254. </w:t>
        </w:r>
        <w:r>
          <w:rPr>
            <w:color w:val="000000"/>
          </w:rPr>
          <w:tab/>
          <w:t xml:space="preserve">Long, W. C., Conrad, A. L., Gardner, J. L. &amp; Foy, R. J. Red king crab larval survival and development are resilient to ocean acidification. </w:t>
        </w:r>
        <w:r>
          <w:rPr>
            <w:i/>
            <w:iCs/>
            <w:color w:val="000000"/>
          </w:rPr>
          <w:t>Journal of Experimental Marine Biology and Ecology</w:t>
        </w:r>
        <w:r>
          <w:rPr>
            <w:color w:val="000000"/>
          </w:rPr>
          <w:t xml:space="preserve"> </w:t>
        </w:r>
        <w:r>
          <w:rPr>
            <w:b/>
            <w:bCs/>
            <w:color w:val="000000"/>
          </w:rPr>
          <w:t>577</w:t>
        </w:r>
        <w:r>
          <w:rPr>
            <w:color w:val="000000"/>
          </w:rPr>
          <w:t>, 152028 (2024).</w:t>
        </w:r>
      </w:ins>
    </w:p>
    <w:p w14:paraId="00000169" w14:textId="77777777" w:rsidR="00F57F1F" w:rsidRDefault="00000000">
      <w:pPr>
        <w:pBdr>
          <w:top w:val="nil"/>
          <w:left w:val="nil"/>
          <w:bottom w:val="nil"/>
          <w:right w:val="nil"/>
          <w:between w:val="nil"/>
        </w:pBdr>
        <w:tabs>
          <w:tab w:val="left" w:pos="624"/>
        </w:tabs>
        <w:spacing w:line="480" w:lineRule="auto"/>
        <w:ind w:left="624" w:hanging="624"/>
        <w:rPr>
          <w:ins w:id="1067" w:author="Monica Thom" w:date="2026-09-07T23:09:00Z" w16du:dateUtc="2026-09-08T03:09:00Z"/>
          <w:color w:val="000000"/>
        </w:rPr>
      </w:pPr>
      <w:ins w:id="1068" w:author="Monica Thom" w:date="2026-09-07T23:09:00Z" w16du:dateUtc="2026-09-08T03:09:00Z">
        <w:r>
          <w:rPr>
            <w:color w:val="000000"/>
          </w:rPr>
          <w:t xml:space="preserve">255. </w:t>
        </w:r>
        <w:r>
          <w:rPr>
            <w:color w:val="000000"/>
          </w:rPr>
          <w:tab/>
          <w:t>Meza</w:t>
        </w:r>
        <w:r>
          <w:rPr>
            <w:rFonts w:ascii="Cambria Math" w:eastAsia="Cambria Math" w:hAnsi="Cambria Math" w:cs="Cambria Math"/>
            <w:color w:val="000000"/>
          </w:rPr>
          <w:t>‐</w:t>
        </w:r>
        <w:r>
          <w:rPr>
            <w:color w:val="000000"/>
          </w:rPr>
          <w:t xml:space="preserve">Buendía, A. K. </w:t>
        </w:r>
        <w:r>
          <w:rPr>
            <w:i/>
            <w:iCs/>
            <w:color w:val="000000"/>
          </w:rPr>
          <w:t>et al.</w:t>
        </w:r>
        <w:r>
          <w:rPr>
            <w:color w:val="000000"/>
          </w:rPr>
          <w:t xml:space="preserve"> Why high temperatures limit reproduction in cephalopods? The case of Octopus maya. </w:t>
        </w:r>
        <w:r>
          <w:rPr>
            <w:i/>
            <w:iCs/>
            <w:color w:val="000000"/>
          </w:rPr>
          <w:t>Aquaculture Research</w:t>
        </w:r>
        <w:r>
          <w:rPr>
            <w:color w:val="000000"/>
          </w:rPr>
          <w:t xml:space="preserve"> </w:t>
        </w:r>
        <w:r>
          <w:rPr>
            <w:b/>
            <w:bCs/>
            <w:color w:val="000000"/>
          </w:rPr>
          <w:t>52</w:t>
        </w:r>
        <w:r>
          <w:rPr>
            <w:color w:val="000000"/>
          </w:rPr>
          <w:t>, 5111–5123 (2021).</w:t>
        </w:r>
      </w:ins>
    </w:p>
    <w:p w14:paraId="0000016A" w14:textId="77777777" w:rsidR="00F57F1F" w:rsidRDefault="00000000">
      <w:pPr>
        <w:pBdr>
          <w:top w:val="nil"/>
          <w:left w:val="nil"/>
          <w:bottom w:val="nil"/>
          <w:right w:val="nil"/>
          <w:between w:val="nil"/>
        </w:pBdr>
        <w:tabs>
          <w:tab w:val="left" w:pos="624"/>
        </w:tabs>
        <w:spacing w:line="480" w:lineRule="auto"/>
        <w:ind w:left="624" w:hanging="624"/>
        <w:rPr>
          <w:ins w:id="1069" w:author="Monica Thom" w:date="2026-09-07T23:09:00Z" w16du:dateUtc="2026-09-08T03:09:00Z"/>
          <w:color w:val="000000"/>
        </w:rPr>
      </w:pPr>
      <w:ins w:id="1070" w:author="Monica Thom" w:date="2026-09-07T23:09:00Z" w16du:dateUtc="2026-09-08T03:09:00Z">
        <w:r>
          <w:rPr>
            <w:color w:val="000000"/>
          </w:rPr>
          <w:t xml:space="preserve">256. </w:t>
        </w:r>
        <w:r>
          <w:rPr>
            <w:color w:val="000000"/>
          </w:rPr>
          <w:tab/>
          <w:t xml:space="preserve">Padilla-Gamiño, J. L., Alma, L., Spencer, L. H., Venkataraman, Y. R. &amp; Wessler, L. Ocean acidification does not overlook sex: review of understudied effects and implications of low pH on marine invertebrate sexual reproduction. </w:t>
        </w:r>
        <w:r>
          <w:rPr>
            <w:i/>
            <w:iCs/>
            <w:color w:val="000000"/>
          </w:rPr>
          <w:t>Frontiers in Marine Science</w:t>
        </w:r>
        <w:r>
          <w:rPr>
            <w:color w:val="000000"/>
          </w:rPr>
          <w:t xml:space="preserve"> </w:t>
        </w:r>
        <w:r>
          <w:rPr>
            <w:b/>
            <w:bCs/>
            <w:color w:val="000000"/>
          </w:rPr>
          <w:t>9</w:t>
        </w:r>
        <w:r>
          <w:rPr>
            <w:color w:val="000000"/>
          </w:rPr>
          <w:t>, 977754 (2022).</w:t>
        </w:r>
      </w:ins>
    </w:p>
    <w:p w14:paraId="0000016B" w14:textId="77777777" w:rsidR="00F57F1F" w:rsidRDefault="00000000">
      <w:pPr>
        <w:pBdr>
          <w:top w:val="nil"/>
          <w:left w:val="nil"/>
          <w:bottom w:val="nil"/>
          <w:right w:val="nil"/>
          <w:between w:val="nil"/>
        </w:pBdr>
        <w:tabs>
          <w:tab w:val="left" w:pos="624"/>
        </w:tabs>
        <w:spacing w:line="480" w:lineRule="auto"/>
        <w:ind w:left="624" w:hanging="624"/>
        <w:rPr>
          <w:ins w:id="1071" w:author="Monica Thom" w:date="2026-09-07T23:09:00Z" w16du:dateUtc="2026-09-08T03:09:00Z"/>
          <w:color w:val="000000"/>
        </w:rPr>
      </w:pPr>
      <w:ins w:id="1072" w:author="Monica Thom" w:date="2026-09-07T23:09:00Z" w16du:dateUtc="2026-09-08T03:09:00Z">
        <w:r>
          <w:rPr>
            <w:color w:val="000000"/>
          </w:rPr>
          <w:t xml:space="preserve">257. </w:t>
        </w:r>
        <w:r>
          <w:rPr>
            <w:color w:val="000000"/>
          </w:rPr>
          <w:tab/>
          <w:t xml:space="preserve">Friess, D. A., Adame, M. F., Adams, J. B. &amp; Lovelock, C. E. Mangrove forests under climate change in a 2 C world. </w:t>
        </w:r>
        <w:r>
          <w:rPr>
            <w:i/>
            <w:iCs/>
            <w:color w:val="000000"/>
          </w:rPr>
          <w:t>Wiley Interdisciplinary Reviews: Climate Change</w:t>
        </w:r>
        <w:r>
          <w:rPr>
            <w:color w:val="000000"/>
          </w:rPr>
          <w:t xml:space="preserve"> </w:t>
        </w:r>
        <w:r>
          <w:rPr>
            <w:b/>
            <w:bCs/>
            <w:color w:val="000000"/>
          </w:rPr>
          <w:t>13</w:t>
        </w:r>
        <w:r>
          <w:rPr>
            <w:color w:val="000000"/>
          </w:rPr>
          <w:t>, e792 (2022).</w:t>
        </w:r>
      </w:ins>
    </w:p>
    <w:p w14:paraId="0000016C" w14:textId="77777777" w:rsidR="00F57F1F" w:rsidRDefault="00000000">
      <w:pPr>
        <w:pBdr>
          <w:top w:val="nil"/>
          <w:left w:val="nil"/>
          <w:bottom w:val="nil"/>
          <w:right w:val="nil"/>
          <w:between w:val="nil"/>
        </w:pBdr>
        <w:tabs>
          <w:tab w:val="left" w:pos="624"/>
        </w:tabs>
        <w:spacing w:line="480" w:lineRule="auto"/>
        <w:ind w:left="624" w:hanging="624"/>
        <w:rPr>
          <w:ins w:id="1073" w:author="Monica Thom" w:date="2026-09-07T23:09:00Z" w16du:dateUtc="2026-09-08T03:09:00Z"/>
          <w:color w:val="000000"/>
        </w:rPr>
      </w:pPr>
      <w:ins w:id="1074" w:author="Monica Thom" w:date="2026-09-07T23:09:00Z" w16du:dateUtc="2026-09-08T03:09:00Z">
        <w:r>
          <w:rPr>
            <w:color w:val="000000"/>
          </w:rPr>
          <w:t xml:space="preserve">258. </w:t>
        </w:r>
        <w:r>
          <w:rPr>
            <w:color w:val="000000"/>
          </w:rPr>
          <w:tab/>
          <w:t xml:space="preserve">Lourenço, S. </w:t>
        </w:r>
        <w:r>
          <w:rPr>
            <w:i/>
            <w:iCs/>
            <w:color w:val="000000"/>
          </w:rPr>
          <w:t>et al.</w:t>
        </w:r>
        <w:r>
          <w:rPr>
            <w:color w:val="000000"/>
          </w:rPr>
          <w:t xml:space="preserve"> Short and long-term temperature variations drive recruitment variability in marine and estuarine juvenile fishes. </w:t>
        </w:r>
        <w:r>
          <w:rPr>
            <w:i/>
            <w:iCs/>
            <w:color w:val="000000"/>
          </w:rPr>
          <w:t>Marine Pollution Bulletin</w:t>
        </w:r>
        <w:r>
          <w:rPr>
            <w:color w:val="000000"/>
          </w:rPr>
          <w:t xml:space="preserve"> </w:t>
        </w:r>
        <w:r>
          <w:rPr>
            <w:b/>
            <w:bCs/>
            <w:color w:val="000000"/>
          </w:rPr>
          <w:t>192</w:t>
        </w:r>
        <w:r>
          <w:rPr>
            <w:color w:val="000000"/>
          </w:rPr>
          <w:t>, 115093 (2023).</w:t>
        </w:r>
      </w:ins>
    </w:p>
    <w:p w14:paraId="0000016D" w14:textId="77777777" w:rsidR="00F57F1F" w:rsidRDefault="00000000">
      <w:pPr>
        <w:pBdr>
          <w:top w:val="nil"/>
          <w:left w:val="nil"/>
          <w:bottom w:val="nil"/>
          <w:right w:val="nil"/>
          <w:between w:val="nil"/>
        </w:pBdr>
        <w:tabs>
          <w:tab w:val="left" w:pos="624"/>
        </w:tabs>
        <w:spacing w:line="480" w:lineRule="auto"/>
        <w:ind w:left="624" w:hanging="624"/>
        <w:rPr>
          <w:ins w:id="1075" w:author="Monica Thom" w:date="2026-09-07T23:09:00Z" w16du:dateUtc="2026-09-08T03:09:00Z"/>
          <w:color w:val="000000"/>
        </w:rPr>
      </w:pPr>
      <w:ins w:id="1076" w:author="Monica Thom" w:date="2026-09-07T23:09:00Z" w16du:dateUtc="2026-09-08T03:09:00Z">
        <w:r>
          <w:rPr>
            <w:color w:val="000000"/>
          </w:rPr>
          <w:t xml:space="preserve">259. </w:t>
        </w:r>
        <w:r>
          <w:rPr>
            <w:color w:val="000000"/>
          </w:rPr>
          <w:tab/>
          <w:t xml:space="preserve">Zhu, Z., Bouma, T. J., Zhu, Q., Cai, Y. &amp; Yang, Z. Effects of waves and sediment disturbance on seed bank persistence at tidal flats. </w:t>
        </w:r>
        <w:r>
          <w:rPr>
            <w:i/>
            <w:iCs/>
            <w:color w:val="000000"/>
          </w:rPr>
          <w:t>Frontiers in marine science</w:t>
        </w:r>
        <w:r>
          <w:rPr>
            <w:color w:val="000000"/>
          </w:rPr>
          <w:t xml:space="preserve"> </w:t>
        </w:r>
        <w:r>
          <w:rPr>
            <w:b/>
            <w:bCs/>
            <w:color w:val="000000"/>
          </w:rPr>
          <w:t>8</w:t>
        </w:r>
        <w:r>
          <w:rPr>
            <w:color w:val="000000"/>
          </w:rPr>
          <w:t>, 728065 (2021).</w:t>
        </w:r>
      </w:ins>
    </w:p>
    <w:p w14:paraId="0000016E" w14:textId="77777777" w:rsidR="00F57F1F" w:rsidRDefault="00000000">
      <w:pPr>
        <w:pBdr>
          <w:top w:val="nil"/>
          <w:left w:val="nil"/>
          <w:bottom w:val="nil"/>
          <w:right w:val="nil"/>
          <w:between w:val="nil"/>
        </w:pBdr>
        <w:tabs>
          <w:tab w:val="left" w:pos="624"/>
        </w:tabs>
        <w:spacing w:line="480" w:lineRule="auto"/>
        <w:ind w:left="624" w:hanging="624"/>
        <w:rPr>
          <w:ins w:id="1077" w:author="Monica Thom" w:date="2026-09-07T23:09:00Z" w16du:dateUtc="2026-09-08T03:09:00Z"/>
          <w:color w:val="000000"/>
        </w:rPr>
      </w:pPr>
      <w:ins w:id="1078" w:author="Monica Thom" w:date="2026-09-07T23:09:00Z" w16du:dateUtc="2026-09-08T03:09:00Z">
        <w:r>
          <w:rPr>
            <w:color w:val="000000"/>
          </w:rPr>
          <w:lastRenderedPageBreak/>
          <w:t xml:space="preserve">260. </w:t>
        </w:r>
        <w:r>
          <w:rPr>
            <w:color w:val="000000"/>
          </w:rPr>
          <w:tab/>
          <w:t xml:space="preserve">Duarte, B. </w:t>
        </w:r>
        <w:r>
          <w:rPr>
            <w:i/>
            <w:iCs/>
            <w:color w:val="000000"/>
          </w:rPr>
          <w:t>et al.</w:t>
        </w:r>
        <w:r>
          <w:rPr>
            <w:color w:val="000000"/>
          </w:rPr>
          <w:t xml:space="preserve"> Climate change impacts on seagrass meadows and macroalgal forests: an integrative perspective on acclimation and adaptation potential. </w:t>
        </w:r>
        <w:r>
          <w:rPr>
            <w:i/>
            <w:iCs/>
            <w:color w:val="000000"/>
          </w:rPr>
          <w:t>Frontiers in Marine Science</w:t>
        </w:r>
        <w:r>
          <w:rPr>
            <w:color w:val="000000"/>
          </w:rPr>
          <w:t xml:space="preserve"> </w:t>
        </w:r>
        <w:r>
          <w:rPr>
            <w:b/>
            <w:bCs/>
            <w:color w:val="000000"/>
          </w:rPr>
          <w:t>5</w:t>
        </w:r>
        <w:r>
          <w:rPr>
            <w:color w:val="000000"/>
          </w:rPr>
          <w:t>, 190 (2018).</w:t>
        </w:r>
      </w:ins>
    </w:p>
    <w:p w14:paraId="0000016F" w14:textId="77777777" w:rsidR="00F57F1F" w:rsidRDefault="00000000">
      <w:pPr>
        <w:pBdr>
          <w:top w:val="nil"/>
          <w:left w:val="nil"/>
          <w:bottom w:val="nil"/>
          <w:right w:val="nil"/>
          <w:between w:val="nil"/>
        </w:pBdr>
        <w:tabs>
          <w:tab w:val="left" w:pos="624"/>
        </w:tabs>
        <w:spacing w:line="480" w:lineRule="auto"/>
        <w:ind w:left="624" w:hanging="624"/>
        <w:rPr>
          <w:ins w:id="1079" w:author="Monica Thom" w:date="2026-09-07T23:09:00Z" w16du:dateUtc="2026-09-08T03:09:00Z"/>
          <w:color w:val="000000"/>
        </w:rPr>
      </w:pPr>
      <w:ins w:id="1080" w:author="Monica Thom" w:date="2026-09-07T23:09:00Z" w16du:dateUtc="2026-09-08T03:09:00Z">
        <w:r>
          <w:rPr>
            <w:color w:val="000000"/>
          </w:rPr>
          <w:t xml:space="preserve">261. </w:t>
        </w:r>
        <w:r>
          <w:rPr>
            <w:color w:val="000000"/>
          </w:rPr>
          <w:tab/>
          <w:t xml:space="preserve">Ripley, D. M., De Giorgio, S., Gaffney, K., Thomas, L. &amp; Shiels, H. A. Ocean warming impairs the predator avoidance behaviour of elasmobranch embryos. </w:t>
        </w:r>
        <w:r>
          <w:rPr>
            <w:i/>
            <w:iCs/>
            <w:color w:val="000000"/>
          </w:rPr>
          <w:t>Conservation Physiology</w:t>
        </w:r>
        <w:r>
          <w:rPr>
            <w:color w:val="000000"/>
          </w:rPr>
          <w:t xml:space="preserve"> </w:t>
        </w:r>
        <w:r>
          <w:rPr>
            <w:b/>
            <w:bCs/>
            <w:color w:val="000000"/>
          </w:rPr>
          <w:t>9</w:t>
        </w:r>
        <w:r>
          <w:rPr>
            <w:color w:val="000000"/>
          </w:rPr>
          <w:t>, coab045 (2021).</w:t>
        </w:r>
      </w:ins>
    </w:p>
    <w:p w14:paraId="00000170" w14:textId="77777777" w:rsidR="00F57F1F" w:rsidRDefault="00000000">
      <w:pPr>
        <w:pBdr>
          <w:top w:val="nil"/>
          <w:left w:val="nil"/>
          <w:bottom w:val="nil"/>
          <w:right w:val="nil"/>
          <w:between w:val="nil"/>
        </w:pBdr>
        <w:tabs>
          <w:tab w:val="left" w:pos="624"/>
        </w:tabs>
        <w:spacing w:line="480" w:lineRule="auto"/>
        <w:ind w:left="624" w:hanging="624"/>
        <w:rPr>
          <w:ins w:id="1081" w:author="Monica Thom" w:date="2026-09-07T23:09:00Z" w16du:dateUtc="2026-09-08T03:09:00Z"/>
          <w:color w:val="000000"/>
        </w:rPr>
      </w:pPr>
      <w:ins w:id="1082" w:author="Monica Thom" w:date="2026-09-07T23:09:00Z" w16du:dateUtc="2026-09-08T03:09:00Z">
        <w:r>
          <w:rPr>
            <w:color w:val="000000"/>
          </w:rPr>
          <w:t xml:space="preserve">262. </w:t>
        </w:r>
        <w:r>
          <w:rPr>
            <w:color w:val="000000"/>
          </w:rPr>
          <w:tab/>
          <w:t xml:space="preserve">Jessen, C., Voolstra, C. R. &amp; Wild, C. In situ effects of simulated overfishing and eutrophication on settlement of benthic coral reef invertebrates in the Central Red Sea. </w:t>
        </w:r>
        <w:r>
          <w:rPr>
            <w:i/>
            <w:iCs/>
            <w:color w:val="000000"/>
          </w:rPr>
          <w:t>PeerJ</w:t>
        </w:r>
        <w:r>
          <w:rPr>
            <w:color w:val="000000"/>
          </w:rPr>
          <w:t xml:space="preserve"> </w:t>
        </w:r>
        <w:r>
          <w:rPr>
            <w:b/>
            <w:bCs/>
            <w:color w:val="000000"/>
          </w:rPr>
          <w:t>2</w:t>
        </w:r>
        <w:r>
          <w:rPr>
            <w:color w:val="000000"/>
          </w:rPr>
          <w:t>, e339 (2014).</w:t>
        </w:r>
      </w:ins>
    </w:p>
    <w:p w14:paraId="00000171" w14:textId="77777777" w:rsidR="00F57F1F" w:rsidRDefault="00000000">
      <w:pPr>
        <w:pBdr>
          <w:top w:val="nil"/>
          <w:left w:val="nil"/>
          <w:bottom w:val="nil"/>
          <w:right w:val="nil"/>
          <w:between w:val="nil"/>
        </w:pBdr>
        <w:tabs>
          <w:tab w:val="left" w:pos="624"/>
        </w:tabs>
        <w:spacing w:line="480" w:lineRule="auto"/>
        <w:ind w:left="624" w:hanging="624"/>
        <w:rPr>
          <w:ins w:id="1083" w:author="Monica Thom" w:date="2026-09-07T23:09:00Z" w16du:dateUtc="2026-09-08T03:09:00Z"/>
          <w:color w:val="000000"/>
        </w:rPr>
      </w:pPr>
      <w:ins w:id="1084" w:author="Monica Thom" w:date="2026-09-07T23:09:00Z" w16du:dateUtc="2026-09-08T03:09:00Z">
        <w:r>
          <w:rPr>
            <w:color w:val="000000"/>
          </w:rPr>
          <w:t xml:space="preserve">263. </w:t>
        </w:r>
        <w:r>
          <w:rPr>
            <w:color w:val="000000"/>
          </w:rPr>
          <w:tab/>
          <w:t xml:space="preserve">Toso, A. </w:t>
        </w:r>
        <w:r>
          <w:rPr>
            <w:i/>
            <w:iCs/>
            <w:color w:val="000000"/>
          </w:rPr>
          <w:t>et al.</w:t>
        </w:r>
        <w:r>
          <w:rPr>
            <w:color w:val="000000"/>
          </w:rPr>
          <w:t xml:space="preserve"> Overfishing and sea warming drive the collapse of Paracentrotus lividus. </w:t>
        </w:r>
        <w:r>
          <w:rPr>
            <w:i/>
            <w:iCs/>
            <w:color w:val="000000"/>
          </w:rPr>
          <w:t>Scientific Reports</w:t>
        </w:r>
        <w:r>
          <w:rPr>
            <w:color w:val="000000"/>
          </w:rPr>
          <w:t xml:space="preserve"> </w:t>
        </w:r>
        <w:r>
          <w:rPr>
            <w:b/>
            <w:bCs/>
            <w:color w:val="000000"/>
          </w:rPr>
          <w:t>15</w:t>
        </w:r>
        <w:r>
          <w:rPr>
            <w:color w:val="000000"/>
          </w:rPr>
          <w:t>, 18733 (2025).</w:t>
        </w:r>
      </w:ins>
    </w:p>
    <w:p w14:paraId="00000172" w14:textId="77777777" w:rsidR="00F57F1F" w:rsidRDefault="00000000">
      <w:pPr>
        <w:pBdr>
          <w:top w:val="nil"/>
          <w:left w:val="nil"/>
          <w:bottom w:val="nil"/>
          <w:right w:val="nil"/>
          <w:between w:val="nil"/>
        </w:pBdr>
        <w:tabs>
          <w:tab w:val="left" w:pos="624"/>
        </w:tabs>
        <w:spacing w:line="480" w:lineRule="auto"/>
        <w:ind w:left="624" w:hanging="624"/>
        <w:rPr>
          <w:ins w:id="1085" w:author="Monica Thom" w:date="2026-09-07T23:09:00Z" w16du:dateUtc="2026-09-08T03:09:00Z"/>
          <w:color w:val="000000"/>
        </w:rPr>
      </w:pPr>
      <w:ins w:id="1086" w:author="Monica Thom" w:date="2026-09-07T23:09:00Z" w16du:dateUtc="2026-09-08T03:09:00Z">
        <w:r>
          <w:rPr>
            <w:color w:val="000000"/>
          </w:rPr>
          <w:t xml:space="preserve">264. </w:t>
        </w:r>
        <w:r>
          <w:rPr>
            <w:color w:val="000000"/>
          </w:rPr>
          <w:tab/>
          <w:t xml:space="preserve">Huang, S. </w:t>
        </w:r>
        <w:r>
          <w:rPr>
            <w:i/>
            <w:iCs/>
            <w:color w:val="000000"/>
          </w:rPr>
          <w:t>et al.</w:t>
        </w:r>
        <w:r>
          <w:rPr>
            <w:color w:val="000000"/>
          </w:rPr>
          <w:t xml:space="preserve"> Diversity, distribution and intrinsic extinction vulnerability of exploited marine bivalves. </w:t>
        </w:r>
        <w:r>
          <w:rPr>
            <w:i/>
            <w:iCs/>
            <w:color w:val="000000"/>
          </w:rPr>
          <w:t>Nature Communications</w:t>
        </w:r>
        <w:r>
          <w:rPr>
            <w:color w:val="000000"/>
          </w:rPr>
          <w:t xml:space="preserve"> </w:t>
        </w:r>
        <w:r>
          <w:rPr>
            <w:b/>
            <w:bCs/>
            <w:color w:val="000000"/>
          </w:rPr>
          <w:t>14</w:t>
        </w:r>
        <w:r>
          <w:rPr>
            <w:color w:val="000000"/>
          </w:rPr>
          <w:t>, 4639 (2023).</w:t>
        </w:r>
      </w:ins>
    </w:p>
    <w:p w14:paraId="00000173" w14:textId="77777777" w:rsidR="00F57F1F" w:rsidRDefault="00000000">
      <w:pPr>
        <w:pBdr>
          <w:top w:val="nil"/>
          <w:left w:val="nil"/>
          <w:bottom w:val="nil"/>
          <w:right w:val="nil"/>
          <w:between w:val="nil"/>
        </w:pBdr>
        <w:tabs>
          <w:tab w:val="left" w:pos="624"/>
        </w:tabs>
        <w:spacing w:line="480" w:lineRule="auto"/>
        <w:ind w:left="624" w:hanging="624"/>
        <w:rPr>
          <w:ins w:id="1087" w:author="Monica Thom" w:date="2026-09-07T23:09:00Z" w16du:dateUtc="2026-09-08T03:09:00Z"/>
          <w:color w:val="000000"/>
        </w:rPr>
      </w:pPr>
      <w:ins w:id="1088" w:author="Monica Thom" w:date="2026-09-07T23:09:00Z" w16du:dateUtc="2026-09-08T03:09:00Z">
        <w:r>
          <w:rPr>
            <w:color w:val="000000"/>
          </w:rPr>
          <w:t xml:space="preserve">265. </w:t>
        </w:r>
        <w:r>
          <w:rPr>
            <w:color w:val="000000"/>
          </w:rPr>
          <w:tab/>
          <w:t xml:space="preserve">Sabolić, I., Baltazar-Soares, M. &amp; Štambuk, A. Incorporating evolutionary based tools in cephalopod fisheries management. </w:t>
        </w:r>
        <w:r>
          <w:rPr>
            <w:i/>
            <w:iCs/>
            <w:color w:val="000000"/>
          </w:rPr>
          <w:t>Reviews in fish biology and fisheries</w:t>
        </w:r>
        <w:r>
          <w:rPr>
            <w:color w:val="000000"/>
          </w:rPr>
          <w:t xml:space="preserve"> </w:t>
        </w:r>
        <w:r>
          <w:rPr>
            <w:b/>
            <w:bCs/>
            <w:color w:val="000000"/>
          </w:rPr>
          <w:t>31</w:t>
        </w:r>
        <w:r>
          <w:rPr>
            <w:color w:val="000000"/>
          </w:rPr>
          <w:t>, 485–503 (2021).</w:t>
        </w:r>
      </w:ins>
    </w:p>
    <w:p w14:paraId="00000174" w14:textId="77777777" w:rsidR="00F57F1F" w:rsidRDefault="00000000">
      <w:pPr>
        <w:pBdr>
          <w:top w:val="nil"/>
          <w:left w:val="nil"/>
          <w:bottom w:val="nil"/>
          <w:right w:val="nil"/>
          <w:between w:val="nil"/>
        </w:pBdr>
        <w:tabs>
          <w:tab w:val="left" w:pos="624"/>
        </w:tabs>
        <w:spacing w:line="480" w:lineRule="auto"/>
        <w:ind w:left="624" w:hanging="624"/>
        <w:rPr>
          <w:ins w:id="1089" w:author="Monica Thom" w:date="2026-09-07T23:09:00Z" w16du:dateUtc="2026-09-08T03:09:00Z"/>
          <w:color w:val="000000"/>
        </w:rPr>
      </w:pPr>
      <w:ins w:id="1090" w:author="Monica Thom" w:date="2026-09-07T23:09:00Z" w16du:dateUtc="2026-09-08T03:09:00Z">
        <w:r>
          <w:rPr>
            <w:color w:val="000000"/>
          </w:rPr>
          <w:t xml:space="preserve">266. </w:t>
        </w:r>
        <w:r>
          <w:rPr>
            <w:color w:val="000000"/>
          </w:rPr>
          <w:tab/>
          <w:t xml:space="preserve">Loh, T.-L., McMurray, S. E., Henkel, T. P., Vicente, J. &amp; Pawlik, J. R. Indirect effects of overfishing on Caribbean reefs: sponges overgrow reef-building corals. </w:t>
        </w:r>
        <w:r>
          <w:rPr>
            <w:i/>
            <w:iCs/>
            <w:color w:val="000000"/>
          </w:rPr>
          <w:t>PeerJ</w:t>
        </w:r>
        <w:r>
          <w:rPr>
            <w:color w:val="000000"/>
          </w:rPr>
          <w:t xml:space="preserve"> </w:t>
        </w:r>
        <w:r>
          <w:rPr>
            <w:b/>
            <w:bCs/>
            <w:color w:val="000000"/>
          </w:rPr>
          <w:t>3</w:t>
        </w:r>
        <w:r>
          <w:rPr>
            <w:color w:val="000000"/>
          </w:rPr>
          <w:t>, e901 (2015).</w:t>
        </w:r>
      </w:ins>
    </w:p>
    <w:p w14:paraId="00000175" w14:textId="77777777" w:rsidR="00F57F1F" w:rsidRDefault="00000000">
      <w:pPr>
        <w:pBdr>
          <w:top w:val="nil"/>
          <w:left w:val="nil"/>
          <w:bottom w:val="nil"/>
          <w:right w:val="nil"/>
          <w:between w:val="nil"/>
        </w:pBdr>
        <w:tabs>
          <w:tab w:val="left" w:pos="624"/>
        </w:tabs>
        <w:spacing w:line="480" w:lineRule="auto"/>
        <w:ind w:left="624" w:hanging="624"/>
        <w:rPr>
          <w:ins w:id="1091" w:author="Monica Thom" w:date="2026-09-07T23:09:00Z" w16du:dateUtc="2026-09-08T03:09:00Z"/>
          <w:color w:val="000000"/>
        </w:rPr>
      </w:pPr>
      <w:ins w:id="1092" w:author="Monica Thom" w:date="2026-09-07T23:09:00Z" w16du:dateUtc="2026-09-08T03:09:00Z">
        <w:r>
          <w:rPr>
            <w:color w:val="000000"/>
          </w:rPr>
          <w:t xml:space="preserve">267. </w:t>
        </w:r>
        <w:r>
          <w:rPr>
            <w:color w:val="000000"/>
          </w:rPr>
          <w:tab/>
          <w:t xml:space="preserve">Friess, D. A. </w:t>
        </w:r>
        <w:r>
          <w:rPr>
            <w:i/>
            <w:iCs/>
            <w:color w:val="000000"/>
          </w:rPr>
          <w:t>et al.</w:t>
        </w:r>
        <w:r>
          <w:rPr>
            <w:color w:val="000000"/>
          </w:rPr>
          <w:t xml:space="preserve"> The state of the world’s mangrove forests: past, present, and future. </w:t>
        </w:r>
        <w:r>
          <w:rPr>
            <w:i/>
            <w:iCs/>
            <w:color w:val="000000"/>
          </w:rPr>
          <w:t>Annual Review of Environment and Resources</w:t>
        </w:r>
        <w:r>
          <w:rPr>
            <w:color w:val="000000"/>
          </w:rPr>
          <w:t xml:space="preserve"> </w:t>
        </w:r>
        <w:r>
          <w:rPr>
            <w:b/>
            <w:bCs/>
            <w:color w:val="000000"/>
          </w:rPr>
          <w:t>44</w:t>
        </w:r>
        <w:r>
          <w:rPr>
            <w:color w:val="000000"/>
          </w:rPr>
          <w:t>, 89–115 (2019).</w:t>
        </w:r>
      </w:ins>
    </w:p>
    <w:p w14:paraId="00000176" w14:textId="77777777" w:rsidR="00F57F1F" w:rsidRDefault="00000000">
      <w:pPr>
        <w:pBdr>
          <w:top w:val="nil"/>
          <w:left w:val="nil"/>
          <w:bottom w:val="nil"/>
          <w:right w:val="nil"/>
          <w:between w:val="nil"/>
        </w:pBdr>
        <w:tabs>
          <w:tab w:val="left" w:pos="624"/>
        </w:tabs>
        <w:spacing w:line="480" w:lineRule="auto"/>
        <w:ind w:left="624" w:hanging="624"/>
        <w:rPr>
          <w:ins w:id="1093" w:author="Monica Thom" w:date="2026-09-07T23:09:00Z" w16du:dateUtc="2026-09-08T03:09:00Z"/>
          <w:color w:val="000000"/>
        </w:rPr>
      </w:pPr>
      <w:ins w:id="1094" w:author="Monica Thom" w:date="2026-09-07T23:09:00Z" w16du:dateUtc="2026-09-08T03:09:00Z">
        <w:r>
          <w:rPr>
            <w:color w:val="000000"/>
          </w:rPr>
          <w:t xml:space="preserve">268. </w:t>
        </w:r>
        <w:r>
          <w:rPr>
            <w:color w:val="000000"/>
          </w:rPr>
          <w:tab/>
          <w:t xml:space="preserve">Votier, S. C., Sherley, R., Scales, K., Camphuysen, K. &amp; Phillips, R. An overview of the impacts of fishing on seabirds, including identifying future research directions. </w:t>
        </w:r>
        <w:r>
          <w:rPr>
            <w:i/>
            <w:iCs/>
            <w:color w:val="000000"/>
          </w:rPr>
          <w:t>ICES Journal of Marine Science</w:t>
        </w:r>
        <w:r>
          <w:rPr>
            <w:color w:val="000000"/>
          </w:rPr>
          <w:t xml:space="preserve"> </w:t>
        </w:r>
        <w:r>
          <w:rPr>
            <w:b/>
            <w:bCs/>
            <w:color w:val="000000"/>
          </w:rPr>
          <w:t>80</w:t>
        </w:r>
        <w:r>
          <w:rPr>
            <w:color w:val="000000"/>
          </w:rPr>
          <w:t>, 2380–2392 (2023).</w:t>
        </w:r>
      </w:ins>
    </w:p>
    <w:p w14:paraId="00000177" w14:textId="77777777" w:rsidR="00F57F1F" w:rsidRDefault="00000000">
      <w:pPr>
        <w:pBdr>
          <w:top w:val="nil"/>
          <w:left w:val="nil"/>
          <w:bottom w:val="nil"/>
          <w:right w:val="nil"/>
          <w:between w:val="nil"/>
        </w:pBdr>
        <w:tabs>
          <w:tab w:val="left" w:pos="624"/>
        </w:tabs>
        <w:spacing w:line="480" w:lineRule="auto"/>
        <w:ind w:left="624" w:hanging="624"/>
        <w:rPr>
          <w:ins w:id="1095" w:author="Monica Thom" w:date="2026-09-07T23:09:00Z" w16du:dateUtc="2026-09-08T03:09:00Z"/>
          <w:color w:val="000000"/>
        </w:rPr>
      </w:pPr>
      <w:ins w:id="1096" w:author="Monica Thom" w:date="2026-09-07T23:09:00Z" w16du:dateUtc="2026-09-08T03:09:00Z">
        <w:r>
          <w:rPr>
            <w:color w:val="000000"/>
          </w:rPr>
          <w:t xml:space="preserve">269. </w:t>
        </w:r>
        <w:r>
          <w:rPr>
            <w:color w:val="000000"/>
          </w:rPr>
          <w:tab/>
          <w:t xml:space="preserve">Link, J. S. Evidence of ecosystem overfishing in US large marine ecosystems. </w:t>
        </w:r>
        <w:r>
          <w:rPr>
            <w:i/>
            <w:iCs/>
            <w:color w:val="000000"/>
          </w:rPr>
          <w:t>ICES Journal of Marine Science</w:t>
        </w:r>
        <w:r>
          <w:rPr>
            <w:color w:val="000000"/>
          </w:rPr>
          <w:t xml:space="preserve"> </w:t>
        </w:r>
        <w:r>
          <w:rPr>
            <w:b/>
            <w:bCs/>
            <w:color w:val="000000"/>
          </w:rPr>
          <w:t>78</w:t>
        </w:r>
        <w:r>
          <w:rPr>
            <w:color w:val="000000"/>
          </w:rPr>
          <w:t>, 3176–3201 (2021).</w:t>
        </w:r>
      </w:ins>
    </w:p>
    <w:p w14:paraId="00000178" w14:textId="77777777" w:rsidR="00F57F1F" w:rsidRDefault="00000000">
      <w:pPr>
        <w:pBdr>
          <w:top w:val="nil"/>
          <w:left w:val="nil"/>
          <w:bottom w:val="nil"/>
          <w:right w:val="nil"/>
          <w:between w:val="nil"/>
        </w:pBdr>
        <w:tabs>
          <w:tab w:val="left" w:pos="624"/>
        </w:tabs>
        <w:spacing w:line="480" w:lineRule="auto"/>
        <w:ind w:left="624" w:hanging="624"/>
        <w:rPr>
          <w:ins w:id="1097" w:author="Monica Thom" w:date="2026-09-07T23:09:00Z" w16du:dateUtc="2026-09-08T03:09:00Z"/>
          <w:color w:val="000000"/>
        </w:rPr>
      </w:pPr>
      <w:ins w:id="1098" w:author="Monica Thom" w:date="2026-09-07T23:09:00Z" w16du:dateUtc="2026-09-08T03:09:00Z">
        <w:r>
          <w:rPr>
            <w:color w:val="000000"/>
          </w:rPr>
          <w:lastRenderedPageBreak/>
          <w:t xml:space="preserve">270. </w:t>
        </w:r>
        <w:r>
          <w:rPr>
            <w:color w:val="000000"/>
          </w:rPr>
          <w:tab/>
          <w:t xml:space="preserve">Read, A. J. The looming crisis: interactions between marine mammals and fisheries. </w:t>
        </w:r>
        <w:r>
          <w:rPr>
            <w:i/>
            <w:iCs/>
            <w:color w:val="000000"/>
          </w:rPr>
          <w:t>Journal of Mammalogy</w:t>
        </w:r>
        <w:r>
          <w:rPr>
            <w:color w:val="000000"/>
          </w:rPr>
          <w:t xml:space="preserve"> </w:t>
        </w:r>
        <w:r>
          <w:rPr>
            <w:b/>
            <w:bCs/>
            <w:color w:val="000000"/>
          </w:rPr>
          <w:t>89</w:t>
        </w:r>
        <w:r>
          <w:rPr>
            <w:color w:val="000000"/>
          </w:rPr>
          <w:t>, 541–548 (2008).</w:t>
        </w:r>
      </w:ins>
    </w:p>
    <w:p w14:paraId="00000179" w14:textId="77777777" w:rsidR="00F57F1F" w:rsidRDefault="00000000">
      <w:pPr>
        <w:pBdr>
          <w:top w:val="nil"/>
          <w:left w:val="nil"/>
          <w:bottom w:val="nil"/>
          <w:right w:val="nil"/>
          <w:between w:val="nil"/>
        </w:pBdr>
        <w:tabs>
          <w:tab w:val="left" w:pos="624"/>
        </w:tabs>
        <w:spacing w:line="480" w:lineRule="auto"/>
        <w:ind w:left="624" w:hanging="624"/>
        <w:rPr>
          <w:ins w:id="1099" w:author="Monica Thom" w:date="2026-09-07T23:09:00Z" w16du:dateUtc="2026-09-08T03:09:00Z"/>
          <w:color w:val="000000"/>
        </w:rPr>
      </w:pPr>
      <w:ins w:id="1100" w:author="Monica Thom" w:date="2026-09-07T23:09:00Z" w16du:dateUtc="2026-09-08T03:09:00Z">
        <w:r>
          <w:rPr>
            <w:color w:val="000000"/>
          </w:rPr>
          <w:t xml:space="preserve">271. </w:t>
        </w:r>
        <w:r>
          <w:rPr>
            <w:color w:val="000000"/>
          </w:rPr>
          <w:tab/>
          <w:t xml:space="preserve">Wood, C. L., Lafferty, K. D. &amp; Micheli, F. Fishing out marine parasites? Impacts of fishing on rates of parasitism in the ocean. </w:t>
        </w:r>
        <w:r>
          <w:rPr>
            <w:i/>
            <w:iCs/>
            <w:color w:val="000000"/>
          </w:rPr>
          <w:t>Ecology Letters</w:t>
        </w:r>
        <w:r>
          <w:rPr>
            <w:color w:val="000000"/>
          </w:rPr>
          <w:t xml:space="preserve"> </w:t>
        </w:r>
        <w:r>
          <w:rPr>
            <w:b/>
            <w:bCs/>
            <w:color w:val="000000"/>
          </w:rPr>
          <w:t>13</w:t>
        </w:r>
        <w:r>
          <w:rPr>
            <w:color w:val="000000"/>
          </w:rPr>
          <w:t>, 761–775 (2010).</w:t>
        </w:r>
      </w:ins>
    </w:p>
    <w:p w14:paraId="0000017A" w14:textId="77777777" w:rsidR="00F57F1F" w:rsidRDefault="00000000">
      <w:pPr>
        <w:pBdr>
          <w:top w:val="nil"/>
          <w:left w:val="nil"/>
          <w:bottom w:val="nil"/>
          <w:right w:val="nil"/>
          <w:between w:val="nil"/>
        </w:pBdr>
        <w:tabs>
          <w:tab w:val="left" w:pos="624"/>
        </w:tabs>
        <w:spacing w:line="480" w:lineRule="auto"/>
        <w:ind w:left="624" w:hanging="624"/>
        <w:rPr>
          <w:ins w:id="1101" w:author="Monica Thom" w:date="2026-09-07T23:09:00Z" w16du:dateUtc="2026-09-08T03:09:00Z"/>
          <w:color w:val="000000"/>
        </w:rPr>
      </w:pPr>
      <w:ins w:id="1102" w:author="Monica Thom" w:date="2026-09-07T23:09:00Z" w16du:dateUtc="2026-09-08T03:09:00Z">
        <w:r>
          <w:rPr>
            <w:color w:val="000000"/>
          </w:rPr>
          <w:t xml:space="preserve">272. </w:t>
        </w:r>
        <w:r>
          <w:rPr>
            <w:color w:val="000000"/>
          </w:rPr>
          <w:tab/>
          <w:t>Altieri, A. H., Bertness, M. D., Coverdale, T. C., Herrmann, N. C. &amp; Angelini, C. A trophic cascade triggers collapse of a salt</w:t>
        </w:r>
        <w:r>
          <w:rPr>
            <w:rFonts w:ascii="Cambria Math" w:eastAsia="Cambria Math" w:hAnsi="Cambria Math" w:cs="Cambria Math"/>
            <w:color w:val="000000"/>
          </w:rPr>
          <w:t>‐</w:t>
        </w:r>
        <w:r>
          <w:rPr>
            <w:color w:val="000000"/>
          </w:rPr>
          <w:t xml:space="preserve">marsh ecosystem with intensive recreational fishing. </w:t>
        </w:r>
        <w:r>
          <w:rPr>
            <w:i/>
            <w:iCs/>
            <w:color w:val="000000"/>
          </w:rPr>
          <w:t>Ecology</w:t>
        </w:r>
        <w:r>
          <w:rPr>
            <w:color w:val="000000"/>
          </w:rPr>
          <w:t xml:space="preserve"> </w:t>
        </w:r>
        <w:r>
          <w:rPr>
            <w:b/>
            <w:bCs/>
            <w:color w:val="000000"/>
          </w:rPr>
          <w:t>93</w:t>
        </w:r>
        <w:r>
          <w:rPr>
            <w:color w:val="000000"/>
          </w:rPr>
          <w:t>, 1402–1410 (2012).</w:t>
        </w:r>
      </w:ins>
    </w:p>
    <w:p w14:paraId="0000017B" w14:textId="77777777" w:rsidR="00F57F1F" w:rsidRDefault="00000000">
      <w:pPr>
        <w:pBdr>
          <w:top w:val="nil"/>
          <w:left w:val="nil"/>
          <w:bottom w:val="nil"/>
          <w:right w:val="nil"/>
          <w:between w:val="nil"/>
        </w:pBdr>
        <w:tabs>
          <w:tab w:val="left" w:pos="624"/>
        </w:tabs>
        <w:spacing w:line="480" w:lineRule="auto"/>
        <w:ind w:left="624" w:hanging="624"/>
        <w:rPr>
          <w:ins w:id="1103" w:author="Monica Thom" w:date="2026-09-07T23:09:00Z" w16du:dateUtc="2026-09-08T03:09:00Z"/>
          <w:color w:val="000000"/>
        </w:rPr>
      </w:pPr>
      <w:ins w:id="1104" w:author="Monica Thom" w:date="2026-09-07T23:09:00Z" w16du:dateUtc="2026-09-08T03:09:00Z">
        <w:r>
          <w:rPr>
            <w:color w:val="000000"/>
          </w:rPr>
          <w:t xml:space="preserve">273. </w:t>
        </w:r>
        <w:r>
          <w:rPr>
            <w:color w:val="000000"/>
          </w:rPr>
          <w:tab/>
          <w:t xml:space="preserve">Burgess, M. G. </w:t>
        </w:r>
        <w:r>
          <w:rPr>
            <w:i/>
            <w:iCs/>
            <w:color w:val="000000"/>
          </w:rPr>
          <w:t>et al.</w:t>
        </w:r>
        <w:r>
          <w:rPr>
            <w:color w:val="000000"/>
          </w:rPr>
          <w:t xml:space="preserve"> Protecting marine mammals, turtles, and birds by rebuilding global fisheries. </w:t>
        </w:r>
        <w:r>
          <w:rPr>
            <w:i/>
            <w:iCs/>
            <w:color w:val="000000"/>
          </w:rPr>
          <w:t>Science</w:t>
        </w:r>
        <w:r>
          <w:rPr>
            <w:color w:val="000000"/>
          </w:rPr>
          <w:t xml:space="preserve"> </w:t>
        </w:r>
        <w:r>
          <w:rPr>
            <w:b/>
            <w:bCs/>
            <w:color w:val="000000"/>
          </w:rPr>
          <w:t>359</w:t>
        </w:r>
        <w:r>
          <w:rPr>
            <w:color w:val="000000"/>
          </w:rPr>
          <w:t>, 1255–1258 (2018).</w:t>
        </w:r>
      </w:ins>
    </w:p>
    <w:p w14:paraId="0000017C" w14:textId="77777777" w:rsidR="00F57F1F" w:rsidRDefault="00000000">
      <w:pPr>
        <w:pBdr>
          <w:top w:val="nil"/>
          <w:left w:val="nil"/>
          <w:bottom w:val="nil"/>
          <w:right w:val="nil"/>
          <w:between w:val="nil"/>
        </w:pBdr>
        <w:tabs>
          <w:tab w:val="left" w:pos="624"/>
        </w:tabs>
        <w:spacing w:line="480" w:lineRule="auto"/>
        <w:ind w:left="624" w:hanging="624"/>
        <w:rPr>
          <w:ins w:id="1105" w:author="Monica Thom" w:date="2026-09-07T23:09:00Z" w16du:dateUtc="2026-09-08T03:09:00Z"/>
          <w:color w:val="000000"/>
        </w:rPr>
      </w:pPr>
      <w:ins w:id="1106" w:author="Monica Thom" w:date="2026-09-07T23:09:00Z" w16du:dateUtc="2026-09-08T03:09:00Z">
        <w:r>
          <w:rPr>
            <w:color w:val="000000"/>
          </w:rPr>
          <w:t xml:space="preserve">274. </w:t>
        </w:r>
        <w:r>
          <w:rPr>
            <w:color w:val="000000"/>
          </w:rPr>
          <w:tab/>
          <w:t xml:space="preserve">Peters, E. C. Diseases of other invertebrate phyla: Porifera, cnidaria, ctenophora, annelida, echinodermata. in </w:t>
        </w:r>
        <w:r>
          <w:rPr>
            <w:i/>
            <w:iCs/>
            <w:color w:val="000000"/>
          </w:rPr>
          <w:t>Pathobiology of marine and estuarine organisms</w:t>
        </w:r>
        <w:r>
          <w:rPr>
            <w:color w:val="000000"/>
          </w:rPr>
          <w:t xml:space="preserve"> 393–449 (CRC press, 2021).</w:t>
        </w:r>
      </w:ins>
    </w:p>
    <w:p w14:paraId="0000017D" w14:textId="77777777" w:rsidR="00F57F1F" w:rsidRDefault="00000000">
      <w:pPr>
        <w:pBdr>
          <w:top w:val="nil"/>
          <w:left w:val="nil"/>
          <w:bottom w:val="nil"/>
          <w:right w:val="nil"/>
          <w:between w:val="nil"/>
        </w:pBdr>
        <w:tabs>
          <w:tab w:val="left" w:pos="624"/>
        </w:tabs>
        <w:spacing w:line="480" w:lineRule="auto"/>
        <w:ind w:left="624" w:hanging="624"/>
        <w:rPr>
          <w:ins w:id="1107" w:author="Monica Thom" w:date="2026-09-07T23:09:00Z" w16du:dateUtc="2026-09-08T03:09:00Z"/>
          <w:color w:val="000000"/>
        </w:rPr>
      </w:pPr>
      <w:ins w:id="1108" w:author="Monica Thom" w:date="2026-09-07T23:09:00Z" w16du:dateUtc="2026-09-08T03:09:00Z">
        <w:r>
          <w:rPr>
            <w:color w:val="000000"/>
          </w:rPr>
          <w:t xml:space="preserve">275. </w:t>
        </w:r>
        <w:r>
          <w:rPr>
            <w:color w:val="000000"/>
          </w:rPr>
          <w:tab/>
          <w:t xml:space="preserve">Davies, C. E. Invertebrate health in marine protected areas (MPAs). </w:t>
        </w:r>
        <w:r>
          <w:rPr>
            <w:i/>
            <w:iCs/>
            <w:color w:val="000000"/>
          </w:rPr>
          <w:t>Journal of Invertebrate Pathology</w:t>
        </w:r>
        <w:r>
          <w:rPr>
            <w:color w:val="000000"/>
          </w:rPr>
          <w:t xml:space="preserve"> </w:t>
        </w:r>
        <w:r>
          <w:rPr>
            <w:b/>
            <w:bCs/>
            <w:color w:val="000000"/>
          </w:rPr>
          <w:t>186</w:t>
        </w:r>
        <w:r>
          <w:rPr>
            <w:color w:val="000000"/>
          </w:rPr>
          <w:t>, 107524 (2021).</w:t>
        </w:r>
      </w:ins>
    </w:p>
    <w:p w14:paraId="0000017E" w14:textId="77777777" w:rsidR="00F57F1F" w:rsidRDefault="00000000">
      <w:pPr>
        <w:pBdr>
          <w:top w:val="nil"/>
          <w:left w:val="nil"/>
          <w:bottom w:val="nil"/>
          <w:right w:val="nil"/>
          <w:between w:val="nil"/>
        </w:pBdr>
        <w:tabs>
          <w:tab w:val="left" w:pos="624"/>
        </w:tabs>
        <w:spacing w:line="480" w:lineRule="auto"/>
        <w:ind w:left="624" w:hanging="624"/>
        <w:rPr>
          <w:ins w:id="1109" w:author="Monica Thom" w:date="2026-09-07T23:09:00Z" w16du:dateUtc="2026-09-08T03:09:00Z"/>
          <w:color w:val="000000"/>
        </w:rPr>
      </w:pPr>
      <w:ins w:id="1110" w:author="Monica Thom" w:date="2026-09-07T23:09:00Z" w16du:dateUtc="2026-09-08T03:09:00Z">
        <w:r w:rsidRPr="00775FC7">
          <w:rPr>
            <w:color w:val="000000"/>
            <w:lang w:val="fr-FR"/>
          </w:rPr>
          <w:t xml:space="preserve">276. </w:t>
        </w:r>
        <w:r w:rsidRPr="00775FC7">
          <w:rPr>
            <w:color w:val="000000"/>
            <w:lang w:val="fr-FR"/>
          </w:rPr>
          <w:tab/>
          <w:t xml:space="preserve">Beck, M. W. </w:t>
        </w:r>
        <w:r w:rsidRPr="00775FC7">
          <w:rPr>
            <w:i/>
            <w:iCs/>
            <w:color w:val="000000"/>
            <w:lang w:val="fr-FR"/>
          </w:rPr>
          <w:t>et al.</w:t>
        </w:r>
        <w:r w:rsidRPr="00775FC7">
          <w:rPr>
            <w:color w:val="000000"/>
            <w:lang w:val="fr-FR"/>
          </w:rPr>
          <w:t xml:space="preserve"> </w:t>
        </w:r>
        <w:r>
          <w:rPr>
            <w:color w:val="000000"/>
          </w:rPr>
          <w:t xml:space="preserve">Oyster reefs at risk and recommendations for conservation, restoration, and management. </w:t>
        </w:r>
        <w:r>
          <w:rPr>
            <w:i/>
            <w:iCs/>
            <w:color w:val="000000"/>
          </w:rPr>
          <w:t>Bioscience</w:t>
        </w:r>
        <w:r>
          <w:rPr>
            <w:color w:val="000000"/>
          </w:rPr>
          <w:t xml:space="preserve"> </w:t>
        </w:r>
        <w:r>
          <w:rPr>
            <w:b/>
            <w:bCs/>
            <w:color w:val="000000"/>
          </w:rPr>
          <w:t>61</w:t>
        </w:r>
        <w:r>
          <w:rPr>
            <w:color w:val="000000"/>
          </w:rPr>
          <w:t>, 107–116 (2011).</w:t>
        </w:r>
      </w:ins>
    </w:p>
    <w:p w14:paraId="0000017F" w14:textId="77777777" w:rsidR="00F57F1F" w:rsidRDefault="00000000">
      <w:pPr>
        <w:pBdr>
          <w:top w:val="nil"/>
          <w:left w:val="nil"/>
          <w:bottom w:val="nil"/>
          <w:right w:val="nil"/>
          <w:between w:val="nil"/>
        </w:pBdr>
        <w:tabs>
          <w:tab w:val="left" w:pos="624"/>
        </w:tabs>
        <w:spacing w:line="480" w:lineRule="auto"/>
        <w:ind w:left="624" w:hanging="624"/>
        <w:rPr>
          <w:ins w:id="1111" w:author="Monica Thom" w:date="2026-09-07T23:09:00Z" w16du:dateUtc="2026-09-08T03:09:00Z"/>
          <w:color w:val="000000"/>
        </w:rPr>
      </w:pPr>
      <w:ins w:id="1112" w:author="Monica Thom" w:date="2026-09-07T23:09:00Z" w16du:dateUtc="2026-09-08T03:09:00Z">
        <w:r>
          <w:rPr>
            <w:color w:val="000000"/>
          </w:rPr>
          <w:t xml:space="preserve">277. </w:t>
        </w:r>
        <w:r>
          <w:rPr>
            <w:color w:val="000000"/>
          </w:rPr>
          <w:tab/>
          <w:t xml:space="preserve">Gestal, C., Pascual, S., Guerra, Á., Fiorito, G. &amp; Vieites, J. M. </w:t>
        </w:r>
        <w:r>
          <w:rPr>
            <w:i/>
            <w:iCs/>
            <w:color w:val="000000"/>
          </w:rPr>
          <w:t>Handbook of Pathogens and Diseases in Cephalopods</w:t>
        </w:r>
        <w:r>
          <w:rPr>
            <w:color w:val="000000"/>
          </w:rPr>
          <w:t>. (Springer, 2019).</w:t>
        </w:r>
      </w:ins>
    </w:p>
    <w:p w14:paraId="00000180" w14:textId="77777777" w:rsidR="00F57F1F" w:rsidRDefault="00000000">
      <w:pPr>
        <w:pBdr>
          <w:top w:val="nil"/>
          <w:left w:val="nil"/>
          <w:bottom w:val="nil"/>
          <w:right w:val="nil"/>
          <w:between w:val="nil"/>
        </w:pBdr>
        <w:tabs>
          <w:tab w:val="left" w:pos="624"/>
        </w:tabs>
        <w:spacing w:line="480" w:lineRule="auto"/>
        <w:ind w:left="624" w:hanging="624"/>
        <w:rPr>
          <w:ins w:id="1113" w:author="Monica Thom" w:date="2026-09-07T23:09:00Z" w16du:dateUtc="2026-09-08T03:09:00Z"/>
          <w:color w:val="000000"/>
        </w:rPr>
      </w:pPr>
      <w:ins w:id="1114" w:author="Monica Thom" w:date="2026-09-07T23:09:00Z" w16du:dateUtc="2026-09-08T03:09:00Z">
        <w:r w:rsidRPr="00775FC7">
          <w:rPr>
            <w:color w:val="000000"/>
            <w:lang w:val="fr-FR"/>
          </w:rPr>
          <w:t xml:space="preserve">278. </w:t>
        </w:r>
        <w:r w:rsidRPr="00775FC7">
          <w:rPr>
            <w:color w:val="000000"/>
            <w:lang w:val="fr-FR"/>
          </w:rPr>
          <w:tab/>
          <w:t xml:space="preserve">Vega Thurber, R. L. </w:t>
        </w:r>
        <w:r w:rsidRPr="00775FC7">
          <w:rPr>
            <w:i/>
            <w:iCs/>
            <w:color w:val="000000"/>
            <w:lang w:val="fr-FR"/>
          </w:rPr>
          <w:t>et al.</w:t>
        </w:r>
        <w:r w:rsidRPr="00775FC7">
          <w:rPr>
            <w:color w:val="000000"/>
            <w:lang w:val="fr-FR"/>
          </w:rPr>
          <w:t xml:space="preserve"> </w:t>
        </w:r>
        <w:r>
          <w:rPr>
            <w:color w:val="000000"/>
          </w:rPr>
          <w:t xml:space="preserve">Coral disease: Direct and indirect agents, mechanisms of disease, and innovations for increasing resistance and resilience. </w:t>
        </w:r>
        <w:r>
          <w:rPr>
            <w:i/>
            <w:iCs/>
            <w:color w:val="000000"/>
          </w:rPr>
          <w:t>Annual Review of Marine Science</w:t>
        </w:r>
        <w:r>
          <w:rPr>
            <w:color w:val="000000"/>
          </w:rPr>
          <w:t xml:space="preserve"> </w:t>
        </w:r>
        <w:r>
          <w:rPr>
            <w:b/>
            <w:bCs/>
            <w:color w:val="000000"/>
          </w:rPr>
          <w:t>17</w:t>
        </w:r>
        <w:r>
          <w:rPr>
            <w:color w:val="000000"/>
          </w:rPr>
          <w:t>, 227–255 (2025).</w:t>
        </w:r>
      </w:ins>
    </w:p>
    <w:p w14:paraId="00000181" w14:textId="77777777" w:rsidR="00F57F1F" w:rsidRDefault="00000000">
      <w:pPr>
        <w:pBdr>
          <w:top w:val="nil"/>
          <w:left w:val="nil"/>
          <w:bottom w:val="nil"/>
          <w:right w:val="nil"/>
          <w:between w:val="nil"/>
        </w:pBdr>
        <w:tabs>
          <w:tab w:val="left" w:pos="624"/>
        </w:tabs>
        <w:spacing w:line="480" w:lineRule="auto"/>
        <w:ind w:left="624" w:hanging="624"/>
        <w:rPr>
          <w:ins w:id="1115" w:author="Monica Thom" w:date="2026-09-07T23:09:00Z" w16du:dateUtc="2026-09-08T03:09:00Z"/>
          <w:color w:val="000000"/>
        </w:rPr>
      </w:pPr>
      <w:ins w:id="1116" w:author="Monica Thom" w:date="2026-09-07T23:09:00Z" w16du:dateUtc="2026-09-08T03:09:00Z">
        <w:r>
          <w:rPr>
            <w:color w:val="000000"/>
          </w:rPr>
          <w:t xml:space="preserve">279. </w:t>
        </w:r>
        <w:r>
          <w:rPr>
            <w:color w:val="000000"/>
          </w:rPr>
          <w:tab/>
          <w:t xml:space="preserve">Zhang, Y. </w:t>
        </w:r>
        <w:r>
          <w:rPr>
            <w:i/>
            <w:iCs/>
            <w:color w:val="000000"/>
          </w:rPr>
          <w:t>et al.</w:t>
        </w:r>
        <w:r>
          <w:rPr>
            <w:color w:val="000000"/>
          </w:rPr>
          <w:t xml:space="preserve"> Adverse environmental perturbations may threaten kelp farming sustainability by exacerbating Enterobacterales diseases. </w:t>
        </w:r>
        <w:r>
          <w:rPr>
            <w:i/>
            <w:iCs/>
            <w:color w:val="000000"/>
          </w:rPr>
          <w:t>Environmental Science &amp; Technology</w:t>
        </w:r>
        <w:r>
          <w:rPr>
            <w:color w:val="000000"/>
          </w:rPr>
          <w:t xml:space="preserve"> </w:t>
        </w:r>
        <w:r>
          <w:rPr>
            <w:b/>
            <w:bCs/>
            <w:color w:val="000000"/>
          </w:rPr>
          <w:t>58</w:t>
        </w:r>
        <w:r>
          <w:rPr>
            <w:color w:val="000000"/>
          </w:rPr>
          <w:t>, 5796–5810 (2024).</w:t>
        </w:r>
      </w:ins>
    </w:p>
    <w:p w14:paraId="00000182" w14:textId="77777777" w:rsidR="00F57F1F" w:rsidRDefault="00000000">
      <w:pPr>
        <w:pBdr>
          <w:top w:val="nil"/>
          <w:left w:val="nil"/>
          <w:bottom w:val="nil"/>
          <w:right w:val="nil"/>
          <w:between w:val="nil"/>
        </w:pBdr>
        <w:tabs>
          <w:tab w:val="left" w:pos="624"/>
        </w:tabs>
        <w:spacing w:line="480" w:lineRule="auto"/>
        <w:ind w:left="624" w:hanging="624"/>
        <w:rPr>
          <w:ins w:id="1117" w:author="Monica Thom" w:date="2026-09-07T23:09:00Z" w16du:dateUtc="2026-09-08T03:09:00Z"/>
          <w:color w:val="000000"/>
        </w:rPr>
      </w:pPr>
      <w:ins w:id="1118" w:author="Monica Thom" w:date="2026-09-07T23:09:00Z" w16du:dateUtc="2026-09-08T03:09:00Z">
        <w:r>
          <w:rPr>
            <w:color w:val="000000"/>
          </w:rPr>
          <w:lastRenderedPageBreak/>
          <w:t xml:space="preserve">280. </w:t>
        </w:r>
        <w:r>
          <w:rPr>
            <w:color w:val="000000"/>
          </w:rPr>
          <w:tab/>
          <w:t xml:space="preserve">Atkinson, P. W. &amp; Baillie, S. R. Jumping species and seasons–the spread and impact of highly pathogenic avian influenza on seabirds and waterbirds. </w:t>
        </w:r>
        <w:r>
          <w:rPr>
            <w:i/>
            <w:iCs/>
            <w:color w:val="000000"/>
          </w:rPr>
          <w:t>Bird Study</w:t>
        </w:r>
        <w:r>
          <w:rPr>
            <w:color w:val="000000"/>
          </w:rPr>
          <w:t xml:space="preserve"> </w:t>
        </w:r>
        <w:r>
          <w:rPr>
            <w:b/>
            <w:bCs/>
            <w:color w:val="000000"/>
          </w:rPr>
          <w:t>71</w:t>
        </w:r>
        <w:r>
          <w:rPr>
            <w:color w:val="000000"/>
          </w:rPr>
          <w:t>, 289–292 (2024).</w:t>
        </w:r>
      </w:ins>
    </w:p>
    <w:p w14:paraId="00000183" w14:textId="77777777" w:rsidR="00F57F1F" w:rsidRDefault="00000000">
      <w:pPr>
        <w:pBdr>
          <w:top w:val="nil"/>
          <w:left w:val="nil"/>
          <w:bottom w:val="nil"/>
          <w:right w:val="nil"/>
          <w:between w:val="nil"/>
        </w:pBdr>
        <w:tabs>
          <w:tab w:val="left" w:pos="624"/>
        </w:tabs>
        <w:spacing w:line="480" w:lineRule="auto"/>
        <w:ind w:left="624" w:hanging="624"/>
        <w:rPr>
          <w:ins w:id="1119" w:author="Monica Thom" w:date="2026-09-07T23:09:00Z" w16du:dateUtc="2026-09-08T03:09:00Z"/>
          <w:color w:val="000000"/>
        </w:rPr>
      </w:pPr>
      <w:ins w:id="1120" w:author="Monica Thom" w:date="2026-09-07T23:09:00Z" w16du:dateUtc="2026-09-08T03:09:00Z">
        <w:r>
          <w:rPr>
            <w:color w:val="000000"/>
          </w:rPr>
          <w:t xml:space="preserve">281. </w:t>
        </w:r>
        <w:r>
          <w:rPr>
            <w:color w:val="000000"/>
          </w:rPr>
          <w:tab/>
          <w:t xml:space="preserve">Kent, M. L. &amp; Fournie, J. W. Importance of Marine Fish Diseases–An Overview. in </w:t>
        </w:r>
        <w:r>
          <w:rPr>
            <w:i/>
            <w:iCs/>
            <w:color w:val="000000"/>
          </w:rPr>
          <w:t>Pathobiology of Marine and Estuarine Organisms</w:t>
        </w:r>
        <w:r>
          <w:rPr>
            <w:color w:val="000000"/>
          </w:rPr>
          <w:t xml:space="preserve"> 1–24 (CRC Press, 2021).</w:t>
        </w:r>
      </w:ins>
    </w:p>
    <w:p w14:paraId="00000184" w14:textId="77777777" w:rsidR="00F57F1F" w:rsidRDefault="00000000">
      <w:pPr>
        <w:pBdr>
          <w:top w:val="nil"/>
          <w:left w:val="nil"/>
          <w:bottom w:val="nil"/>
          <w:right w:val="nil"/>
          <w:between w:val="nil"/>
        </w:pBdr>
        <w:tabs>
          <w:tab w:val="left" w:pos="624"/>
        </w:tabs>
        <w:spacing w:line="480" w:lineRule="auto"/>
        <w:ind w:left="624" w:hanging="624"/>
        <w:rPr>
          <w:ins w:id="1121" w:author="Monica Thom" w:date="2026-09-07T23:09:00Z" w16du:dateUtc="2026-09-08T03:09:00Z"/>
          <w:color w:val="000000"/>
        </w:rPr>
      </w:pPr>
      <w:ins w:id="1122" w:author="Monica Thom" w:date="2026-09-07T23:09:00Z" w16du:dateUtc="2026-09-08T03:09:00Z">
        <w:r>
          <w:rPr>
            <w:color w:val="000000"/>
          </w:rPr>
          <w:t xml:space="preserve">282. </w:t>
        </w:r>
        <w:r>
          <w:rPr>
            <w:color w:val="000000"/>
          </w:rPr>
          <w:tab/>
          <w:t xml:space="preserve">Reckendorf, A., Siebert, U., Parmentier, E. &amp; Das, K. Chemical pollution and diseases of marine mammals. in </w:t>
        </w:r>
        <w:r>
          <w:rPr>
            <w:i/>
            <w:iCs/>
            <w:color w:val="000000"/>
          </w:rPr>
          <w:t>Marine mammals: a deep dive into the world of science</w:t>
        </w:r>
        <w:r>
          <w:rPr>
            <w:color w:val="000000"/>
          </w:rPr>
          <w:t xml:space="preserve"> 63–78 (Springer International Publishing Cham, 2023).</w:t>
        </w:r>
      </w:ins>
    </w:p>
    <w:p w14:paraId="00000185" w14:textId="77777777" w:rsidR="00F57F1F" w:rsidRDefault="00000000">
      <w:pPr>
        <w:pBdr>
          <w:top w:val="nil"/>
          <w:left w:val="nil"/>
          <w:bottom w:val="nil"/>
          <w:right w:val="nil"/>
          <w:between w:val="nil"/>
        </w:pBdr>
        <w:tabs>
          <w:tab w:val="left" w:pos="624"/>
        </w:tabs>
        <w:spacing w:line="480" w:lineRule="auto"/>
        <w:ind w:left="624" w:hanging="624"/>
        <w:rPr>
          <w:ins w:id="1123" w:author="Monica Thom" w:date="2026-09-07T23:09:00Z" w16du:dateUtc="2026-09-08T03:09:00Z"/>
          <w:color w:val="000000"/>
        </w:rPr>
      </w:pPr>
      <w:ins w:id="1124" w:author="Monica Thom" w:date="2026-09-07T23:09:00Z" w16du:dateUtc="2026-09-08T03:09:00Z">
        <w:r>
          <w:rPr>
            <w:color w:val="000000"/>
          </w:rPr>
          <w:t xml:space="preserve">283. </w:t>
        </w:r>
        <w:r>
          <w:rPr>
            <w:color w:val="000000"/>
          </w:rPr>
          <w:tab/>
          <w:t xml:space="preserve">Delli Compagni, E., Pardossi, A. &amp; Pecchia, S. Fungal and Fungal-like Diseases of Halophytes in the Mediterranean Basin: A State-of-the-Art Review. </w:t>
        </w:r>
        <w:r>
          <w:rPr>
            <w:i/>
            <w:iCs/>
            <w:color w:val="000000"/>
          </w:rPr>
          <w:t>Horticulturae</w:t>
        </w:r>
        <w:r>
          <w:rPr>
            <w:color w:val="000000"/>
          </w:rPr>
          <w:t xml:space="preserve"> </w:t>
        </w:r>
        <w:r>
          <w:rPr>
            <w:b/>
            <w:bCs/>
            <w:color w:val="000000"/>
          </w:rPr>
          <w:t>10</w:t>
        </w:r>
        <w:r>
          <w:rPr>
            <w:color w:val="000000"/>
          </w:rPr>
          <w:t>, 313 (2024).</w:t>
        </w:r>
      </w:ins>
    </w:p>
    <w:p w14:paraId="00000186" w14:textId="77777777" w:rsidR="00F57F1F" w:rsidRDefault="00000000">
      <w:pPr>
        <w:pBdr>
          <w:top w:val="nil"/>
          <w:left w:val="nil"/>
          <w:bottom w:val="nil"/>
          <w:right w:val="nil"/>
          <w:between w:val="nil"/>
        </w:pBdr>
        <w:tabs>
          <w:tab w:val="left" w:pos="624"/>
        </w:tabs>
        <w:spacing w:line="480" w:lineRule="auto"/>
        <w:ind w:left="624" w:hanging="624"/>
        <w:rPr>
          <w:ins w:id="1125" w:author="Monica Thom" w:date="2026-09-07T23:09:00Z" w16du:dateUtc="2026-09-08T03:09:00Z"/>
          <w:color w:val="000000"/>
        </w:rPr>
      </w:pPr>
      <w:ins w:id="1126" w:author="Monica Thom" w:date="2026-09-07T23:09:00Z" w16du:dateUtc="2026-09-08T03:09:00Z">
        <w:r>
          <w:rPr>
            <w:color w:val="000000"/>
          </w:rPr>
          <w:t xml:space="preserve">284. </w:t>
        </w:r>
        <w:r>
          <w:rPr>
            <w:color w:val="000000"/>
          </w:rPr>
          <w:tab/>
          <w:t xml:space="preserve">Eisenlord, M. E. </w:t>
        </w:r>
        <w:r>
          <w:rPr>
            <w:i/>
            <w:iCs/>
            <w:color w:val="000000"/>
          </w:rPr>
          <w:t>et al.</w:t>
        </w:r>
        <w:r>
          <w:rPr>
            <w:color w:val="000000"/>
          </w:rPr>
          <w:t xml:space="preserve"> High infectivity and waterborne transmission of seagrass wasting disease. </w:t>
        </w:r>
        <w:r>
          <w:rPr>
            <w:i/>
            <w:iCs/>
            <w:color w:val="000000"/>
          </w:rPr>
          <w:t>Royal Society Open Science</w:t>
        </w:r>
        <w:r>
          <w:rPr>
            <w:color w:val="000000"/>
          </w:rPr>
          <w:t xml:space="preserve"> </w:t>
        </w:r>
        <w:r>
          <w:rPr>
            <w:b/>
            <w:bCs/>
            <w:color w:val="000000"/>
          </w:rPr>
          <w:t>11</w:t>
        </w:r>
        <w:r>
          <w:rPr>
            <w:color w:val="000000"/>
          </w:rPr>
          <w:t>, 240663 (2024).</w:t>
        </w:r>
      </w:ins>
    </w:p>
    <w:p w14:paraId="00000187" w14:textId="77777777" w:rsidR="00F57F1F" w:rsidRDefault="00000000">
      <w:pPr>
        <w:pBdr>
          <w:top w:val="nil"/>
          <w:left w:val="nil"/>
          <w:bottom w:val="nil"/>
          <w:right w:val="nil"/>
          <w:between w:val="nil"/>
        </w:pBdr>
        <w:tabs>
          <w:tab w:val="left" w:pos="624"/>
        </w:tabs>
        <w:spacing w:line="480" w:lineRule="auto"/>
        <w:ind w:left="624" w:hanging="624"/>
        <w:rPr>
          <w:ins w:id="1127" w:author="Monica Thom" w:date="2026-09-07T23:09:00Z" w16du:dateUtc="2026-09-08T03:09:00Z"/>
          <w:color w:val="000000"/>
        </w:rPr>
      </w:pPr>
      <w:ins w:id="1128" w:author="Monica Thom" w:date="2026-09-07T23:09:00Z" w16du:dateUtc="2026-09-08T03:09:00Z">
        <w:r>
          <w:rPr>
            <w:color w:val="000000"/>
          </w:rPr>
          <w:t xml:space="preserve">285. </w:t>
        </w:r>
        <w:r>
          <w:rPr>
            <w:color w:val="000000"/>
          </w:rPr>
          <w:tab/>
          <w:t xml:space="preserve">Garner, M. A retrospective study of disease in elasmobranchs. </w:t>
        </w:r>
        <w:r>
          <w:rPr>
            <w:i/>
            <w:iCs/>
            <w:color w:val="000000"/>
          </w:rPr>
          <w:t>Veterinary Pathology</w:t>
        </w:r>
        <w:r>
          <w:rPr>
            <w:color w:val="000000"/>
          </w:rPr>
          <w:t xml:space="preserve"> </w:t>
        </w:r>
        <w:r>
          <w:rPr>
            <w:b/>
            <w:bCs/>
            <w:color w:val="000000"/>
          </w:rPr>
          <w:t>50</w:t>
        </w:r>
        <w:r>
          <w:rPr>
            <w:color w:val="000000"/>
          </w:rPr>
          <w:t>, 377–389 (2013).</w:t>
        </w:r>
      </w:ins>
    </w:p>
    <w:p w14:paraId="00000188" w14:textId="77777777" w:rsidR="00F57F1F" w:rsidRDefault="00F57F1F">
      <w:pPr>
        <w:spacing w:line="480" w:lineRule="auto"/>
        <w:ind w:left="264"/>
        <w:rPr>
          <w:ins w:id="1129" w:author="Monica Thom" w:date="2026-09-07T23:09:00Z" w16du:dateUtc="2026-09-08T03:09:00Z"/>
          <w:rFonts w:ascii="Times New Roman" w:eastAsia="Times New Roman" w:hAnsi="Times New Roman" w:cs="Times New Roman"/>
        </w:rPr>
      </w:pPr>
    </w:p>
    <w:p w14:paraId="40DACFFD" w14:textId="77777777" w:rsidR="00CF6956" w:rsidRDefault="0055361D" w:rsidP="00CF6956">
      <w:pPr>
        <w:pStyle w:val="Bibliography"/>
        <w:rPr>
          <w:del w:id="1130" w:author="Monica Thom" w:date="2026-09-07T23:09:00Z" w16du:dateUtc="2026-09-08T03:09:00Z"/>
        </w:rPr>
      </w:pPr>
      <w:del w:id="1131" w:author="Monica Thom" w:date="2026-09-07T23:09:00Z" w16du:dateUtc="2026-09-08T03:09:00Z">
        <w:r w:rsidRPr="00CF6956">
          <w:fldChar w:fldCharType="begin"/>
        </w:r>
        <w:r w:rsidR="00CF6956">
          <w:delInstrText xml:space="preserve"> ADDIN ZOTERO_BIBL {"uncited":[],"omitted":[],"custom":[]} CSL_BIBLIOGRAPHY </w:delInstrText>
        </w:r>
        <w:r w:rsidRPr="00CF6956">
          <w:fldChar w:fldCharType="separate"/>
        </w:r>
        <w:r w:rsidR="00CF6956">
          <w:delText xml:space="preserve">1. </w:delText>
        </w:r>
        <w:r w:rsidR="00CF6956">
          <w:tab/>
          <w:delText xml:space="preserve">Hilborn, R. </w:delText>
        </w:r>
        <w:r w:rsidR="00CF6956">
          <w:rPr>
            <w:i/>
            <w:iCs/>
          </w:rPr>
          <w:delText>et al.</w:delText>
        </w:r>
        <w:r w:rsidR="00CF6956">
          <w:delText xml:space="preserve"> Recent trends in abundance and fishing pressure of agency</w:delText>
        </w:r>
        <w:r w:rsidR="00CF6956">
          <w:rPr>
            <w:rFonts w:ascii="Cambria Math" w:hAnsi="Cambria Math" w:cs="Cambria Math"/>
          </w:rPr>
          <w:delText>‐</w:delText>
        </w:r>
        <w:r w:rsidR="00CF6956">
          <w:delText xml:space="preserve">assessed small pelagic fish stocks. </w:delText>
        </w:r>
        <w:r w:rsidR="00CF6956">
          <w:rPr>
            <w:i/>
            <w:iCs/>
          </w:rPr>
          <w:delText>Fish and Fisheries</w:delText>
        </w:r>
        <w:r w:rsidR="00CF6956">
          <w:delText xml:space="preserve"> </w:delText>
        </w:r>
        <w:r w:rsidR="00CF6956">
          <w:rPr>
            <w:b/>
            <w:bCs/>
          </w:rPr>
          <w:delText>23</w:delText>
        </w:r>
        <w:r w:rsidR="00CF6956">
          <w:delText>, 1313–1331 (2022).</w:delText>
        </w:r>
      </w:del>
    </w:p>
    <w:p w14:paraId="2569E25F" w14:textId="77777777" w:rsidR="00CF6956" w:rsidRDefault="00CF6956" w:rsidP="00CF6956">
      <w:pPr>
        <w:pStyle w:val="Bibliography"/>
        <w:rPr>
          <w:del w:id="1132" w:author="Monica Thom" w:date="2026-09-07T23:09:00Z" w16du:dateUtc="2026-09-08T03:09:00Z"/>
        </w:rPr>
      </w:pPr>
      <w:del w:id="1133" w:author="Monica Thom" w:date="2026-09-07T23:09:00Z" w16du:dateUtc="2026-09-08T03:09:00Z">
        <w:r>
          <w:delText xml:space="preserve">2. </w:delText>
        </w:r>
        <w:r>
          <w:tab/>
          <w:delText xml:space="preserve">Blasco, G. D., Ferraro, D. M., Cottrell, R. S., Halpern, B. S. &amp; Froehlich, H. E. Substantial gaps in the current fisheries data landscape. </w:delText>
        </w:r>
        <w:r>
          <w:rPr>
            <w:i/>
            <w:iCs/>
          </w:rPr>
          <w:delText>Frontiers in Marine Science</w:delText>
        </w:r>
        <w:r>
          <w:delText xml:space="preserve"> </w:delText>
        </w:r>
        <w:r>
          <w:rPr>
            <w:b/>
            <w:bCs/>
          </w:rPr>
          <w:delText>7</w:delText>
        </w:r>
        <w:r>
          <w:delText>, 612831 (2020).</w:delText>
        </w:r>
      </w:del>
    </w:p>
    <w:p w14:paraId="6A1E1899" w14:textId="77777777" w:rsidR="00CF6956" w:rsidRDefault="00CF6956" w:rsidP="00CF6956">
      <w:pPr>
        <w:pStyle w:val="Bibliography"/>
        <w:rPr>
          <w:del w:id="1134" w:author="Monica Thom" w:date="2026-09-07T23:09:00Z" w16du:dateUtc="2026-09-08T03:09:00Z"/>
        </w:rPr>
      </w:pPr>
      <w:del w:id="1135" w:author="Monica Thom" w:date="2026-09-07T23:09:00Z" w16du:dateUtc="2026-09-08T03:09:00Z">
        <w:r>
          <w:delText xml:space="preserve">3. </w:delText>
        </w:r>
        <w:r>
          <w:tab/>
          <w:delText xml:space="preserve">Costello, C. </w:delText>
        </w:r>
        <w:r>
          <w:rPr>
            <w:i/>
            <w:iCs/>
          </w:rPr>
          <w:delText>et al.</w:delText>
        </w:r>
        <w:r>
          <w:delText xml:space="preserve"> Status and solutions for the world’s unassessed fisheries. </w:delText>
        </w:r>
        <w:r>
          <w:rPr>
            <w:i/>
            <w:iCs/>
          </w:rPr>
          <w:delText>Science</w:delText>
        </w:r>
        <w:r>
          <w:delText xml:space="preserve"> </w:delText>
        </w:r>
        <w:r>
          <w:rPr>
            <w:b/>
            <w:bCs/>
          </w:rPr>
          <w:delText>338</w:delText>
        </w:r>
        <w:r>
          <w:delText>, 517–520 (2012).</w:delText>
        </w:r>
      </w:del>
    </w:p>
    <w:p w14:paraId="1FA2875E" w14:textId="77777777" w:rsidR="00CF6956" w:rsidRDefault="00CF6956" w:rsidP="00CF6956">
      <w:pPr>
        <w:pStyle w:val="Bibliography"/>
        <w:rPr>
          <w:del w:id="1136" w:author="Monica Thom" w:date="2026-09-07T23:09:00Z" w16du:dateUtc="2026-09-08T03:09:00Z"/>
        </w:rPr>
      </w:pPr>
      <w:del w:id="1137" w:author="Monica Thom" w:date="2026-09-07T23:09:00Z" w16du:dateUtc="2026-09-08T03:09:00Z">
        <w:r>
          <w:delText xml:space="preserve">4. </w:delText>
        </w:r>
        <w:r>
          <w:tab/>
          <w:delText xml:space="preserve">Neubauer, P., Jensen, O. P., Hutchings, J. A. &amp; Baum, J. K. Resilience and recovery of overexploited marine populations. </w:delText>
        </w:r>
        <w:r>
          <w:rPr>
            <w:i/>
            <w:iCs/>
          </w:rPr>
          <w:delText>Science</w:delText>
        </w:r>
        <w:r>
          <w:delText xml:space="preserve"> </w:delText>
        </w:r>
        <w:r>
          <w:rPr>
            <w:b/>
            <w:bCs/>
          </w:rPr>
          <w:delText>340</w:delText>
        </w:r>
        <w:r>
          <w:delText>, 347–349 (2013).</w:delText>
        </w:r>
      </w:del>
    </w:p>
    <w:p w14:paraId="392FD633" w14:textId="77777777" w:rsidR="00CF6956" w:rsidRDefault="00CF6956" w:rsidP="00CF6956">
      <w:pPr>
        <w:pStyle w:val="Bibliography"/>
        <w:rPr>
          <w:del w:id="1138" w:author="Monica Thom" w:date="2026-09-07T23:09:00Z" w16du:dateUtc="2026-09-08T03:09:00Z"/>
        </w:rPr>
      </w:pPr>
      <w:del w:id="1139" w:author="Monica Thom" w:date="2026-09-07T23:09:00Z" w16du:dateUtc="2026-09-08T03:09:00Z">
        <w:r>
          <w:lastRenderedPageBreak/>
          <w:delText xml:space="preserve">5. </w:delText>
        </w:r>
        <w:r>
          <w:tab/>
          <w:delText xml:space="preserve">Hilborn, R. </w:delText>
        </w:r>
        <w:r>
          <w:rPr>
            <w:i/>
            <w:iCs/>
          </w:rPr>
          <w:delText>et al.</w:delText>
        </w:r>
        <w:r>
          <w:delText xml:space="preserve"> Effective fisheries management instrumental in improving fish stock status. </w:delText>
        </w:r>
        <w:r>
          <w:rPr>
            <w:i/>
            <w:iCs/>
          </w:rPr>
          <w:delText>Proc. Natl. Acad. Sci. U.S.A.</w:delText>
        </w:r>
        <w:r>
          <w:delText xml:space="preserve"> </w:delText>
        </w:r>
        <w:r>
          <w:rPr>
            <w:b/>
            <w:bCs/>
          </w:rPr>
          <w:delText>117</w:delText>
        </w:r>
        <w:r>
          <w:delText>, 2218–2224 (2020).</w:delText>
        </w:r>
      </w:del>
    </w:p>
    <w:p w14:paraId="7B392D14" w14:textId="77777777" w:rsidR="00CF6956" w:rsidRDefault="00CF6956" w:rsidP="00CF6956">
      <w:pPr>
        <w:pStyle w:val="Bibliography"/>
        <w:rPr>
          <w:del w:id="1140" w:author="Monica Thom" w:date="2026-09-07T23:09:00Z" w16du:dateUtc="2026-09-08T03:09:00Z"/>
        </w:rPr>
      </w:pPr>
      <w:del w:id="1141" w:author="Monica Thom" w:date="2026-09-07T23:09:00Z" w16du:dateUtc="2026-09-08T03:09:00Z">
        <w:r>
          <w:delText xml:space="preserve">6. </w:delText>
        </w:r>
        <w:r>
          <w:tab/>
          <w:delText xml:space="preserve">Maunder, M. N. Review and evaluation of likelihood functions for composition data in stock-assessment models: Estimating the effective sample size. </w:delText>
        </w:r>
        <w:r>
          <w:rPr>
            <w:i/>
            <w:iCs/>
          </w:rPr>
          <w:delText>Fisheries Research</w:delText>
        </w:r>
        <w:r>
          <w:delText xml:space="preserve"> </w:delText>
        </w:r>
        <w:r>
          <w:rPr>
            <w:b/>
            <w:bCs/>
          </w:rPr>
          <w:delText>109</w:delText>
        </w:r>
        <w:r>
          <w:delText>, 311–319 (2011).</w:delText>
        </w:r>
      </w:del>
    </w:p>
    <w:p w14:paraId="5B834E34" w14:textId="77777777" w:rsidR="00CF6956" w:rsidRDefault="00CF6956" w:rsidP="00CF6956">
      <w:pPr>
        <w:pStyle w:val="Bibliography"/>
        <w:rPr>
          <w:del w:id="1142" w:author="Monica Thom" w:date="2026-09-07T23:09:00Z" w16du:dateUtc="2026-09-08T03:09:00Z"/>
        </w:rPr>
      </w:pPr>
      <w:del w:id="1143" w:author="Monica Thom" w:date="2026-09-07T23:09:00Z" w16du:dateUtc="2026-09-08T03:09:00Z">
        <w:r>
          <w:delText xml:space="preserve">7. </w:delText>
        </w:r>
        <w:r>
          <w:tab/>
          <w:delText xml:space="preserve">Rex, M. A. </w:delText>
        </w:r>
        <w:r>
          <w:rPr>
            <w:i/>
            <w:iCs/>
          </w:rPr>
          <w:delText>et al.</w:delText>
        </w:r>
        <w:r>
          <w:delText xml:space="preserve"> Global-scale latitudinal patterns of species diversity in the deep-sea benthos. </w:delText>
        </w:r>
        <w:r>
          <w:rPr>
            <w:i/>
            <w:iCs/>
          </w:rPr>
          <w:delText>Nature</w:delText>
        </w:r>
        <w:r>
          <w:delText xml:space="preserve"> </w:delText>
        </w:r>
        <w:r>
          <w:rPr>
            <w:b/>
            <w:bCs/>
          </w:rPr>
          <w:delText>365</w:delText>
        </w:r>
        <w:r>
          <w:delText>, 636–639 (1993).</w:delText>
        </w:r>
      </w:del>
    </w:p>
    <w:p w14:paraId="575BF722" w14:textId="77777777" w:rsidR="00CF6956" w:rsidRDefault="00CF6956" w:rsidP="00CF6956">
      <w:pPr>
        <w:pStyle w:val="Bibliography"/>
        <w:rPr>
          <w:del w:id="1144" w:author="Monica Thom" w:date="2026-09-07T23:09:00Z" w16du:dateUtc="2026-09-08T03:09:00Z"/>
        </w:rPr>
      </w:pPr>
      <w:del w:id="1145" w:author="Monica Thom" w:date="2026-09-07T23:09:00Z" w16du:dateUtc="2026-09-08T03:09:00Z">
        <w:r>
          <w:delText xml:space="preserve">8. </w:delText>
        </w:r>
        <w:r>
          <w:tab/>
          <w:delText xml:space="preserve">Hillebrand, H. Strength, slope and variability of marine latitudinal gradients. </w:delText>
        </w:r>
        <w:r>
          <w:rPr>
            <w:i/>
            <w:iCs/>
          </w:rPr>
          <w:delText>Marine Ecology Progress Series</w:delText>
        </w:r>
        <w:r>
          <w:delText xml:space="preserve"> </w:delText>
        </w:r>
        <w:r>
          <w:rPr>
            <w:b/>
            <w:bCs/>
          </w:rPr>
          <w:delText>273</w:delText>
        </w:r>
        <w:r>
          <w:delText>, 251–267 (2004).</w:delText>
        </w:r>
      </w:del>
    </w:p>
    <w:p w14:paraId="7E24AFCF" w14:textId="77777777" w:rsidR="00CF6956" w:rsidRDefault="00CF6956" w:rsidP="00CF6956">
      <w:pPr>
        <w:pStyle w:val="Bibliography"/>
        <w:rPr>
          <w:del w:id="1146" w:author="Monica Thom" w:date="2026-09-07T23:09:00Z" w16du:dateUtc="2026-09-08T03:09:00Z"/>
        </w:rPr>
      </w:pPr>
      <w:del w:id="1147" w:author="Monica Thom" w:date="2026-09-07T23:09:00Z" w16du:dateUtc="2026-09-08T03:09:00Z">
        <w:r>
          <w:delText xml:space="preserve">9. </w:delText>
        </w:r>
        <w:r>
          <w:tab/>
          <w:delText xml:space="preserve">Rogers, A. D. </w:delText>
        </w:r>
        <w:r>
          <w:rPr>
            <w:i/>
            <w:iCs/>
          </w:rPr>
          <w:delText>et al.</w:delText>
        </w:r>
        <w:r>
          <w:delText xml:space="preserve"> Critical habitats and biodiversity: inventory, thresholds and governance. in </w:delText>
        </w:r>
        <w:r>
          <w:rPr>
            <w:i/>
            <w:iCs/>
          </w:rPr>
          <w:delText>The Blue Compendium: From Knowledge to Action for a Sustainable Ocean Economy</w:delText>
        </w:r>
        <w:r>
          <w:delText xml:space="preserve"> 333–392 (Springer, 2023).</w:delText>
        </w:r>
      </w:del>
    </w:p>
    <w:p w14:paraId="60799DF2" w14:textId="77777777" w:rsidR="00CF6956" w:rsidRDefault="00CF6956" w:rsidP="00CF6956">
      <w:pPr>
        <w:pStyle w:val="Bibliography"/>
        <w:rPr>
          <w:del w:id="1148" w:author="Monica Thom" w:date="2026-09-07T23:09:00Z" w16du:dateUtc="2026-09-08T03:09:00Z"/>
        </w:rPr>
      </w:pPr>
      <w:del w:id="1149" w:author="Monica Thom" w:date="2026-09-07T23:09:00Z" w16du:dateUtc="2026-09-08T03:09:00Z">
        <w:r>
          <w:delText xml:space="preserve">10. </w:delText>
        </w:r>
        <w:r>
          <w:tab/>
          <w:delText xml:space="preserve">Rogers, A. D. Environmental change in the deep ocean. </w:delText>
        </w:r>
        <w:r>
          <w:rPr>
            <w:i/>
            <w:iCs/>
          </w:rPr>
          <w:delText>Annual Review of Environment and Resources</w:delText>
        </w:r>
        <w:r>
          <w:delText xml:space="preserve"> </w:delText>
        </w:r>
        <w:r>
          <w:rPr>
            <w:b/>
            <w:bCs/>
          </w:rPr>
          <w:delText>40</w:delText>
        </w:r>
        <w:r>
          <w:delText>, 1–38 (2015).</w:delText>
        </w:r>
      </w:del>
    </w:p>
    <w:p w14:paraId="34AD2F98" w14:textId="77777777" w:rsidR="00CF6956" w:rsidRDefault="00CF6956" w:rsidP="00CF6956">
      <w:pPr>
        <w:pStyle w:val="Bibliography"/>
        <w:rPr>
          <w:del w:id="1150" w:author="Monica Thom" w:date="2026-09-07T23:09:00Z" w16du:dateUtc="2026-09-08T03:09:00Z"/>
        </w:rPr>
      </w:pPr>
      <w:del w:id="1151" w:author="Monica Thom" w:date="2026-09-07T23:09:00Z" w16du:dateUtc="2026-09-08T03:09:00Z">
        <w:r>
          <w:delText xml:space="preserve">11. </w:delText>
        </w:r>
        <w:r>
          <w:tab/>
          <w:delText xml:space="preserve">Danovaro, R. Understanding marine biodiversity patterns and drivers: The fall of Icarus. </w:delText>
        </w:r>
        <w:r>
          <w:rPr>
            <w:i/>
            <w:iCs/>
          </w:rPr>
          <w:delText>Marine Ecology</w:delText>
        </w:r>
        <w:r>
          <w:delText xml:space="preserve"> e12814 (2024).</w:delText>
        </w:r>
      </w:del>
    </w:p>
    <w:p w14:paraId="7307BC86" w14:textId="77777777" w:rsidR="00CF6956" w:rsidRDefault="00CF6956" w:rsidP="00CF6956">
      <w:pPr>
        <w:pStyle w:val="Bibliography"/>
        <w:rPr>
          <w:del w:id="1152" w:author="Monica Thom" w:date="2026-09-07T23:09:00Z" w16du:dateUtc="2026-09-08T03:09:00Z"/>
        </w:rPr>
      </w:pPr>
      <w:del w:id="1153" w:author="Monica Thom" w:date="2026-09-07T23:09:00Z" w16du:dateUtc="2026-09-08T03:09:00Z">
        <w:r>
          <w:delText xml:space="preserve">12. </w:delText>
        </w:r>
        <w:r>
          <w:tab/>
          <w:delText xml:space="preserve">Boënnec, M., Dakos, V. &amp; Devictor, V. Sources of confusion in global biodiversity trends. </w:delText>
        </w:r>
        <w:r>
          <w:rPr>
            <w:i/>
            <w:iCs/>
          </w:rPr>
          <w:delText>Oikos</w:delText>
        </w:r>
        <w:r>
          <w:delText xml:space="preserve"> </w:delText>
        </w:r>
        <w:r>
          <w:rPr>
            <w:b/>
            <w:bCs/>
          </w:rPr>
          <w:delText>2024</w:delText>
        </w:r>
        <w:r>
          <w:delText>, e10732 (2024).</w:delText>
        </w:r>
      </w:del>
    </w:p>
    <w:p w14:paraId="0AD84683" w14:textId="77777777" w:rsidR="00CF6956" w:rsidRDefault="00CF6956" w:rsidP="00CF6956">
      <w:pPr>
        <w:pStyle w:val="Bibliography"/>
        <w:rPr>
          <w:del w:id="1154" w:author="Monica Thom" w:date="2026-09-07T23:09:00Z" w16du:dateUtc="2026-09-08T03:09:00Z"/>
        </w:rPr>
      </w:pPr>
      <w:del w:id="1155" w:author="Monica Thom" w:date="2026-09-07T23:09:00Z" w16du:dateUtc="2026-09-08T03:09:00Z">
        <w:r>
          <w:delText xml:space="preserve">13. </w:delText>
        </w:r>
        <w:r>
          <w:tab/>
          <w:delText xml:space="preserve">Dornelas, M. </w:delText>
        </w:r>
        <w:r>
          <w:rPr>
            <w:i/>
            <w:iCs/>
          </w:rPr>
          <w:delText>et al.</w:delText>
        </w:r>
        <w:r>
          <w:delText xml:space="preserve"> Looking back on biodiversity change: lessons for the road ahead. </w:delText>
        </w:r>
        <w:r>
          <w:rPr>
            <w:i/>
            <w:iCs/>
          </w:rPr>
          <w:delText>Phil. Trans. R. Soc. B</w:delText>
        </w:r>
        <w:r>
          <w:delText xml:space="preserve"> </w:delText>
        </w:r>
        <w:r>
          <w:rPr>
            <w:b/>
            <w:bCs/>
          </w:rPr>
          <w:delText>378</w:delText>
        </w:r>
        <w:r>
          <w:delText>, 20220199 (2023).</w:delText>
        </w:r>
      </w:del>
    </w:p>
    <w:p w14:paraId="2615BD5F" w14:textId="77777777" w:rsidR="00CF6956" w:rsidRDefault="00CF6956" w:rsidP="00CF6956">
      <w:pPr>
        <w:pStyle w:val="Bibliography"/>
        <w:rPr>
          <w:del w:id="1156" w:author="Monica Thom" w:date="2026-09-07T23:09:00Z" w16du:dateUtc="2026-09-08T03:09:00Z"/>
        </w:rPr>
      </w:pPr>
      <w:del w:id="1157" w:author="Monica Thom" w:date="2026-09-07T23:09:00Z" w16du:dateUtc="2026-09-08T03:09:00Z">
        <w:r>
          <w:delText xml:space="preserve">14. </w:delText>
        </w:r>
        <w:r>
          <w:tab/>
          <w:delText>Dayton, P. K. Toward an understanding of community resilience and the potential effects of enrichments to the benthos at McMurdo Sound, Antarctica. (1972).</w:delText>
        </w:r>
      </w:del>
    </w:p>
    <w:p w14:paraId="2B0EBEAE" w14:textId="77777777" w:rsidR="00CF6956" w:rsidRDefault="00CF6956" w:rsidP="00CF6956">
      <w:pPr>
        <w:pStyle w:val="Bibliography"/>
        <w:rPr>
          <w:del w:id="1158" w:author="Monica Thom" w:date="2026-09-07T23:09:00Z" w16du:dateUtc="2026-09-08T03:09:00Z"/>
        </w:rPr>
      </w:pPr>
      <w:del w:id="1159" w:author="Monica Thom" w:date="2026-09-07T23:09:00Z" w16du:dateUtc="2026-09-08T03:09:00Z">
        <w:r>
          <w:delText xml:space="preserve">15. </w:delText>
        </w:r>
        <w:r>
          <w:tab/>
          <w:delText xml:space="preserve">Wernberg, T. </w:delText>
        </w:r>
        <w:r>
          <w:rPr>
            <w:i/>
            <w:iCs/>
          </w:rPr>
          <w:delText>et al.</w:delText>
        </w:r>
        <w:r>
          <w:delText xml:space="preserve"> Impacts of climate change on marine foundation species. </w:delText>
        </w:r>
        <w:r>
          <w:rPr>
            <w:i/>
            <w:iCs/>
          </w:rPr>
          <w:delText>Annual review of marine science</w:delText>
        </w:r>
        <w:r>
          <w:delText xml:space="preserve"> </w:delText>
        </w:r>
        <w:r>
          <w:rPr>
            <w:b/>
            <w:bCs/>
          </w:rPr>
          <w:delText>16</w:delText>
        </w:r>
        <w:r>
          <w:delText>, 247–282 (2024).</w:delText>
        </w:r>
      </w:del>
    </w:p>
    <w:p w14:paraId="6FB5D287" w14:textId="77777777" w:rsidR="00CF6956" w:rsidRDefault="00CF6956" w:rsidP="00CF6956">
      <w:pPr>
        <w:pStyle w:val="Bibliography"/>
        <w:rPr>
          <w:del w:id="1160" w:author="Monica Thom" w:date="2026-09-07T23:09:00Z" w16du:dateUtc="2026-09-08T03:09:00Z"/>
        </w:rPr>
      </w:pPr>
      <w:del w:id="1161" w:author="Monica Thom" w:date="2026-09-07T23:09:00Z" w16du:dateUtc="2026-09-08T03:09:00Z">
        <w:r>
          <w:lastRenderedPageBreak/>
          <w:delText xml:space="preserve">16. </w:delText>
        </w:r>
        <w:r>
          <w:tab/>
          <w:delText xml:space="preserve">Bimrah, K., Dasgupta, R., Hashimoto, S., Saizen, I. &amp; Dhyani, S. Ecosystem services of mangroves: A systematic review and synthesis of contemporary scientific literature. </w:delText>
        </w:r>
        <w:r>
          <w:rPr>
            <w:i/>
            <w:iCs/>
          </w:rPr>
          <w:delText>Sustainability</w:delText>
        </w:r>
        <w:r>
          <w:delText xml:space="preserve"> </w:delText>
        </w:r>
        <w:r>
          <w:rPr>
            <w:b/>
            <w:bCs/>
          </w:rPr>
          <w:delText>14</w:delText>
        </w:r>
        <w:r>
          <w:delText>, 12051 (2022).</w:delText>
        </w:r>
      </w:del>
    </w:p>
    <w:p w14:paraId="2D5A8386" w14:textId="77777777" w:rsidR="00CF6956" w:rsidRDefault="00CF6956" w:rsidP="00CF6956">
      <w:pPr>
        <w:pStyle w:val="Bibliography"/>
        <w:rPr>
          <w:del w:id="1162" w:author="Monica Thom" w:date="2026-09-07T23:09:00Z" w16du:dateUtc="2026-09-08T03:09:00Z"/>
        </w:rPr>
      </w:pPr>
      <w:del w:id="1163" w:author="Monica Thom" w:date="2026-09-07T23:09:00Z" w16du:dateUtc="2026-09-08T03:09:00Z">
        <w:r>
          <w:delText xml:space="preserve">17. </w:delText>
        </w:r>
        <w:r>
          <w:tab/>
          <w:delText xml:space="preserve">Giglio, V. J. </w:delText>
        </w:r>
        <w:r>
          <w:rPr>
            <w:i/>
            <w:iCs/>
          </w:rPr>
          <w:delText>et al.</w:delText>
        </w:r>
        <w:r>
          <w:delText xml:space="preserve"> A global systematic literature review of ecosystem services in reef environments. </w:delText>
        </w:r>
        <w:r>
          <w:rPr>
            <w:i/>
            <w:iCs/>
          </w:rPr>
          <w:delText>Environmental Management</w:delText>
        </w:r>
        <w:r>
          <w:delText xml:space="preserve"> </w:delText>
        </w:r>
        <w:r>
          <w:rPr>
            <w:b/>
            <w:bCs/>
          </w:rPr>
          <w:delText>73</w:delText>
        </w:r>
        <w:r>
          <w:delText>, 634–645 (2024).</w:delText>
        </w:r>
      </w:del>
    </w:p>
    <w:p w14:paraId="04747689" w14:textId="77777777" w:rsidR="00CF6956" w:rsidRDefault="00CF6956" w:rsidP="00CF6956">
      <w:pPr>
        <w:pStyle w:val="Bibliography"/>
        <w:rPr>
          <w:del w:id="1164" w:author="Monica Thom" w:date="2026-09-07T23:09:00Z" w16du:dateUtc="2026-09-08T03:09:00Z"/>
        </w:rPr>
      </w:pPr>
      <w:del w:id="1165" w:author="Monica Thom" w:date="2026-09-07T23:09:00Z" w16du:dateUtc="2026-09-08T03:09:00Z">
        <w:r>
          <w:delText xml:space="preserve">18. </w:delText>
        </w:r>
        <w:r>
          <w:tab/>
          <w:delText xml:space="preserve">Boudouresque, C. F. &amp; Verlaque, M. Biological pollution in the Mediterranean Sea: invasive versus introduced macrophytes. </w:delText>
        </w:r>
        <w:r>
          <w:rPr>
            <w:i/>
            <w:iCs/>
          </w:rPr>
          <w:delText>Marine pollution bulletin</w:delText>
        </w:r>
        <w:r>
          <w:delText xml:space="preserve"> </w:delText>
        </w:r>
        <w:r>
          <w:rPr>
            <w:b/>
            <w:bCs/>
          </w:rPr>
          <w:delText>44</w:delText>
        </w:r>
        <w:r>
          <w:delText>, 32–38 (2002).</w:delText>
        </w:r>
      </w:del>
    </w:p>
    <w:p w14:paraId="02F42ADC" w14:textId="77777777" w:rsidR="00CF6956" w:rsidRDefault="00CF6956" w:rsidP="00CF6956">
      <w:pPr>
        <w:pStyle w:val="Bibliography"/>
        <w:rPr>
          <w:del w:id="1166" w:author="Monica Thom" w:date="2026-09-07T23:09:00Z" w16du:dateUtc="2026-09-08T03:09:00Z"/>
        </w:rPr>
      </w:pPr>
      <w:del w:id="1167" w:author="Monica Thom" w:date="2026-09-07T23:09:00Z" w16du:dateUtc="2026-09-08T03:09:00Z">
        <w:r>
          <w:delText xml:space="preserve">19. </w:delText>
        </w:r>
        <w:r>
          <w:tab/>
          <w:delText xml:space="preserve">Chagaris, D. </w:delText>
        </w:r>
        <w:r>
          <w:rPr>
            <w:i/>
            <w:iCs/>
          </w:rPr>
          <w:delText>et al.</w:delText>
        </w:r>
        <w:r>
          <w:delText xml:space="preserve"> An ecosystem</w:delText>
        </w:r>
        <w:r>
          <w:rPr>
            <w:rFonts w:ascii="Cambria Math" w:hAnsi="Cambria Math" w:cs="Cambria Math"/>
          </w:rPr>
          <w:delText>‐</w:delText>
        </w:r>
        <w:r>
          <w:delText xml:space="preserve">based approach to evaluating impacts and management of invasive lionfish. </w:delText>
        </w:r>
        <w:r>
          <w:rPr>
            <w:i/>
            <w:iCs/>
          </w:rPr>
          <w:delText>Fisheries</w:delText>
        </w:r>
        <w:r>
          <w:delText xml:space="preserve"> </w:delText>
        </w:r>
        <w:r>
          <w:rPr>
            <w:b/>
            <w:bCs/>
          </w:rPr>
          <w:delText>42</w:delText>
        </w:r>
        <w:r>
          <w:delText>, 421–431 (2017).</w:delText>
        </w:r>
      </w:del>
    </w:p>
    <w:p w14:paraId="6C1CD92A" w14:textId="77777777" w:rsidR="00CF6956" w:rsidRDefault="00CF6956" w:rsidP="00CF6956">
      <w:pPr>
        <w:pStyle w:val="Bibliography"/>
        <w:rPr>
          <w:del w:id="1168" w:author="Monica Thom" w:date="2026-09-07T23:09:00Z" w16du:dateUtc="2026-09-08T03:09:00Z"/>
        </w:rPr>
      </w:pPr>
      <w:del w:id="1169" w:author="Monica Thom" w:date="2026-09-07T23:09:00Z" w16du:dateUtc="2026-09-08T03:09:00Z">
        <w:r>
          <w:delText xml:space="preserve">20. </w:delText>
        </w:r>
        <w:r>
          <w:tab/>
          <w:delText>Vercelloni, J., Caley, M. J. &amp; Mengersen, K. Crown</w:delText>
        </w:r>
        <w:r>
          <w:rPr>
            <w:rFonts w:ascii="Cambria Math" w:hAnsi="Cambria Math" w:cs="Cambria Math"/>
          </w:rPr>
          <w:delText>‐</w:delText>
        </w:r>
        <w:r>
          <w:delText>of</w:delText>
        </w:r>
        <w:r>
          <w:rPr>
            <w:rFonts w:ascii="Cambria Math" w:hAnsi="Cambria Math" w:cs="Cambria Math"/>
          </w:rPr>
          <w:delText>‐</w:delText>
        </w:r>
        <w:r>
          <w:delText xml:space="preserve">thorns starfish undermine the resilience of coral populations on the Great Barrier Reef. </w:delText>
        </w:r>
        <w:r>
          <w:rPr>
            <w:i/>
            <w:iCs/>
          </w:rPr>
          <w:delText>Global Ecology and Biogeography</w:delText>
        </w:r>
        <w:r>
          <w:delText xml:space="preserve"> </w:delText>
        </w:r>
        <w:r>
          <w:rPr>
            <w:b/>
            <w:bCs/>
          </w:rPr>
          <w:delText>26</w:delText>
        </w:r>
        <w:r>
          <w:delText>, 846–853 (2017).</w:delText>
        </w:r>
      </w:del>
    </w:p>
    <w:p w14:paraId="29C416A6" w14:textId="77777777" w:rsidR="00CF6956" w:rsidRDefault="00CF6956" w:rsidP="00CF6956">
      <w:pPr>
        <w:pStyle w:val="Bibliography"/>
        <w:rPr>
          <w:del w:id="1170" w:author="Monica Thom" w:date="2026-09-07T23:09:00Z" w16du:dateUtc="2026-09-08T03:09:00Z"/>
        </w:rPr>
      </w:pPr>
      <w:del w:id="1171" w:author="Monica Thom" w:date="2026-09-07T23:09:00Z" w16du:dateUtc="2026-09-08T03:09:00Z">
        <w:r>
          <w:delText xml:space="preserve">21. </w:delText>
        </w:r>
        <w:r>
          <w:tab/>
          <w:delText xml:space="preserve">Cohen, A. N. &amp; Carlton, J. T. Accelerating invasion rate in a highly invaded estuary. </w:delText>
        </w:r>
        <w:r>
          <w:rPr>
            <w:i/>
            <w:iCs/>
          </w:rPr>
          <w:delText>Science</w:delText>
        </w:r>
        <w:r>
          <w:delText xml:space="preserve"> </w:delText>
        </w:r>
        <w:r>
          <w:rPr>
            <w:b/>
            <w:bCs/>
          </w:rPr>
          <w:delText>279</w:delText>
        </w:r>
        <w:r>
          <w:delText>, 555–558 (1998).</w:delText>
        </w:r>
      </w:del>
    </w:p>
    <w:p w14:paraId="62A5A88F" w14:textId="77777777" w:rsidR="00CF6956" w:rsidRDefault="00CF6956" w:rsidP="00CF6956">
      <w:pPr>
        <w:pStyle w:val="Bibliography"/>
        <w:rPr>
          <w:del w:id="1172" w:author="Monica Thom" w:date="2026-09-07T23:09:00Z" w16du:dateUtc="2026-09-08T03:09:00Z"/>
        </w:rPr>
      </w:pPr>
      <w:del w:id="1173" w:author="Monica Thom" w:date="2026-09-07T23:09:00Z" w16du:dateUtc="2026-09-08T03:09:00Z">
        <w:r>
          <w:delText xml:space="preserve">22. </w:delText>
        </w:r>
        <w:r>
          <w:tab/>
          <w:delText xml:space="preserve">Molnar, J. L., Gamboa, R. L., Revenga, C. &amp; Spalding, M. D. Assessing the global threat of invasive species to marine biodiversity. </w:delText>
        </w:r>
        <w:r>
          <w:rPr>
            <w:i/>
            <w:iCs/>
          </w:rPr>
          <w:delText>Frontiers in Ecology and the Environment</w:delText>
        </w:r>
        <w:r>
          <w:delText xml:space="preserve"> </w:delText>
        </w:r>
        <w:r>
          <w:rPr>
            <w:b/>
            <w:bCs/>
          </w:rPr>
          <w:delText>6</w:delText>
        </w:r>
        <w:r>
          <w:delText>, 485–492 (2008).</w:delText>
        </w:r>
      </w:del>
    </w:p>
    <w:p w14:paraId="08405004" w14:textId="77777777" w:rsidR="00CF6956" w:rsidRDefault="00CF6956" w:rsidP="00CF6956">
      <w:pPr>
        <w:pStyle w:val="Bibliography"/>
        <w:rPr>
          <w:del w:id="1174" w:author="Monica Thom" w:date="2026-09-07T23:09:00Z" w16du:dateUtc="2026-09-08T03:09:00Z"/>
        </w:rPr>
      </w:pPr>
      <w:del w:id="1175" w:author="Monica Thom" w:date="2026-09-07T23:09:00Z" w16du:dateUtc="2026-09-08T03:09:00Z">
        <w:r>
          <w:delText xml:space="preserve">23. </w:delText>
        </w:r>
        <w:r>
          <w:tab/>
          <w:delText xml:space="preserve">Jambeck, J. R. </w:delText>
        </w:r>
        <w:r>
          <w:rPr>
            <w:i/>
            <w:iCs/>
          </w:rPr>
          <w:delText>et al.</w:delText>
        </w:r>
        <w:r>
          <w:delText xml:space="preserve"> Plastic waste inputs from land into the ocean. </w:delText>
        </w:r>
        <w:r>
          <w:rPr>
            <w:i/>
            <w:iCs/>
          </w:rPr>
          <w:delText>Science</w:delText>
        </w:r>
        <w:r>
          <w:delText xml:space="preserve"> </w:delText>
        </w:r>
        <w:r>
          <w:rPr>
            <w:b/>
            <w:bCs/>
          </w:rPr>
          <w:delText>347</w:delText>
        </w:r>
        <w:r>
          <w:delText>, 768–771 (2015).</w:delText>
        </w:r>
      </w:del>
    </w:p>
    <w:p w14:paraId="264A69AB" w14:textId="77777777" w:rsidR="00CF6956" w:rsidRDefault="00CF6956" w:rsidP="00CF6956">
      <w:pPr>
        <w:pStyle w:val="Bibliography"/>
        <w:rPr>
          <w:del w:id="1176" w:author="Monica Thom" w:date="2026-09-07T23:09:00Z" w16du:dateUtc="2026-09-08T03:09:00Z"/>
        </w:rPr>
      </w:pPr>
      <w:del w:id="1177" w:author="Monica Thom" w:date="2026-09-07T23:09:00Z" w16du:dateUtc="2026-09-08T03:09:00Z">
        <w:r>
          <w:delText xml:space="preserve">24. </w:delText>
        </w:r>
        <w:r>
          <w:tab/>
          <w:delText xml:space="preserve">Senko, J. F. </w:delText>
        </w:r>
        <w:r>
          <w:rPr>
            <w:i/>
            <w:iCs/>
          </w:rPr>
          <w:delText>et al.</w:delText>
        </w:r>
        <w:r>
          <w:delText xml:space="preserve"> Understanding individual and population-level effects of plastic pollution on marine megafauna. </w:delText>
        </w:r>
        <w:r>
          <w:rPr>
            <w:i/>
            <w:iCs/>
          </w:rPr>
          <w:delText>Endangered Species Research</w:delText>
        </w:r>
        <w:r>
          <w:delText xml:space="preserve"> </w:delText>
        </w:r>
        <w:r>
          <w:rPr>
            <w:b/>
            <w:bCs/>
          </w:rPr>
          <w:delText>43</w:delText>
        </w:r>
        <w:r>
          <w:delText>, 234–252 (2020).</w:delText>
        </w:r>
      </w:del>
    </w:p>
    <w:p w14:paraId="0FC49227" w14:textId="77777777" w:rsidR="00CF6956" w:rsidRDefault="00CF6956" w:rsidP="00CF6956">
      <w:pPr>
        <w:pStyle w:val="Bibliography"/>
        <w:rPr>
          <w:del w:id="1178" w:author="Monica Thom" w:date="2026-09-07T23:09:00Z" w16du:dateUtc="2026-09-08T03:09:00Z"/>
        </w:rPr>
      </w:pPr>
      <w:del w:id="1179" w:author="Monica Thom" w:date="2026-09-07T23:09:00Z" w16du:dateUtc="2026-09-08T03:09:00Z">
        <w:r>
          <w:delText xml:space="preserve">25. </w:delText>
        </w:r>
        <w:r>
          <w:tab/>
          <w:delText xml:space="preserve">MacLeod, M., Arp, H. P. H., Tekman, M. B. &amp; Jahnke, A. The global threat from plastic pollution. </w:delText>
        </w:r>
        <w:r>
          <w:rPr>
            <w:i/>
            <w:iCs/>
          </w:rPr>
          <w:delText>Science</w:delText>
        </w:r>
        <w:r>
          <w:delText xml:space="preserve"> </w:delText>
        </w:r>
        <w:r>
          <w:rPr>
            <w:b/>
            <w:bCs/>
          </w:rPr>
          <w:delText>373</w:delText>
        </w:r>
        <w:r>
          <w:delText>, 61–65 (2021).</w:delText>
        </w:r>
      </w:del>
    </w:p>
    <w:p w14:paraId="03278B28" w14:textId="77777777" w:rsidR="00CF6956" w:rsidRDefault="00CF6956" w:rsidP="00CF6956">
      <w:pPr>
        <w:pStyle w:val="Bibliography"/>
        <w:rPr>
          <w:del w:id="1180" w:author="Monica Thom" w:date="2026-09-07T23:09:00Z" w16du:dateUtc="2026-09-08T03:09:00Z"/>
        </w:rPr>
      </w:pPr>
      <w:del w:id="1181" w:author="Monica Thom" w:date="2026-09-07T23:09:00Z" w16du:dateUtc="2026-09-08T03:09:00Z">
        <w:r>
          <w:delText xml:space="preserve">26. </w:delText>
        </w:r>
        <w:r>
          <w:tab/>
          <w:delText xml:space="preserve">Jiménez-Contreras, J., Fernández-Medina, R. I. &amp; Fernández-Araiza, M. A. Microplastics pollution in tropical lakes: water, zooplankton, and fish in Central Mexico. </w:delText>
        </w:r>
        <w:r>
          <w:rPr>
            <w:i/>
            <w:iCs/>
          </w:rPr>
          <w:delText>Environ Monit Assess</w:delText>
        </w:r>
        <w:r>
          <w:delText xml:space="preserve"> </w:delText>
        </w:r>
        <w:r>
          <w:rPr>
            <w:b/>
            <w:bCs/>
          </w:rPr>
          <w:delText>196</w:delText>
        </w:r>
        <w:r>
          <w:delText>, 813 (2024).</w:delText>
        </w:r>
      </w:del>
    </w:p>
    <w:p w14:paraId="1F123EB9" w14:textId="77777777" w:rsidR="00CF6956" w:rsidRDefault="00CF6956" w:rsidP="00CF6956">
      <w:pPr>
        <w:pStyle w:val="Bibliography"/>
        <w:rPr>
          <w:del w:id="1182" w:author="Monica Thom" w:date="2026-09-07T23:09:00Z" w16du:dateUtc="2026-09-08T03:09:00Z"/>
        </w:rPr>
      </w:pPr>
      <w:del w:id="1183" w:author="Monica Thom" w:date="2026-09-07T23:09:00Z" w16du:dateUtc="2026-09-08T03:09:00Z">
        <w:r>
          <w:lastRenderedPageBreak/>
          <w:delText xml:space="preserve">27. </w:delText>
        </w:r>
        <w:r>
          <w:tab/>
          <w:delText xml:space="preserve">Bos, R. P., Zhao, S., Sutton, T. T. &amp; Frank, T. M. Microplastic ingestion by deep-pelagic crustaceans and fishes. </w:delText>
        </w:r>
        <w:r>
          <w:rPr>
            <w:i/>
            <w:iCs/>
          </w:rPr>
          <w:delText>Limnology and Oceanography</w:delText>
        </w:r>
        <w:r>
          <w:delText xml:space="preserve"> </w:delText>
        </w:r>
        <w:r>
          <w:rPr>
            <w:b/>
            <w:bCs/>
          </w:rPr>
          <w:delText>68</w:delText>
        </w:r>
        <w:r>
          <w:delText>, 1595–1610 (2023).</w:delText>
        </w:r>
      </w:del>
    </w:p>
    <w:p w14:paraId="19FCF3BD" w14:textId="77777777" w:rsidR="00CF6956" w:rsidRDefault="00CF6956" w:rsidP="00CF6956">
      <w:pPr>
        <w:pStyle w:val="Bibliography"/>
        <w:rPr>
          <w:del w:id="1184" w:author="Monica Thom" w:date="2026-09-07T23:09:00Z" w16du:dateUtc="2026-09-08T03:09:00Z"/>
        </w:rPr>
      </w:pPr>
      <w:del w:id="1185" w:author="Monica Thom" w:date="2026-09-07T23:09:00Z" w16du:dateUtc="2026-09-08T03:09:00Z">
        <w:r>
          <w:delText xml:space="preserve">28. </w:delText>
        </w:r>
        <w:r>
          <w:tab/>
          <w:delText xml:space="preserve">Zolotova, N., Kosyreva, A., Dzhalilova, D., Fokichev, N. &amp; Makarova, O. Harmful effects of the microplastic pollution on animal health: a literature review. </w:delText>
        </w:r>
        <w:r>
          <w:rPr>
            <w:i/>
            <w:iCs/>
          </w:rPr>
          <w:delText>PeerJ</w:delText>
        </w:r>
        <w:r>
          <w:delText xml:space="preserve"> </w:delText>
        </w:r>
        <w:r>
          <w:rPr>
            <w:b/>
            <w:bCs/>
          </w:rPr>
          <w:delText>10</w:delText>
        </w:r>
        <w:r>
          <w:delText>, e13503 (2022).</w:delText>
        </w:r>
      </w:del>
    </w:p>
    <w:p w14:paraId="181F4A71" w14:textId="77777777" w:rsidR="00CF6956" w:rsidRDefault="00CF6956" w:rsidP="00CF6956">
      <w:pPr>
        <w:pStyle w:val="Bibliography"/>
        <w:rPr>
          <w:del w:id="1186" w:author="Monica Thom" w:date="2026-09-07T23:09:00Z" w16du:dateUtc="2026-09-08T03:09:00Z"/>
        </w:rPr>
      </w:pPr>
      <w:del w:id="1187" w:author="Monica Thom" w:date="2026-09-07T23:09:00Z" w16du:dateUtc="2026-09-08T03:09:00Z">
        <w:r>
          <w:delText xml:space="preserve">29. </w:delText>
        </w:r>
        <w:r>
          <w:tab/>
          <w:delText xml:space="preserve">de Barros, M. S. F., dos Santos Calado, T. C. &amp; de Sá Leitão Câmara de Araújo, M. Plastic ingestion lead to reduced body condition and modified diet patterns in the rocky shore crab </w:delText>
        </w:r>
        <w:r>
          <w:rPr>
            <w:i/>
            <w:iCs/>
          </w:rPr>
          <w:delText>Pachygrapsus transversus</w:delText>
        </w:r>
        <w:r>
          <w:delText xml:space="preserve"> (Gibbes, 1850) (Brachyura: Grapsidae). </w:delText>
        </w:r>
        <w:r>
          <w:rPr>
            <w:i/>
            <w:iCs/>
          </w:rPr>
          <w:delText>Marine Pollution Bulletin</w:delText>
        </w:r>
        <w:r>
          <w:delText xml:space="preserve"> </w:delText>
        </w:r>
        <w:r>
          <w:rPr>
            <w:b/>
            <w:bCs/>
          </w:rPr>
          <w:delText>156</w:delText>
        </w:r>
        <w:r>
          <w:delText>, 111249 (2020).</w:delText>
        </w:r>
      </w:del>
    </w:p>
    <w:p w14:paraId="03778E0C" w14:textId="77777777" w:rsidR="00CF6956" w:rsidRDefault="00CF6956" w:rsidP="00CF6956">
      <w:pPr>
        <w:pStyle w:val="Bibliography"/>
        <w:rPr>
          <w:del w:id="1188" w:author="Monica Thom" w:date="2026-09-07T23:09:00Z" w16du:dateUtc="2026-09-08T03:09:00Z"/>
        </w:rPr>
      </w:pPr>
      <w:del w:id="1189" w:author="Monica Thom" w:date="2026-09-07T23:09:00Z" w16du:dateUtc="2026-09-08T03:09:00Z">
        <w:r>
          <w:delText xml:space="preserve">30. </w:delText>
        </w:r>
        <w:r>
          <w:tab/>
          <w:delText xml:space="preserve">Starr, M. </w:delText>
        </w:r>
        <w:r>
          <w:rPr>
            <w:i/>
            <w:iCs/>
          </w:rPr>
          <w:delText>et al.</w:delText>
        </w:r>
        <w:r>
          <w:delText xml:space="preserve"> Multispecies mass mortality of marine fauna linked to a toxic dinoflagellate bloom. </w:delText>
        </w:r>
        <w:r>
          <w:rPr>
            <w:i/>
            <w:iCs/>
          </w:rPr>
          <w:delText>PLOS ONE</w:delText>
        </w:r>
        <w:r>
          <w:delText xml:space="preserve"> </w:delText>
        </w:r>
        <w:r>
          <w:rPr>
            <w:b/>
            <w:bCs/>
          </w:rPr>
          <w:delText>12</w:delText>
        </w:r>
        <w:r>
          <w:delText>, e0176299 (2017).</w:delText>
        </w:r>
      </w:del>
    </w:p>
    <w:p w14:paraId="1C91104B" w14:textId="77777777" w:rsidR="00CF6956" w:rsidRDefault="00CF6956" w:rsidP="00CF6956">
      <w:pPr>
        <w:pStyle w:val="Bibliography"/>
        <w:rPr>
          <w:del w:id="1190" w:author="Monica Thom" w:date="2026-09-07T23:09:00Z" w16du:dateUtc="2026-09-08T03:09:00Z"/>
        </w:rPr>
      </w:pPr>
      <w:del w:id="1191" w:author="Monica Thom" w:date="2026-09-07T23:09:00Z" w16du:dateUtc="2026-09-08T03:09:00Z">
        <w:r>
          <w:delText xml:space="preserve">31. </w:delText>
        </w:r>
        <w:r>
          <w:tab/>
          <w:delText xml:space="preserve">Häussermann, V. </w:delText>
        </w:r>
        <w:r>
          <w:rPr>
            <w:i/>
            <w:iCs/>
          </w:rPr>
          <w:delText>et al.</w:delText>
        </w:r>
        <w:r>
          <w:delText xml:space="preserve"> Largest baleen whale mass mortality during strong El Niño event is likely related to harmful toxic algal bloom. </w:delText>
        </w:r>
        <w:r>
          <w:rPr>
            <w:i/>
            <w:iCs/>
          </w:rPr>
          <w:delText>PeerJ</w:delText>
        </w:r>
        <w:r>
          <w:delText xml:space="preserve"> </w:delText>
        </w:r>
        <w:r>
          <w:rPr>
            <w:b/>
            <w:bCs/>
          </w:rPr>
          <w:delText>5</w:delText>
        </w:r>
        <w:r>
          <w:delText>, e3123 (2017).</w:delText>
        </w:r>
      </w:del>
    </w:p>
    <w:p w14:paraId="042ACDFD" w14:textId="77777777" w:rsidR="00CF6956" w:rsidRDefault="00CF6956" w:rsidP="00CF6956">
      <w:pPr>
        <w:pStyle w:val="Bibliography"/>
        <w:rPr>
          <w:del w:id="1192" w:author="Monica Thom" w:date="2026-09-07T23:09:00Z" w16du:dateUtc="2026-09-08T03:09:00Z"/>
        </w:rPr>
      </w:pPr>
      <w:del w:id="1193" w:author="Monica Thom" w:date="2026-09-07T23:09:00Z" w16du:dateUtc="2026-09-08T03:09:00Z">
        <w:r>
          <w:delText xml:space="preserve">32. </w:delText>
        </w:r>
        <w:r>
          <w:tab/>
          <w:delText xml:space="preserve">Diaz, R. J. &amp; Rosenberg, R. Spreading Dead Zones and Consequences for Marine Ecosystems. </w:delText>
        </w:r>
        <w:r>
          <w:rPr>
            <w:i/>
            <w:iCs/>
          </w:rPr>
          <w:delText>Science</w:delText>
        </w:r>
        <w:r>
          <w:delText xml:space="preserve"> </w:delText>
        </w:r>
        <w:r>
          <w:rPr>
            <w:b/>
            <w:bCs/>
          </w:rPr>
          <w:delText>321</w:delText>
        </w:r>
        <w:r>
          <w:delText>, 926–929 (2008).</w:delText>
        </w:r>
      </w:del>
    </w:p>
    <w:p w14:paraId="792D13FC" w14:textId="77777777" w:rsidR="00CF6956" w:rsidRDefault="00CF6956" w:rsidP="00CF6956">
      <w:pPr>
        <w:pStyle w:val="Bibliography"/>
        <w:rPr>
          <w:del w:id="1194" w:author="Monica Thom" w:date="2026-09-07T23:09:00Z" w16du:dateUtc="2026-09-08T03:09:00Z"/>
        </w:rPr>
      </w:pPr>
      <w:del w:id="1195" w:author="Monica Thom" w:date="2026-09-07T23:09:00Z" w16du:dateUtc="2026-09-08T03:09:00Z">
        <w:r>
          <w:delText xml:space="preserve">33. </w:delText>
        </w:r>
        <w:r>
          <w:tab/>
          <w:delText xml:space="preserve">Banaee, M. Perspective Chapter: Exploring the Toxicity Effect of Heavy Metals on Aquatic Organisms – A Comprehensive Analysis. in </w:delText>
        </w:r>
        <w:r>
          <w:rPr>
            <w:i/>
            <w:iCs/>
          </w:rPr>
          <w:delText>Heavy Metals in the Environment - Contamination, Risk, and Remediation</w:delText>
        </w:r>
        <w:r>
          <w:delText xml:space="preserve"> (IntechOpen, 2024). doi:10.5772/intechopen.1006890.</w:delText>
        </w:r>
      </w:del>
    </w:p>
    <w:p w14:paraId="5164A9C6" w14:textId="77777777" w:rsidR="00CF6956" w:rsidRDefault="00CF6956" w:rsidP="00CF6956">
      <w:pPr>
        <w:pStyle w:val="Bibliography"/>
        <w:rPr>
          <w:del w:id="1196" w:author="Monica Thom" w:date="2026-09-07T23:09:00Z" w16du:dateUtc="2026-09-08T03:09:00Z"/>
        </w:rPr>
      </w:pPr>
      <w:del w:id="1197" w:author="Monica Thom" w:date="2026-09-07T23:09:00Z" w16du:dateUtc="2026-09-08T03:09:00Z">
        <w:r>
          <w:delText xml:space="preserve">34. </w:delText>
        </w:r>
        <w:r>
          <w:tab/>
          <w:delText xml:space="preserve">Garlock, T. </w:delText>
        </w:r>
        <w:r>
          <w:rPr>
            <w:i/>
            <w:iCs/>
          </w:rPr>
          <w:delText>et al.</w:delText>
        </w:r>
        <w:r>
          <w:delText xml:space="preserve"> A global blue revolution: aquaculture growth across regions, species, and countries. </w:delText>
        </w:r>
        <w:r>
          <w:rPr>
            <w:i/>
            <w:iCs/>
          </w:rPr>
          <w:delText>Reviews in Fisheries Science &amp; Aquaculture</w:delText>
        </w:r>
        <w:r>
          <w:delText xml:space="preserve"> </w:delText>
        </w:r>
        <w:r>
          <w:rPr>
            <w:b/>
            <w:bCs/>
          </w:rPr>
          <w:delText>28</w:delText>
        </w:r>
        <w:r>
          <w:delText>, 107–116 (2020).</w:delText>
        </w:r>
      </w:del>
    </w:p>
    <w:p w14:paraId="1DD1FB41" w14:textId="77777777" w:rsidR="00CF6956" w:rsidRDefault="00CF6956" w:rsidP="00CF6956">
      <w:pPr>
        <w:pStyle w:val="Bibliography"/>
        <w:rPr>
          <w:del w:id="1198" w:author="Monica Thom" w:date="2026-09-07T23:09:00Z" w16du:dateUtc="2026-09-08T03:09:00Z"/>
        </w:rPr>
      </w:pPr>
      <w:del w:id="1199" w:author="Monica Thom" w:date="2026-09-07T23:09:00Z" w16du:dateUtc="2026-09-08T03:09:00Z">
        <w:r>
          <w:delText xml:space="preserve">35. </w:delText>
        </w:r>
        <w:r>
          <w:tab/>
          <w:delText xml:space="preserve">Klinger, D. &amp; Naylor, R. Searching for solutions in aquaculture: charting a sustainable course. </w:delText>
        </w:r>
        <w:r>
          <w:rPr>
            <w:i/>
            <w:iCs/>
          </w:rPr>
          <w:delText>Annual Review of Environment and Resources</w:delText>
        </w:r>
        <w:r>
          <w:delText xml:space="preserve"> </w:delText>
        </w:r>
        <w:r>
          <w:rPr>
            <w:b/>
            <w:bCs/>
          </w:rPr>
          <w:delText>37</w:delText>
        </w:r>
        <w:r>
          <w:delText>, 247–276 (2012).</w:delText>
        </w:r>
      </w:del>
    </w:p>
    <w:p w14:paraId="1BA0BCCA" w14:textId="77777777" w:rsidR="00CF6956" w:rsidRDefault="00CF6956" w:rsidP="00CF6956">
      <w:pPr>
        <w:pStyle w:val="Bibliography"/>
        <w:rPr>
          <w:del w:id="1200" w:author="Monica Thom" w:date="2026-09-07T23:09:00Z" w16du:dateUtc="2026-09-08T03:09:00Z"/>
        </w:rPr>
      </w:pPr>
      <w:del w:id="1201" w:author="Monica Thom" w:date="2026-09-07T23:09:00Z" w16du:dateUtc="2026-09-08T03:09:00Z">
        <w:r>
          <w:delText xml:space="preserve">36. </w:delText>
        </w:r>
        <w:r>
          <w:tab/>
          <w:delText xml:space="preserve">Kraus, S. D. </w:delText>
        </w:r>
        <w:r>
          <w:rPr>
            <w:i/>
            <w:iCs/>
          </w:rPr>
          <w:delText>et al.</w:delText>
        </w:r>
        <w:r>
          <w:delText xml:space="preserve"> North Atlantic right whales in crisis. </w:delText>
        </w:r>
        <w:r>
          <w:rPr>
            <w:i/>
            <w:iCs/>
          </w:rPr>
          <w:delText>Science</w:delText>
        </w:r>
        <w:r>
          <w:delText xml:space="preserve"> </w:delText>
        </w:r>
        <w:r>
          <w:rPr>
            <w:b/>
            <w:bCs/>
          </w:rPr>
          <w:delText>309</w:delText>
        </w:r>
        <w:r>
          <w:delText>, 561–562 (2005).</w:delText>
        </w:r>
      </w:del>
    </w:p>
    <w:p w14:paraId="00775280" w14:textId="77777777" w:rsidR="00CF6956" w:rsidRPr="00775FC7" w:rsidRDefault="00CF6956" w:rsidP="00CF6956">
      <w:pPr>
        <w:pStyle w:val="Bibliography"/>
        <w:rPr>
          <w:del w:id="1202" w:author="Monica Thom" w:date="2026-09-07T23:09:00Z" w16du:dateUtc="2026-09-08T03:09:00Z"/>
          <w:lang w:val="pt-BR"/>
          <w:rPrChange w:id="1203" w:author="Will Patrone" w:date="2026-09-07T23:10:00Z" w16du:dateUtc="2026-09-08T03:10:00Z">
            <w:rPr>
              <w:del w:id="1204" w:author="Monica Thom" w:date="2026-09-07T23:09:00Z" w16du:dateUtc="2026-09-08T03:09:00Z"/>
            </w:rPr>
          </w:rPrChange>
        </w:rPr>
      </w:pPr>
      <w:del w:id="1205" w:author="Monica Thom" w:date="2026-09-07T23:09:00Z" w16du:dateUtc="2026-09-08T03:09:00Z">
        <w:r>
          <w:delText xml:space="preserve">37. </w:delText>
        </w:r>
        <w:r>
          <w:tab/>
          <w:delText xml:space="preserve">Womersley, F. C., Loveridge, A. &amp; Sims, D. W. Four steps to curb ‘ocean roadkill’. </w:delText>
        </w:r>
        <w:r w:rsidRPr="00775FC7">
          <w:rPr>
            <w:i/>
            <w:lang w:val="pt-BR"/>
            <w:rPrChange w:id="1206" w:author="Will Patrone" w:date="2026-09-07T23:10:00Z" w16du:dateUtc="2026-09-08T03:10:00Z">
              <w:rPr>
                <w:i/>
              </w:rPr>
            </w:rPrChange>
          </w:rPr>
          <w:delText>Nature</w:delText>
        </w:r>
        <w:r w:rsidRPr="00775FC7">
          <w:rPr>
            <w:lang w:val="pt-BR"/>
            <w:rPrChange w:id="1207" w:author="Will Patrone" w:date="2026-09-07T23:10:00Z" w16du:dateUtc="2026-09-08T03:10:00Z">
              <w:rPr/>
            </w:rPrChange>
          </w:rPr>
          <w:delText xml:space="preserve"> </w:delText>
        </w:r>
        <w:r w:rsidRPr="00775FC7">
          <w:rPr>
            <w:b/>
            <w:lang w:val="pt-BR"/>
            <w:rPrChange w:id="1208" w:author="Will Patrone" w:date="2026-09-07T23:10:00Z" w16du:dateUtc="2026-09-08T03:10:00Z">
              <w:rPr>
                <w:b/>
              </w:rPr>
            </w:rPrChange>
          </w:rPr>
          <w:delText>621</w:delText>
        </w:r>
        <w:r w:rsidRPr="00775FC7">
          <w:rPr>
            <w:lang w:val="pt-BR"/>
            <w:rPrChange w:id="1209" w:author="Will Patrone" w:date="2026-09-07T23:10:00Z" w16du:dateUtc="2026-09-08T03:10:00Z">
              <w:rPr/>
            </w:rPrChange>
          </w:rPr>
          <w:delText>, 34–38 (2023).</w:delText>
        </w:r>
      </w:del>
    </w:p>
    <w:p w14:paraId="7CA4A60E" w14:textId="77777777" w:rsidR="00CF6956" w:rsidRDefault="00CF6956" w:rsidP="00CF6956">
      <w:pPr>
        <w:pStyle w:val="Bibliography"/>
        <w:rPr>
          <w:del w:id="1210" w:author="Monica Thom" w:date="2026-09-07T23:09:00Z" w16du:dateUtc="2026-09-08T03:09:00Z"/>
        </w:rPr>
      </w:pPr>
      <w:del w:id="1211" w:author="Monica Thom" w:date="2026-09-07T23:09:00Z" w16du:dateUtc="2026-09-08T03:09:00Z">
        <w:r w:rsidRPr="00775FC7">
          <w:rPr>
            <w:lang w:val="pt-BR"/>
            <w:rPrChange w:id="1212" w:author="Will Patrone" w:date="2026-09-07T23:10:00Z" w16du:dateUtc="2026-09-08T03:10:00Z">
              <w:rPr/>
            </w:rPrChange>
          </w:rPr>
          <w:lastRenderedPageBreak/>
          <w:delText xml:space="preserve">38. </w:delText>
        </w:r>
        <w:r w:rsidRPr="00775FC7">
          <w:rPr>
            <w:lang w:val="pt-BR"/>
            <w:rPrChange w:id="1213" w:author="Will Patrone" w:date="2026-09-07T23:10:00Z" w16du:dateUtc="2026-09-08T03:10:00Z">
              <w:rPr/>
            </w:rPrChange>
          </w:rPr>
          <w:tab/>
          <w:delText xml:space="preserve">Taveira-Pinto, F., Rosa-Santos, P. &amp; Fazeres-Ferradosa, T. Marine renewable energy. </w:delText>
        </w:r>
        <w:r>
          <w:rPr>
            <w:i/>
            <w:iCs/>
          </w:rPr>
          <w:delText>Renewable Energy</w:delText>
        </w:r>
        <w:r>
          <w:delText xml:space="preserve"> </w:delText>
        </w:r>
        <w:r>
          <w:rPr>
            <w:b/>
            <w:bCs/>
          </w:rPr>
          <w:delText>150</w:delText>
        </w:r>
        <w:r>
          <w:delText>, 1160–1164 (2020).</w:delText>
        </w:r>
      </w:del>
    </w:p>
    <w:p w14:paraId="538351B6" w14:textId="77777777" w:rsidR="00CF6956" w:rsidRDefault="00CF6956" w:rsidP="00CF6956">
      <w:pPr>
        <w:pStyle w:val="Bibliography"/>
        <w:rPr>
          <w:del w:id="1214" w:author="Monica Thom" w:date="2026-09-07T23:09:00Z" w16du:dateUtc="2026-09-08T03:09:00Z"/>
        </w:rPr>
      </w:pPr>
      <w:del w:id="1215" w:author="Monica Thom" w:date="2026-09-07T23:09:00Z" w16du:dateUtc="2026-09-08T03:09:00Z">
        <w:r>
          <w:delText xml:space="preserve">39. </w:delText>
        </w:r>
        <w:r>
          <w:tab/>
          <w:delText xml:space="preserve">Dedman, S. </w:delText>
        </w:r>
        <w:r>
          <w:rPr>
            <w:i/>
            <w:iCs/>
          </w:rPr>
          <w:delText>et al.</w:delText>
        </w:r>
        <w:r>
          <w:delText xml:space="preserve"> Ecological roles and importance of sharks in the Anthropocene Ocean. </w:delText>
        </w:r>
        <w:r>
          <w:rPr>
            <w:i/>
            <w:iCs/>
          </w:rPr>
          <w:delText>Science</w:delText>
        </w:r>
        <w:r>
          <w:delText xml:space="preserve"> </w:delText>
        </w:r>
        <w:r>
          <w:rPr>
            <w:b/>
            <w:bCs/>
          </w:rPr>
          <w:delText>385</w:delText>
        </w:r>
        <w:r>
          <w:delText>, adl2362 (2024).</w:delText>
        </w:r>
      </w:del>
    </w:p>
    <w:p w14:paraId="6FE28469" w14:textId="77777777" w:rsidR="00CF6956" w:rsidRDefault="00CF6956" w:rsidP="00CF6956">
      <w:pPr>
        <w:pStyle w:val="Bibliography"/>
        <w:rPr>
          <w:del w:id="1216" w:author="Monica Thom" w:date="2026-09-07T23:09:00Z" w16du:dateUtc="2026-09-08T03:09:00Z"/>
        </w:rPr>
      </w:pPr>
      <w:del w:id="1217" w:author="Monica Thom" w:date="2026-09-07T23:09:00Z" w16du:dateUtc="2026-09-08T03:09:00Z">
        <w:r>
          <w:delText xml:space="preserve">40. </w:delText>
        </w:r>
        <w:r>
          <w:tab/>
          <w:delText xml:space="preserve">Forcada, J., Trathan, P., Reid, K. &amp; Murphy, E. The effects of global climate variability in pup production of Antarctic fur seals. </w:delText>
        </w:r>
        <w:r>
          <w:rPr>
            <w:i/>
            <w:iCs/>
          </w:rPr>
          <w:delText>Ecology</w:delText>
        </w:r>
        <w:r>
          <w:delText xml:space="preserve"> </w:delText>
        </w:r>
        <w:r>
          <w:rPr>
            <w:b/>
            <w:bCs/>
          </w:rPr>
          <w:delText>86</w:delText>
        </w:r>
        <w:r>
          <w:delText>, 2408–2417 (2005).</w:delText>
        </w:r>
      </w:del>
    </w:p>
    <w:p w14:paraId="5FFEB36B" w14:textId="77777777" w:rsidR="00CF6956" w:rsidRDefault="00CF6956" w:rsidP="00CF6956">
      <w:pPr>
        <w:pStyle w:val="Bibliography"/>
        <w:rPr>
          <w:del w:id="1218" w:author="Monica Thom" w:date="2026-09-07T23:09:00Z" w16du:dateUtc="2026-09-08T03:09:00Z"/>
        </w:rPr>
      </w:pPr>
      <w:del w:id="1219" w:author="Monica Thom" w:date="2026-09-07T23:09:00Z" w16du:dateUtc="2026-09-08T03:09:00Z">
        <w:r>
          <w:delText xml:space="preserve">41. </w:delText>
        </w:r>
        <w:r>
          <w:tab/>
          <w:delText xml:space="preserve">Krumhardt, K. M., Long, M. C., Sylvester, Z. T. &amp; Petrik, C. M. Climate drivers of Southern Ocean phytoplankton community composition and potential impacts on higher trophic levels. </w:delText>
        </w:r>
        <w:r>
          <w:rPr>
            <w:i/>
            <w:iCs/>
          </w:rPr>
          <w:delText>Frontiers in Marine Science</w:delText>
        </w:r>
        <w:r>
          <w:delText xml:space="preserve"> </w:delText>
        </w:r>
        <w:r>
          <w:rPr>
            <w:b/>
            <w:bCs/>
          </w:rPr>
          <w:delText>9</w:delText>
        </w:r>
        <w:r>
          <w:delText>, 916140 (2022).</w:delText>
        </w:r>
      </w:del>
    </w:p>
    <w:p w14:paraId="4935F2B4" w14:textId="77777777" w:rsidR="00CF6956" w:rsidRDefault="00CF6956" w:rsidP="00CF6956">
      <w:pPr>
        <w:pStyle w:val="Bibliography"/>
        <w:rPr>
          <w:del w:id="1220" w:author="Monica Thom" w:date="2026-09-07T23:09:00Z" w16du:dateUtc="2026-09-08T03:09:00Z"/>
        </w:rPr>
      </w:pPr>
      <w:del w:id="1221" w:author="Monica Thom" w:date="2026-09-07T23:09:00Z" w16du:dateUtc="2026-09-08T03:09:00Z">
        <w:r>
          <w:delText xml:space="preserve">42. </w:delText>
        </w:r>
        <w:r>
          <w:tab/>
          <w:delText xml:space="preserve">Wade, P. R. </w:delText>
        </w:r>
        <w:r>
          <w:rPr>
            <w:i/>
            <w:iCs/>
          </w:rPr>
          <w:delText>et al.</w:delText>
        </w:r>
        <w:r>
          <w:delText xml:space="preserve"> Killer whales and marine mammal trends in the North Pacific—A re</w:delText>
        </w:r>
        <w:r>
          <w:rPr>
            <w:rFonts w:ascii="Cambria Math" w:hAnsi="Cambria Math" w:cs="Cambria Math"/>
          </w:rPr>
          <w:delText>‐</w:delText>
        </w:r>
        <w:r>
          <w:delText>examination of evidence for sequential megafauna collapse and the prey</w:delText>
        </w:r>
        <w:r>
          <w:rPr>
            <w:rFonts w:ascii="Cambria Math" w:hAnsi="Cambria Math" w:cs="Cambria Math"/>
          </w:rPr>
          <w:delText>‐</w:delText>
        </w:r>
        <w:r>
          <w:delText xml:space="preserve">switching hypothesis. </w:delText>
        </w:r>
        <w:r>
          <w:rPr>
            <w:i/>
            <w:iCs/>
          </w:rPr>
          <w:delText>Marine Mammal Science</w:delText>
        </w:r>
        <w:r>
          <w:delText xml:space="preserve"> </w:delText>
        </w:r>
        <w:r>
          <w:rPr>
            <w:b/>
            <w:bCs/>
          </w:rPr>
          <w:delText>23</w:delText>
        </w:r>
        <w:r>
          <w:delText>, 766–802 (2007).</w:delText>
        </w:r>
      </w:del>
    </w:p>
    <w:p w14:paraId="35ACAD45" w14:textId="77777777" w:rsidR="00CF6956" w:rsidRDefault="00CF6956" w:rsidP="00CF6956">
      <w:pPr>
        <w:pStyle w:val="Bibliography"/>
        <w:rPr>
          <w:del w:id="1222" w:author="Monica Thom" w:date="2026-09-07T23:09:00Z" w16du:dateUtc="2026-09-08T03:09:00Z"/>
        </w:rPr>
      </w:pPr>
      <w:del w:id="1223" w:author="Monica Thom" w:date="2026-09-07T23:09:00Z" w16du:dateUtc="2026-09-08T03:09:00Z">
        <w:r>
          <w:delText xml:space="preserve">43. </w:delText>
        </w:r>
        <w:r>
          <w:tab/>
          <w:delText xml:space="preserve">Richards, R. A. &amp; Hunter, M. Northern shrimp Pandalus borealis population collapse linked to climate-driven shifts in predator distribution. </w:delText>
        </w:r>
        <w:r>
          <w:rPr>
            <w:i/>
            <w:iCs/>
          </w:rPr>
          <w:delText>PLoS One</w:delText>
        </w:r>
        <w:r>
          <w:delText xml:space="preserve"> </w:delText>
        </w:r>
        <w:r>
          <w:rPr>
            <w:b/>
            <w:bCs/>
          </w:rPr>
          <w:delText>16</w:delText>
        </w:r>
        <w:r>
          <w:delText>, e0253914 (2021).</w:delText>
        </w:r>
      </w:del>
    </w:p>
    <w:p w14:paraId="3C800DA7" w14:textId="77777777" w:rsidR="00CF6956" w:rsidRDefault="00CF6956" w:rsidP="00CF6956">
      <w:pPr>
        <w:pStyle w:val="Bibliography"/>
        <w:rPr>
          <w:del w:id="1224" w:author="Monica Thom" w:date="2026-09-07T23:09:00Z" w16du:dateUtc="2026-09-08T03:09:00Z"/>
        </w:rPr>
      </w:pPr>
      <w:del w:id="1225" w:author="Monica Thom" w:date="2026-09-07T23:09:00Z" w16du:dateUtc="2026-09-08T03:09:00Z">
        <w:r>
          <w:delText xml:space="preserve">44. </w:delText>
        </w:r>
        <w:r>
          <w:tab/>
          <w:delText xml:space="preserve">McCard, M. </w:delText>
        </w:r>
        <w:r>
          <w:rPr>
            <w:i/>
            <w:iCs/>
          </w:rPr>
          <w:delText>et al.</w:delText>
        </w:r>
        <w:r>
          <w:delText xml:space="preserve"> Pushing the switch: functional responses and prey switching by invasive lionfish may mediate their ecological impact. </w:delText>
        </w:r>
        <w:r>
          <w:rPr>
            <w:i/>
            <w:iCs/>
          </w:rPr>
          <w:delText>Biological invasions</w:delText>
        </w:r>
        <w:r>
          <w:delText xml:space="preserve"> </w:delText>
        </w:r>
        <w:r>
          <w:rPr>
            <w:b/>
            <w:bCs/>
          </w:rPr>
          <w:delText>23</w:delText>
        </w:r>
        <w:r>
          <w:delText>, 2019–2032 (2021).</w:delText>
        </w:r>
      </w:del>
    </w:p>
    <w:p w14:paraId="1798947D" w14:textId="77777777" w:rsidR="00CF6956" w:rsidRDefault="00CF6956" w:rsidP="00CF6956">
      <w:pPr>
        <w:pStyle w:val="Bibliography"/>
        <w:rPr>
          <w:del w:id="1226" w:author="Monica Thom" w:date="2026-09-07T23:09:00Z" w16du:dateUtc="2026-09-08T03:09:00Z"/>
        </w:rPr>
      </w:pPr>
      <w:del w:id="1227" w:author="Monica Thom" w:date="2026-09-07T23:09:00Z" w16du:dateUtc="2026-09-08T03:09:00Z">
        <w:r>
          <w:delText xml:space="preserve">45. </w:delText>
        </w:r>
        <w:r>
          <w:tab/>
          <w:delText xml:space="preserve">Pinsky, M. L., Worm, B., Fogarty, M. J., Sarmiento, J. L. &amp; Levin, S. A. Marine taxa track local climate velocities. </w:delText>
        </w:r>
        <w:r>
          <w:rPr>
            <w:i/>
            <w:iCs/>
          </w:rPr>
          <w:delText>Science</w:delText>
        </w:r>
        <w:r>
          <w:delText xml:space="preserve"> </w:delText>
        </w:r>
        <w:r>
          <w:rPr>
            <w:b/>
            <w:bCs/>
          </w:rPr>
          <w:delText>341</w:delText>
        </w:r>
        <w:r>
          <w:delText>, 1239–1242 (2013).</w:delText>
        </w:r>
      </w:del>
    </w:p>
    <w:p w14:paraId="53854A90" w14:textId="77777777" w:rsidR="00CF6956" w:rsidRDefault="00CF6956" w:rsidP="00CF6956">
      <w:pPr>
        <w:pStyle w:val="Bibliography"/>
        <w:rPr>
          <w:del w:id="1228" w:author="Monica Thom" w:date="2026-09-07T23:09:00Z" w16du:dateUtc="2026-09-08T03:09:00Z"/>
        </w:rPr>
      </w:pPr>
      <w:del w:id="1229" w:author="Monica Thom" w:date="2026-09-07T23:09:00Z" w16du:dateUtc="2026-09-08T03:09:00Z">
        <w:r>
          <w:delText xml:space="preserve">46. </w:delText>
        </w:r>
        <w:r>
          <w:tab/>
          <w:delText xml:space="preserve">O’Connor, M. I. </w:delText>
        </w:r>
        <w:r>
          <w:rPr>
            <w:i/>
            <w:iCs/>
          </w:rPr>
          <w:delText>et al.</w:delText>
        </w:r>
        <w:r>
          <w:delText xml:space="preserve"> Temperature control of larval dispersal and the implications for marine ecology, evolution, and conservation. </w:delText>
        </w:r>
        <w:r>
          <w:rPr>
            <w:i/>
            <w:iCs/>
          </w:rPr>
          <w:delText>Proceedings of the National Academy of Sciences</w:delText>
        </w:r>
        <w:r>
          <w:delText xml:space="preserve"> </w:delText>
        </w:r>
        <w:r>
          <w:rPr>
            <w:b/>
            <w:bCs/>
          </w:rPr>
          <w:delText>104</w:delText>
        </w:r>
        <w:r>
          <w:delText>, 1266–1271 (2007).</w:delText>
        </w:r>
      </w:del>
    </w:p>
    <w:p w14:paraId="3B8A5745" w14:textId="77777777" w:rsidR="00CF6956" w:rsidRDefault="00CF6956" w:rsidP="00CF6956">
      <w:pPr>
        <w:pStyle w:val="Bibliography"/>
        <w:rPr>
          <w:del w:id="1230" w:author="Monica Thom" w:date="2026-09-07T23:09:00Z" w16du:dateUtc="2026-09-08T03:09:00Z"/>
        </w:rPr>
      </w:pPr>
      <w:del w:id="1231" w:author="Monica Thom" w:date="2026-09-07T23:09:00Z" w16du:dateUtc="2026-09-08T03:09:00Z">
        <w:r>
          <w:delText xml:space="preserve">47. </w:delText>
        </w:r>
        <w:r>
          <w:tab/>
          <w:delText xml:space="preserve">Hodapp, D. </w:delText>
        </w:r>
        <w:r>
          <w:rPr>
            <w:i/>
            <w:iCs/>
          </w:rPr>
          <w:delText>et al.</w:delText>
        </w:r>
        <w:r>
          <w:delText xml:space="preserve"> Climate change disrupts core habitats of marine species. </w:delText>
        </w:r>
        <w:r>
          <w:rPr>
            <w:i/>
            <w:iCs/>
          </w:rPr>
          <w:delText>Global Change Biology</w:delText>
        </w:r>
        <w:r>
          <w:delText xml:space="preserve"> </w:delText>
        </w:r>
        <w:r>
          <w:rPr>
            <w:b/>
            <w:bCs/>
          </w:rPr>
          <w:delText>29</w:delText>
        </w:r>
        <w:r>
          <w:delText>, 3304–3317 (2023).</w:delText>
        </w:r>
      </w:del>
    </w:p>
    <w:p w14:paraId="4542CD8E" w14:textId="77777777" w:rsidR="00CF6956" w:rsidRDefault="00CF6956" w:rsidP="00CF6956">
      <w:pPr>
        <w:pStyle w:val="Bibliography"/>
        <w:rPr>
          <w:del w:id="1232" w:author="Monica Thom" w:date="2026-09-07T23:09:00Z" w16du:dateUtc="2026-09-08T03:09:00Z"/>
        </w:rPr>
      </w:pPr>
      <w:del w:id="1233" w:author="Monica Thom" w:date="2026-09-07T23:09:00Z" w16du:dateUtc="2026-09-08T03:09:00Z">
        <w:r>
          <w:delText xml:space="preserve">48. </w:delText>
        </w:r>
        <w:r>
          <w:tab/>
          <w:delText>Spence, A. R. &amp; Tingley, M. W. The challenge of novel abiotic conditions for species undergoing climate</w:delText>
        </w:r>
        <w:r>
          <w:rPr>
            <w:rFonts w:ascii="Cambria Math" w:hAnsi="Cambria Math" w:cs="Cambria Math"/>
          </w:rPr>
          <w:delText>‐</w:delText>
        </w:r>
        <w:r>
          <w:delText xml:space="preserve">induced range shifts. </w:delText>
        </w:r>
        <w:r>
          <w:rPr>
            <w:i/>
            <w:iCs/>
          </w:rPr>
          <w:delText>Ecography</w:delText>
        </w:r>
        <w:r>
          <w:delText xml:space="preserve"> </w:delText>
        </w:r>
        <w:r>
          <w:rPr>
            <w:b/>
            <w:bCs/>
          </w:rPr>
          <w:delText>43</w:delText>
        </w:r>
        <w:r>
          <w:delText>, 1571–1590 (2020).</w:delText>
        </w:r>
      </w:del>
    </w:p>
    <w:p w14:paraId="2ED4921C" w14:textId="77777777" w:rsidR="00CF6956" w:rsidRDefault="00CF6956" w:rsidP="00CF6956">
      <w:pPr>
        <w:pStyle w:val="Bibliography"/>
        <w:rPr>
          <w:del w:id="1234" w:author="Monica Thom" w:date="2026-09-07T23:09:00Z" w16du:dateUtc="2026-09-08T03:09:00Z"/>
        </w:rPr>
      </w:pPr>
      <w:del w:id="1235" w:author="Monica Thom" w:date="2026-09-07T23:09:00Z" w16du:dateUtc="2026-09-08T03:09:00Z">
        <w:r>
          <w:lastRenderedPageBreak/>
          <w:delText xml:space="preserve">49. </w:delText>
        </w:r>
        <w:r>
          <w:tab/>
          <w:delText xml:space="preserve">Rosenblad, K. C. &amp; Sax, D. F. A new framework for investigating biotic homogenization and exploring future trajectories: Oceanic island plant and bird assemblages as a case study. </w:delText>
        </w:r>
        <w:r>
          <w:rPr>
            <w:i/>
            <w:iCs/>
          </w:rPr>
          <w:delText>Ecography</w:delText>
        </w:r>
        <w:r>
          <w:delText xml:space="preserve"> </w:delText>
        </w:r>
        <w:r>
          <w:rPr>
            <w:b/>
            <w:bCs/>
          </w:rPr>
          <w:delText>40</w:delText>
        </w:r>
        <w:r>
          <w:delText>, 1040–1049 (2017).</w:delText>
        </w:r>
      </w:del>
    </w:p>
    <w:p w14:paraId="2BF607A0" w14:textId="77777777" w:rsidR="00CF6956" w:rsidRDefault="00CF6956" w:rsidP="00CF6956">
      <w:pPr>
        <w:pStyle w:val="Bibliography"/>
        <w:rPr>
          <w:del w:id="1236" w:author="Monica Thom" w:date="2026-09-07T23:09:00Z" w16du:dateUtc="2026-09-08T03:09:00Z"/>
        </w:rPr>
      </w:pPr>
      <w:del w:id="1237" w:author="Monica Thom" w:date="2026-09-07T23:09:00Z" w16du:dateUtc="2026-09-08T03:09:00Z">
        <w:r>
          <w:delText xml:space="preserve">50. </w:delText>
        </w:r>
        <w:r>
          <w:tab/>
          <w:delText xml:space="preserve">McLean, M. </w:delText>
        </w:r>
        <w:r>
          <w:rPr>
            <w:i/>
            <w:iCs/>
          </w:rPr>
          <w:delText>et al.</w:delText>
        </w:r>
        <w:r>
          <w:delText xml:space="preserve"> Fish communities diverge in species but converge in traits over three decades of warming. </w:delText>
        </w:r>
        <w:r>
          <w:rPr>
            <w:i/>
            <w:iCs/>
          </w:rPr>
          <w:delText>Global Change Biology</w:delText>
        </w:r>
        <w:r>
          <w:delText xml:space="preserve"> </w:delText>
        </w:r>
        <w:r>
          <w:rPr>
            <w:b/>
            <w:bCs/>
          </w:rPr>
          <w:delText>25</w:delText>
        </w:r>
        <w:r>
          <w:delText>, 3972–3984 (2019).</w:delText>
        </w:r>
      </w:del>
    </w:p>
    <w:p w14:paraId="188F5B98" w14:textId="77777777" w:rsidR="00CF6956" w:rsidRDefault="00CF6956" w:rsidP="00CF6956">
      <w:pPr>
        <w:pStyle w:val="Bibliography"/>
        <w:rPr>
          <w:del w:id="1238" w:author="Monica Thom" w:date="2026-09-07T23:09:00Z" w16du:dateUtc="2026-09-08T03:09:00Z"/>
        </w:rPr>
      </w:pPr>
      <w:del w:id="1239" w:author="Monica Thom" w:date="2026-09-07T23:09:00Z" w16du:dateUtc="2026-09-08T03:09:00Z">
        <w:r>
          <w:delText xml:space="preserve">51. </w:delText>
        </w:r>
        <w:r>
          <w:tab/>
          <w:delText xml:space="preserve">Berkeley, S. A., Chapman, C. &amp; Sogard, S. M. Maternal Age as a Determinant of Larval Growth and Survival in a Marine Fish, Sebastes Melanops. </w:delText>
        </w:r>
        <w:r>
          <w:rPr>
            <w:i/>
            <w:iCs/>
          </w:rPr>
          <w:delText>Ecology</w:delText>
        </w:r>
        <w:r>
          <w:delText xml:space="preserve"> </w:delText>
        </w:r>
        <w:r>
          <w:rPr>
            <w:b/>
            <w:bCs/>
          </w:rPr>
          <w:delText>85</w:delText>
        </w:r>
        <w:r>
          <w:delText>, 1258–1264 (2004).</w:delText>
        </w:r>
      </w:del>
    </w:p>
    <w:p w14:paraId="4EB9A139" w14:textId="77777777" w:rsidR="00CF6956" w:rsidRDefault="00CF6956" w:rsidP="00CF6956">
      <w:pPr>
        <w:pStyle w:val="Bibliography"/>
        <w:rPr>
          <w:del w:id="1240" w:author="Monica Thom" w:date="2026-09-07T23:09:00Z" w16du:dateUtc="2026-09-08T03:09:00Z"/>
        </w:rPr>
      </w:pPr>
      <w:del w:id="1241" w:author="Monica Thom" w:date="2026-09-07T23:09:00Z" w16du:dateUtc="2026-09-08T03:09:00Z">
        <w:r>
          <w:delText xml:space="preserve">52. </w:delText>
        </w:r>
        <w:r>
          <w:tab/>
          <w:delText xml:space="preserve">Hixon, M. A., Johnson, D. W. &amp; Sogard, S. M. BOFFFFs: on the importance of conserving old-growth age structure in fishery populations. </w:delText>
        </w:r>
        <w:r>
          <w:rPr>
            <w:i/>
            <w:iCs/>
          </w:rPr>
          <w:delText>ICES J Mar Sci</w:delText>
        </w:r>
        <w:r>
          <w:delText xml:space="preserve"> </w:delText>
        </w:r>
        <w:r>
          <w:rPr>
            <w:b/>
            <w:bCs/>
          </w:rPr>
          <w:delText>71</w:delText>
        </w:r>
        <w:r>
          <w:delText>, 2171–2185 (2014).</w:delText>
        </w:r>
      </w:del>
    </w:p>
    <w:p w14:paraId="426ADABA" w14:textId="77777777" w:rsidR="00CF6956" w:rsidRDefault="00CF6956" w:rsidP="00CF6956">
      <w:pPr>
        <w:pStyle w:val="Bibliography"/>
        <w:rPr>
          <w:del w:id="1242" w:author="Monica Thom" w:date="2026-09-07T23:09:00Z" w16du:dateUtc="2026-09-08T03:09:00Z"/>
        </w:rPr>
      </w:pPr>
      <w:del w:id="1243" w:author="Monica Thom" w:date="2026-09-07T23:09:00Z" w16du:dateUtc="2026-09-08T03:09:00Z">
        <w:r>
          <w:delText xml:space="preserve">53. </w:delText>
        </w:r>
        <w:r>
          <w:tab/>
          <w:delText xml:space="preserve">McCauley, D. J. </w:delText>
        </w:r>
        <w:r>
          <w:rPr>
            <w:i/>
            <w:iCs/>
          </w:rPr>
          <w:delText>et al.</w:delText>
        </w:r>
        <w:r>
          <w:delText xml:space="preserve"> Marine defaunation: Animal loss in the global ocean. </w:delText>
        </w:r>
        <w:r>
          <w:rPr>
            <w:i/>
            <w:iCs/>
          </w:rPr>
          <w:delText>Science</w:delText>
        </w:r>
        <w:r>
          <w:delText xml:space="preserve"> </w:delText>
        </w:r>
        <w:r>
          <w:rPr>
            <w:b/>
            <w:bCs/>
          </w:rPr>
          <w:delText>347</w:delText>
        </w:r>
        <w:r>
          <w:delText>, 1255641 (2015).</w:delText>
        </w:r>
      </w:del>
    </w:p>
    <w:p w14:paraId="1855F54D" w14:textId="77777777" w:rsidR="00CF6956" w:rsidRDefault="00CF6956" w:rsidP="00CF6956">
      <w:pPr>
        <w:pStyle w:val="Bibliography"/>
        <w:rPr>
          <w:del w:id="1244" w:author="Monica Thom" w:date="2026-09-07T23:09:00Z" w16du:dateUtc="2026-09-08T03:09:00Z"/>
        </w:rPr>
      </w:pPr>
      <w:del w:id="1245" w:author="Monica Thom" w:date="2026-09-07T23:09:00Z" w16du:dateUtc="2026-09-08T03:09:00Z">
        <w:r>
          <w:delText xml:space="preserve">54. </w:delText>
        </w:r>
        <w:r>
          <w:tab/>
          <w:delText xml:space="preserve">García Molinos, J., Burrows, M. &amp; Poloczanska, E. S. Ocean currents modify the coupling between climate change and biogeographical shifts. </w:delText>
        </w:r>
        <w:r>
          <w:rPr>
            <w:i/>
            <w:iCs/>
          </w:rPr>
          <w:delText>Scientific reports</w:delText>
        </w:r>
        <w:r>
          <w:delText xml:space="preserve"> </w:delText>
        </w:r>
        <w:r>
          <w:rPr>
            <w:b/>
            <w:bCs/>
          </w:rPr>
          <w:delText>7</w:delText>
        </w:r>
        <w:r>
          <w:delText>, 1332 (2017).</w:delText>
        </w:r>
      </w:del>
    </w:p>
    <w:p w14:paraId="34B05BBF" w14:textId="77777777" w:rsidR="00CF6956" w:rsidRDefault="00CF6956" w:rsidP="00CF6956">
      <w:pPr>
        <w:pStyle w:val="Bibliography"/>
        <w:rPr>
          <w:del w:id="1246" w:author="Monica Thom" w:date="2026-09-07T23:09:00Z" w16du:dateUtc="2026-09-08T03:09:00Z"/>
        </w:rPr>
      </w:pPr>
      <w:del w:id="1247" w:author="Monica Thom" w:date="2026-09-07T23:09:00Z" w16du:dateUtc="2026-09-08T03:09:00Z">
        <w:r>
          <w:delText xml:space="preserve">55. </w:delText>
        </w:r>
        <w:r>
          <w:tab/>
          <w:delText xml:space="preserve">Pappalardo, P., Pringle, J. M., Wares, J. P. &amp; Byers, J. E. The location, strength, and mechanisms behind marine biogeographic boundaries of the east coast of North America. </w:delText>
        </w:r>
        <w:r>
          <w:rPr>
            <w:i/>
            <w:iCs/>
          </w:rPr>
          <w:delText>Ecography</w:delText>
        </w:r>
        <w:r>
          <w:delText xml:space="preserve"> </w:delText>
        </w:r>
        <w:r>
          <w:rPr>
            <w:b/>
            <w:bCs/>
          </w:rPr>
          <w:delText>38</w:delText>
        </w:r>
        <w:r>
          <w:delText>, 722–731 (2015).</w:delText>
        </w:r>
      </w:del>
    </w:p>
    <w:p w14:paraId="6CBC80E1" w14:textId="77777777" w:rsidR="00CF6956" w:rsidRDefault="00CF6956" w:rsidP="00CF6956">
      <w:pPr>
        <w:pStyle w:val="Bibliography"/>
        <w:rPr>
          <w:del w:id="1248" w:author="Monica Thom" w:date="2026-09-07T23:09:00Z" w16du:dateUtc="2026-09-08T03:09:00Z"/>
        </w:rPr>
      </w:pPr>
      <w:del w:id="1249" w:author="Monica Thom" w:date="2026-09-07T23:09:00Z" w16du:dateUtc="2026-09-08T03:09:00Z">
        <w:r>
          <w:delText xml:space="preserve">56. </w:delText>
        </w:r>
        <w:r>
          <w:tab/>
          <w:delText xml:space="preserve">Costello, M. J. </w:delText>
        </w:r>
        <w:r>
          <w:rPr>
            <w:i/>
            <w:iCs/>
          </w:rPr>
          <w:delText>et al.</w:delText>
        </w:r>
        <w:r>
          <w:delText xml:space="preserve"> A census of marine biodiversity knowledge, resources, and future challenges. </w:delText>
        </w:r>
        <w:r>
          <w:rPr>
            <w:i/>
            <w:iCs/>
          </w:rPr>
          <w:delText>PloS one</w:delText>
        </w:r>
        <w:r>
          <w:delText xml:space="preserve"> </w:delText>
        </w:r>
        <w:r>
          <w:rPr>
            <w:b/>
            <w:bCs/>
          </w:rPr>
          <w:delText>5</w:delText>
        </w:r>
        <w:r>
          <w:delText>, e12110 (2010).</w:delText>
        </w:r>
      </w:del>
    </w:p>
    <w:p w14:paraId="16A9376B" w14:textId="77777777" w:rsidR="00CF6956" w:rsidRPr="00775FC7" w:rsidRDefault="00CF6956" w:rsidP="00CF6956">
      <w:pPr>
        <w:pStyle w:val="Bibliography"/>
        <w:rPr>
          <w:del w:id="1250" w:author="Monica Thom" w:date="2026-09-07T23:09:00Z" w16du:dateUtc="2026-09-08T03:09:00Z"/>
          <w:lang w:val="fr-FR"/>
          <w:rPrChange w:id="1251" w:author="Will Patrone" w:date="2026-09-07T23:10:00Z" w16du:dateUtc="2026-09-08T03:10:00Z">
            <w:rPr>
              <w:del w:id="1252" w:author="Monica Thom" w:date="2026-09-07T23:09:00Z" w16du:dateUtc="2026-09-08T03:09:00Z"/>
            </w:rPr>
          </w:rPrChange>
        </w:rPr>
      </w:pPr>
      <w:del w:id="1253" w:author="Monica Thom" w:date="2026-09-07T23:09:00Z" w16du:dateUtc="2026-09-08T03:09:00Z">
        <w:r>
          <w:delText xml:space="preserve">57. </w:delText>
        </w:r>
        <w:r>
          <w:tab/>
        </w:r>
        <w:r>
          <w:rPr>
            <w:i/>
            <w:iCs/>
          </w:rPr>
          <w:delText>The State of World Fisheries and Aquaculture 2022</w:delText>
        </w:r>
        <w:r>
          <w:delText xml:space="preserve">. </w:delText>
        </w:r>
        <w:r w:rsidRPr="00775FC7">
          <w:rPr>
            <w:lang w:val="fr-FR"/>
            <w:rPrChange w:id="1254" w:author="Will Patrone" w:date="2026-09-07T23:10:00Z" w16du:dateUtc="2026-09-08T03:10:00Z">
              <w:rPr/>
            </w:rPrChange>
          </w:rPr>
          <w:delText>(FAO, 2022). doi:10.4060/cc0461en.</w:delText>
        </w:r>
      </w:del>
    </w:p>
    <w:p w14:paraId="74BFCB20" w14:textId="77777777" w:rsidR="00CF6956" w:rsidRDefault="00CF6956" w:rsidP="00CF6956">
      <w:pPr>
        <w:pStyle w:val="Bibliography"/>
        <w:rPr>
          <w:del w:id="1255" w:author="Monica Thom" w:date="2026-09-07T23:09:00Z" w16du:dateUtc="2026-09-08T03:09:00Z"/>
        </w:rPr>
      </w:pPr>
      <w:del w:id="1256" w:author="Monica Thom" w:date="2026-09-07T23:09:00Z" w16du:dateUtc="2026-09-08T03:09:00Z">
        <w:r w:rsidRPr="00775FC7">
          <w:rPr>
            <w:lang w:val="fr-FR"/>
            <w:rPrChange w:id="1257" w:author="Will Patrone" w:date="2026-09-07T23:10:00Z" w16du:dateUtc="2026-09-08T03:10:00Z">
              <w:rPr/>
            </w:rPrChange>
          </w:rPr>
          <w:delText xml:space="preserve">58. </w:delText>
        </w:r>
        <w:r w:rsidRPr="00775FC7">
          <w:rPr>
            <w:lang w:val="fr-FR"/>
            <w:rPrChange w:id="1258" w:author="Will Patrone" w:date="2026-09-07T23:10:00Z" w16du:dateUtc="2026-09-08T03:10:00Z">
              <w:rPr/>
            </w:rPrChange>
          </w:rPr>
          <w:tab/>
          <w:delText xml:space="preserve">Berkes, F. </w:delText>
        </w:r>
        <w:r w:rsidRPr="00775FC7">
          <w:rPr>
            <w:i/>
            <w:lang w:val="fr-FR"/>
            <w:rPrChange w:id="1259" w:author="Will Patrone" w:date="2026-09-07T23:10:00Z" w16du:dateUtc="2026-09-08T03:10:00Z">
              <w:rPr>
                <w:i/>
              </w:rPr>
            </w:rPrChange>
          </w:rPr>
          <w:delText>et al.</w:delText>
        </w:r>
        <w:r w:rsidRPr="00775FC7">
          <w:rPr>
            <w:lang w:val="fr-FR"/>
            <w:rPrChange w:id="1260" w:author="Will Patrone" w:date="2026-09-07T23:10:00Z" w16du:dateUtc="2026-09-08T03:10:00Z">
              <w:rPr/>
            </w:rPrChange>
          </w:rPr>
          <w:delText xml:space="preserve"> </w:delText>
        </w:r>
        <w:r>
          <w:delText xml:space="preserve">Globalization, Roving Bandits, and Marine Resources. </w:delText>
        </w:r>
        <w:r>
          <w:rPr>
            <w:i/>
            <w:iCs/>
          </w:rPr>
          <w:delText>Science</w:delText>
        </w:r>
        <w:r>
          <w:delText xml:space="preserve"> </w:delText>
        </w:r>
        <w:r>
          <w:rPr>
            <w:b/>
            <w:bCs/>
          </w:rPr>
          <w:delText>311</w:delText>
        </w:r>
        <w:r>
          <w:delText>, 1557–1558 (2006).</w:delText>
        </w:r>
      </w:del>
    </w:p>
    <w:p w14:paraId="7CE080DC" w14:textId="77777777" w:rsidR="00CF6956" w:rsidRDefault="00CF6956" w:rsidP="00CF6956">
      <w:pPr>
        <w:pStyle w:val="Bibliography"/>
        <w:rPr>
          <w:del w:id="1261" w:author="Monica Thom" w:date="2026-09-07T23:09:00Z" w16du:dateUtc="2026-09-08T03:09:00Z"/>
        </w:rPr>
      </w:pPr>
      <w:del w:id="1262" w:author="Monica Thom" w:date="2026-09-07T23:09:00Z" w16du:dateUtc="2026-09-08T03:09:00Z">
        <w:r>
          <w:delText xml:space="preserve">59. </w:delText>
        </w:r>
        <w:r>
          <w:tab/>
          <w:delText xml:space="preserve">Bell, J. D., Watson, R. A. &amp; Ye, Y. Global fishing capacity and fishing effort from 1950 to 2012. </w:delText>
        </w:r>
        <w:r>
          <w:rPr>
            <w:i/>
            <w:iCs/>
          </w:rPr>
          <w:delText>Fish and Fisheries</w:delText>
        </w:r>
        <w:r>
          <w:delText xml:space="preserve"> </w:delText>
        </w:r>
        <w:r>
          <w:rPr>
            <w:b/>
            <w:bCs/>
          </w:rPr>
          <w:delText>18</w:delText>
        </w:r>
        <w:r>
          <w:delText>, 489–505 (2017).</w:delText>
        </w:r>
      </w:del>
    </w:p>
    <w:p w14:paraId="4BBC6A0A" w14:textId="77777777" w:rsidR="00CF6956" w:rsidRDefault="00CF6956" w:rsidP="00CF6956">
      <w:pPr>
        <w:pStyle w:val="Bibliography"/>
        <w:rPr>
          <w:del w:id="1263" w:author="Monica Thom" w:date="2026-09-07T23:09:00Z" w16du:dateUtc="2026-09-08T03:09:00Z"/>
        </w:rPr>
      </w:pPr>
      <w:del w:id="1264" w:author="Monica Thom" w:date="2026-09-07T23:09:00Z" w16du:dateUtc="2026-09-08T03:09:00Z">
        <w:r>
          <w:lastRenderedPageBreak/>
          <w:delText xml:space="preserve">60. </w:delText>
        </w:r>
        <w:r>
          <w:tab/>
          <w:delText xml:space="preserve">Rousseau, Y., Watson, R. A., Blanchard, J. L. &amp; Fulton, E. A. Evolution of global marine fishing fleets and the response of fished resources. </w:delText>
        </w:r>
        <w:r>
          <w:rPr>
            <w:i/>
            <w:iCs/>
          </w:rPr>
          <w:delText>Proceedings of the National Academy of Sciences</w:delText>
        </w:r>
        <w:r>
          <w:delText xml:space="preserve"> </w:delText>
        </w:r>
        <w:r>
          <w:rPr>
            <w:b/>
            <w:bCs/>
          </w:rPr>
          <w:delText>116</w:delText>
        </w:r>
        <w:r>
          <w:delText>, 12238–12243 (2019).</w:delText>
        </w:r>
      </w:del>
    </w:p>
    <w:p w14:paraId="163CCDB0" w14:textId="77777777" w:rsidR="00CF6956" w:rsidRDefault="00CF6956" w:rsidP="00CF6956">
      <w:pPr>
        <w:pStyle w:val="Bibliography"/>
        <w:rPr>
          <w:del w:id="1265" w:author="Monica Thom" w:date="2026-09-07T23:09:00Z" w16du:dateUtc="2026-09-08T03:09:00Z"/>
        </w:rPr>
      </w:pPr>
      <w:del w:id="1266" w:author="Monica Thom" w:date="2026-09-07T23:09:00Z" w16du:dateUtc="2026-09-08T03:09:00Z">
        <w:r>
          <w:delText xml:space="preserve">61. </w:delText>
        </w:r>
        <w:r>
          <w:tab/>
          <w:delText xml:space="preserve">Holm, P. World War II and the “Great Acceleration” of North Atlantic Fisheries. </w:delText>
        </w:r>
        <w:r>
          <w:rPr>
            <w:i/>
            <w:iCs/>
          </w:rPr>
          <w:delText>Global Environment</w:delText>
        </w:r>
        <w:r>
          <w:delText xml:space="preserve"> </w:delText>
        </w:r>
        <w:r>
          <w:rPr>
            <w:b/>
            <w:bCs/>
          </w:rPr>
          <w:delText>5</w:delText>
        </w:r>
        <w:r>
          <w:delText>, 66–91 (2012).</w:delText>
        </w:r>
      </w:del>
    </w:p>
    <w:p w14:paraId="35AB9A6D" w14:textId="77777777" w:rsidR="00CF6956" w:rsidRDefault="00CF6956" w:rsidP="00CF6956">
      <w:pPr>
        <w:pStyle w:val="Bibliography"/>
        <w:rPr>
          <w:del w:id="1267" w:author="Monica Thom" w:date="2026-09-07T23:09:00Z" w16du:dateUtc="2026-09-08T03:09:00Z"/>
        </w:rPr>
      </w:pPr>
      <w:del w:id="1268" w:author="Monica Thom" w:date="2026-09-07T23:09:00Z" w16du:dateUtc="2026-09-08T03:09:00Z">
        <w:r>
          <w:delText xml:space="preserve">62. </w:delText>
        </w:r>
        <w:r>
          <w:tab/>
          <w:delText xml:space="preserve">Robins, C. M., Wang, Y.-G. &amp; Die, D. The impact of global positioning systems and plotters on fishing power in the northern prawn fishery, Australia. </w:delText>
        </w:r>
        <w:r>
          <w:rPr>
            <w:i/>
            <w:iCs/>
          </w:rPr>
          <w:delText>Can. J. Fish. Aquat. Sci.</w:delText>
        </w:r>
        <w:r>
          <w:delText xml:space="preserve"> </w:delText>
        </w:r>
        <w:r>
          <w:rPr>
            <w:b/>
            <w:bCs/>
          </w:rPr>
          <w:delText>55</w:delText>
        </w:r>
        <w:r>
          <w:delText>, 1645–1651 (1998).</w:delText>
        </w:r>
      </w:del>
    </w:p>
    <w:p w14:paraId="13501800" w14:textId="77777777" w:rsidR="00CF6956" w:rsidRDefault="00CF6956" w:rsidP="00CF6956">
      <w:pPr>
        <w:pStyle w:val="Bibliography"/>
        <w:rPr>
          <w:del w:id="1269" w:author="Monica Thom" w:date="2026-09-07T23:09:00Z" w16du:dateUtc="2026-09-08T03:09:00Z"/>
        </w:rPr>
      </w:pPr>
      <w:del w:id="1270" w:author="Monica Thom" w:date="2026-09-07T23:09:00Z" w16du:dateUtc="2026-09-08T03:09:00Z">
        <w:r>
          <w:delText xml:space="preserve">63. </w:delText>
        </w:r>
        <w:r>
          <w:tab/>
          <w:delText xml:space="preserve">Anticamara, J. A., Watson, R., Gelchu, A. &amp; Pauly, D. Global fishing effort (1950–2010): Trends, gaps, and implications. </w:delText>
        </w:r>
        <w:r>
          <w:rPr>
            <w:i/>
            <w:iCs/>
          </w:rPr>
          <w:delText>Fisheries Research</w:delText>
        </w:r>
        <w:r>
          <w:delText xml:space="preserve"> </w:delText>
        </w:r>
        <w:r>
          <w:rPr>
            <w:b/>
            <w:bCs/>
          </w:rPr>
          <w:delText>107</w:delText>
        </w:r>
        <w:r>
          <w:delText>, 131–136 (2011).</w:delText>
        </w:r>
      </w:del>
    </w:p>
    <w:p w14:paraId="02B567A9" w14:textId="77777777" w:rsidR="00CF6956" w:rsidRDefault="00CF6956" w:rsidP="00CF6956">
      <w:pPr>
        <w:pStyle w:val="Bibliography"/>
        <w:rPr>
          <w:del w:id="1271" w:author="Monica Thom" w:date="2026-09-07T23:09:00Z" w16du:dateUtc="2026-09-08T03:09:00Z"/>
        </w:rPr>
      </w:pPr>
      <w:del w:id="1272" w:author="Monica Thom" w:date="2026-09-07T23:09:00Z" w16du:dateUtc="2026-09-08T03:09:00Z">
        <w:r>
          <w:delText xml:space="preserve">64. </w:delText>
        </w:r>
        <w:r>
          <w:tab/>
          <w:delText xml:space="preserve">He, P. Innovation, impacts, challenges and future of synthetic materials in capture fisheries. </w:delText>
        </w:r>
        <w:r>
          <w:rPr>
            <w:i/>
            <w:iCs/>
          </w:rPr>
          <w:delText>ICES J Mar Sci</w:delText>
        </w:r>
        <w:r>
          <w:delText xml:space="preserve"> </w:delText>
        </w:r>
        <w:r>
          <w:rPr>
            <w:b/>
            <w:bCs/>
          </w:rPr>
          <w:delText>83</w:delText>
        </w:r>
        <w:r>
          <w:delText>, fsag081 (2026).</w:delText>
        </w:r>
      </w:del>
    </w:p>
    <w:p w14:paraId="04565F97" w14:textId="77777777" w:rsidR="00CF6956" w:rsidRPr="00775FC7" w:rsidRDefault="00CF6956" w:rsidP="00CF6956">
      <w:pPr>
        <w:pStyle w:val="Bibliography"/>
        <w:rPr>
          <w:del w:id="1273" w:author="Monica Thom" w:date="2026-09-07T23:09:00Z" w16du:dateUtc="2026-09-08T03:09:00Z"/>
          <w:lang w:val="fr-FR"/>
          <w:rPrChange w:id="1274" w:author="Will Patrone" w:date="2026-09-07T23:10:00Z" w16du:dateUtc="2026-09-08T03:10:00Z">
            <w:rPr>
              <w:del w:id="1275" w:author="Monica Thom" w:date="2026-09-07T23:09:00Z" w16du:dateUtc="2026-09-08T03:09:00Z"/>
            </w:rPr>
          </w:rPrChange>
        </w:rPr>
      </w:pPr>
      <w:del w:id="1276" w:author="Monica Thom" w:date="2026-09-07T23:09:00Z" w16du:dateUtc="2026-09-08T03:09:00Z">
        <w:r>
          <w:delText xml:space="preserve">65. </w:delText>
        </w:r>
        <w:r>
          <w:tab/>
        </w:r>
        <w:r>
          <w:rPr>
            <w:i/>
            <w:iCs/>
          </w:rPr>
          <w:delText>The State of World Fisheries and Aquaculture 2026</w:delText>
        </w:r>
        <w:r>
          <w:delText xml:space="preserve">. </w:delText>
        </w:r>
        <w:r w:rsidRPr="00775FC7">
          <w:rPr>
            <w:lang w:val="fr-FR"/>
            <w:rPrChange w:id="1277" w:author="Will Patrone" w:date="2026-09-07T23:10:00Z" w16du:dateUtc="2026-09-08T03:10:00Z">
              <w:rPr/>
            </w:rPrChange>
          </w:rPr>
          <w:delText>(FAO, 2026). doi:10.4060/cd8357en.</w:delText>
        </w:r>
      </w:del>
    </w:p>
    <w:p w14:paraId="009DE93F" w14:textId="77777777" w:rsidR="00CF6956" w:rsidRDefault="00CF6956" w:rsidP="00CF6956">
      <w:pPr>
        <w:pStyle w:val="Bibliography"/>
        <w:rPr>
          <w:del w:id="1278" w:author="Monica Thom" w:date="2026-09-07T23:09:00Z" w16du:dateUtc="2026-09-08T03:09:00Z"/>
        </w:rPr>
      </w:pPr>
      <w:del w:id="1279" w:author="Monica Thom" w:date="2026-09-07T23:09:00Z" w16du:dateUtc="2026-09-08T03:09:00Z">
        <w:r w:rsidRPr="00775FC7">
          <w:rPr>
            <w:lang w:val="fr-FR"/>
            <w:rPrChange w:id="1280" w:author="Will Patrone" w:date="2026-09-07T23:10:00Z" w16du:dateUtc="2026-09-08T03:10:00Z">
              <w:rPr/>
            </w:rPrChange>
          </w:rPr>
          <w:delText xml:space="preserve">66. </w:delText>
        </w:r>
        <w:r w:rsidRPr="00775FC7">
          <w:rPr>
            <w:lang w:val="fr-FR"/>
            <w:rPrChange w:id="1281" w:author="Will Patrone" w:date="2026-09-07T23:10:00Z" w16du:dateUtc="2026-09-08T03:10:00Z">
              <w:rPr/>
            </w:rPrChange>
          </w:rPr>
          <w:tab/>
          <w:delText xml:space="preserve">Worm, B. </w:delText>
        </w:r>
        <w:r w:rsidRPr="00775FC7">
          <w:rPr>
            <w:i/>
            <w:lang w:val="fr-FR"/>
            <w:rPrChange w:id="1282" w:author="Will Patrone" w:date="2026-09-07T23:10:00Z" w16du:dateUtc="2026-09-08T03:10:00Z">
              <w:rPr>
                <w:i/>
              </w:rPr>
            </w:rPrChange>
          </w:rPr>
          <w:delText>et al.</w:delText>
        </w:r>
        <w:r w:rsidRPr="00775FC7">
          <w:rPr>
            <w:lang w:val="fr-FR"/>
            <w:rPrChange w:id="1283" w:author="Will Patrone" w:date="2026-09-07T23:10:00Z" w16du:dateUtc="2026-09-08T03:10:00Z">
              <w:rPr/>
            </w:rPrChange>
          </w:rPr>
          <w:delText xml:space="preserve"> </w:delText>
        </w:r>
        <w:r>
          <w:delText xml:space="preserve">Rebuilding Global Fisheries. </w:delText>
        </w:r>
        <w:r>
          <w:rPr>
            <w:i/>
            <w:iCs/>
          </w:rPr>
          <w:delText>Science</w:delText>
        </w:r>
        <w:r>
          <w:delText xml:space="preserve"> </w:delText>
        </w:r>
        <w:r>
          <w:rPr>
            <w:b/>
            <w:bCs/>
          </w:rPr>
          <w:delText>325</w:delText>
        </w:r>
        <w:r>
          <w:delText>, 578–585 (2009).</w:delText>
        </w:r>
      </w:del>
    </w:p>
    <w:p w14:paraId="4509C1A3" w14:textId="77777777" w:rsidR="00CF6956" w:rsidRDefault="00CF6956" w:rsidP="00CF6956">
      <w:pPr>
        <w:pStyle w:val="Bibliography"/>
        <w:rPr>
          <w:del w:id="1284" w:author="Monica Thom" w:date="2026-09-07T23:09:00Z" w16du:dateUtc="2026-09-08T03:09:00Z"/>
        </w:rPr>
      </w:pPr>
      <w:del w:id="1285" w:author="Monica Thom" w:date="2026-09-07T23:09:00Z" w16du:dateUtc="2026-09-08T03:09:00Z">
        <w:r>
          <w:delText xml:space="preserve">67. </w:delText>
        </w:r>
        <w:r>
          <w:tab/>
          <w:delText xml:space="preserve">Harkonen, T. </w:delText>
        </w:r>
        <w:r>
          <w:rPr>
            <w:i/>
            <w:iCs/>
          </w:rPr>
          <w:delText>et al.</w:delText>
        </w:r>
        <w:r>
          <w:delText xml:space="preserve"> Collapse of a Marine Mammal Species Driven by Human Impacts. </w:delText>
        </w:r>
        <w:r>
          <w:rPr>
            <w:i/>
            <w:iCs/>
          </w:rPr>
          <w:delText>PLOS ONE</w:delText>
        </w:r>
        <w:r>
          <w:delText xml:space="preserve"> </w:delText>
        </w:r>
        <w:r>
          <w:rPr>
            <w:b/>
            <w:bCs/>
          </w:rPr>
          <w:delText>7</w:delText>
        </w:r>
        <w:r>
          <w:delText>, e43130 (2012).</w:delText>
        </w:r>
      </w:del>
    </w:p>
    <w:p w14:paraId="225657CC" w14:textId="77777777" w:rsidR="00CF6956" w:rsidRDefault="00CF6956" w:rsidP="00CF6956">
      <w:pPr>
        <w:pStyle w:val="Bibliography"/>
        <w:rPr>
          <w:del w:id="1286" w:author="Monica Thom" w:date="2026-09-07T23:09:00Z" w16du:dateUtc="2026-09-08T03:09:00Z"/>
        </w:rPr>
      </w:pPr>
      <w:del w:id="1287" w:author="Monica Thom" w:date="2026-09-07T23:09:00Z" w16du:dateUtc="2026-09-08T03:09:00Z">
        <w:r>
          <w:delText xml:space="preserve">68. </w:delText>
        </w:r>
        <w:r>
          <w:tab/>
          <w:delText xml:space="preserve">Wilen, J. E. Common Property Resources and the Dynamics of Overexploitation: The Case of the North Pacific Fur Seal. </w:delText>
        </w:r>
        <w:r>
          <w:rPr>
            <w:i/>
            <w:iCs/>
          </w:rPr>
          <w:delText>Marine Resource Economics</w:delText>
        </w:r>
        <w:r>
          <w:delText xml:space="preserve"> </w:delText>
        </w:r>
        <w:r>
          <w:rPr>
            <w:b/>
            <w:bCs/>
          </w:rPr>
          <w:delText>33</w:delText>
        </w:r>
        <w:r>
          <w:delText>, 217–243 (2018).</w:delText>
        </w:r>
      </w:del>
    </w:p>
    <w:p w14:paraId="6572F364" w14:textId="77777777" w:rsidR="00CF6956" w:rsidRDefault="00CF6956" w:rsidP="00CF6956">
      <w:pPr>
        <w:pStyle w:val="Bibliography"/>
        <w:rPr>
          <w:del w:id="1288" w:author="Monica Thom" w:date="2026-09-07T23:09:00Z" w16du:dateUtc="2026-09-08T03:09:00Z"/>
        </w:rPr>
      </w:pPr>
      <w:del w:id="1289" w:author="Monica Thom" w:date="2026-09-07T23:09:00Z" w16du:dateUtc="2026-09-08T03:09:00Z">
        <w:r>
          <w:delText xml:space="preserve">69. </w:delText>
        </w:r>
        <w:r>
          <w:tab/>
          <w:delText xml:space="preserve">Estes, J. A. Chapter 2 - Natural History, Ecology, and the Conservation and Management of Sea Otters. in </w:delText>
        </w:r>
        <w:r>
          <w:rPr>
            <w:i/>
            <w:iCs/>
          </w:rPr>
          <w:delText>Sea Otter Conservation</w:delText>
        </w:r>
        <w:r>
          <w:delText xml:space="preserve"> (eds Larson, S. E., Bodkin, J. L. &amp; VanBlaricom, G. R.) 19–41 (Academic Press, Boston, 2015). doi:10.1016/B978-0-12-801402-8.00002-0.</w:delText>
        </w:r>
      </w:del>
    </w:p>
    <w:p w14:paraId="05F02BB5" w14:textId="77777777" w:rsidR="00CF6956" w:rsidRDefault="00CF6956" w:rsidP="00CF6956">
      <w:pPr>
        <w:pStyle w:val="Bibliography"/>
        <w:rPr>
          <w:del w:id="1290" w:author="Monica Thom" w:date="2026-09-07T23:09:00Z" w16du:dateUtc="2026-09-08T03:09:00Z"/>
        </w:rPr>
      </w:pPr>
      <w:del w:id="1291" w:author="Monica Thom" w:date="2026-09-07T23:09:00Z" w16du:dateUtc="2026-09-08T03:09:00Z">
        <w:r>
          <w:delText xml:space="preserve">70. </w:delText>
        </w:r>
        <w:r>
          <w:tab/>
          <w:delText xml:space="preserve">Loshbaugh, S. Sea Otters and the Maritime Fur Trade. in </w:delText>
        </w:r>
        <w:r>
          <w:rPr>
            <w:i/>
            <w:iCs/>
          </w:rPr>
          <w:delText>Ethology and Behavioral Ecology of Sea Otters and Polar Bears</w:delText>
        </w:r>
        <w:r>
          <w:delText xml:space="preserve"> (eds Davis, R. W. &amp; Pagano, A. M.) 173–204 (Springer International Publishing, Cham, 2021). doi:10.1007/978-3-030-66796-2_10.</w:delText>
        </w:r>
      </w:del>
    </w:p>
    <w:p w14:paraId="69C97334" w14:textId="77777777" w:rsidR="00CF6956" w:rsidRDefault="00CF6956" w:rsidP="00CF6956">
      <w:pPr>
        <w:pStyle w:val="Bibliography"/>
        <w:rPr>
          <w:del w:id="1292" w:author="Monica Thom" w:date="2026-09-07T23:09:00Z" w16du:dateUtc="2026-09-08T03:09:00Z"/>
        </w:rPr>
      </w:pPr>
      <w:del w:id="1293" w:author="Monica Thom" w:date="2026-09-07T23:09:00Z" w16du:dateUtc="2026-09-08T03:09:00Z">
        <w:r>
          <w:lastRenderedPageBreak/>
          <w:delText xml:space="preserve">71. </w:delText>
        </w:r>
        <w:r>
          <w:tab/>
        </w:r>
        <w:r>
          <w:rPr>
            <w:i/>
            <w:iCs/>
          </w:rPr>
          <w:delText>Whales, Whaling, and Ocean Ecosystems</w:delText>
        </w:r>
        <w:r>
          <w:delText>. (University of California Press, Berkeley Los Angeles London, 16). doi:10.1525/california/9780520248847.001.0001.</w:delText>
        </w:r>
      </w:del>
    </w:p>
    <w:p w14:paraId="7055716C" w14:textId="77777777" w:rsidR="00CF6956" w:rsidRDefault="00CF6956" w:rsidP="00CF6956">
      <w:pPr>
        <w:pStyle w:val="Bibliography"/>
        <w:rPr>
          <w:del w:id="1294" w:author="Monica Thom" w:date="2026-09-07T23:09:00Z" w16du:dateUtc="2026-09-08T03:09:00Z"/>
        </w:rPr>
      </w:pPr>
      <w:del w:id="1295" w:author="Monica Thom" w:date="2026-09-07T23:09:00Z" w16du:dateUtc="2026-09-08T03:09:00Z">
        <w:r>
          <w:delText xml:space="preserve">72. </w:delText>
        </w:r>
        <w:r>
          <w:tab/>
          <w:delText xml:space="preserve">Tulloch, V. J. D., Plagányi, É. E., Matear, R., Brown, C. J. &amp; Richardson, A. J. Ecosystem modelling to quantify the impact of historical whaling on Southern Hemisphere baleen whales. </w:delText>
        </w:r>
        <w:r>
          <w:rPr>
            <w:i/>
            <w:iCs/>
          </w:rPr>
          <w:delText>Fish and Fisheries</w:delText>
        </w:r>
        <w:r>
          <w:delText xml:space="preserve"> </w:delText>
        </w:r>
        <w:r>
          <w:rPr>
            <w:b/>
            <w:bCs/>
          </w:rPr>
          <w:delText>19</w:delText>
        </w:r>
        <w:r>
          <w:delText>, 117–137 (2018).</w:delText>
        </w:r>
      </w:del>
    </w:p>
    <w:p w14:paraId="18ED2CC8" w14:textId="77777777" w:rsidR="00CF6956" w:rsidRDefault="00CF6956" w:rsidP="00CF6956">
      <w:pPr>
        <w:pStyle w:val="Bibliography"/>
        <w:rPr>
          <w:del w:id="1296" w:author="Monica Thom" w:date="2026-09-07T23:09:00Z" w16du:dateUtc="2026-09-08T03:09:00Z"/>
        </w:rPr>
      </w:pPr>
      <w:del w:id="1297" w:author="Monica Thom" w:date="2026-09-07T23:09:00Z" w16du:dateUtc="2026-09-08T03:09:00Z">
        <w:r>
          <w:delText xml:space="preserve">73. </w:delText>
        </w:r>
        <w:r>
          <w:tab/>
          <w:delText xml:space="preserve">Hilborn, R., Punt, A. E. &amp; Orensanz, J. Beyond band-aids in fisheries management: fixing world fisheries. </w:delText>
        </w:r>
        <w:r>
          <w:rPr>
            <w:i/>
            <w:iCs/>
          </w:rPr>
          <w:delText>Bulletin of Marine Science</w:delText>
        </w:r>
        <w:r>
          <w:delText xml:space="preserve"> </w:delText>
        </w:r>
        <w:r>
          <w:rPr>
            <w:b/>
            <w:bCs/>
          </w:rPr>
          <w:delText>74</w:delText>
        </w:r>
        <w:r>
          <w:delText>, 493–507 (2004).</w:delText>
        </w:r>
      </w:del>
    </w:p>
    <w:p w14:paraId="5DDBA189" w14:textId="77777777" w:rsidR="00CF6956" w:rsidRDefault="00CF6956" w:rsidP="00CF6956">
      <w:pPr>
        <w:pStyle w:val="Bibliography"/>
        <w:rPr>
          <w:del w:id="1298" w:author="Monica Thom" w:date="2026-09-07T23:09:00Z" w16du:dateUtc="2026-09-08T03:09:00Z"/>
        </w:rPr>
      </w:pPr>
      <w:del w:id="1299" w:author="Monica Thom" w:date="2026-09-07T23:09:00Z" w16du:dateUtc="2026-09-08T03:09:00Z">
        <w:r>
          <w:delText xml:space="preserve">74. </w:delText>
        </w:r>
        <w:r>
          <w:tab/>
          <w:delText xml:space="preserve">Worm, B. &amp; Branch, T. A. The future of fish. </w:delText>
        </w:r>
        <w:r>
          <w:rPr>
            <w:i/>
            <w:iCs/>
          </w:rPr>
          <w:delText>Trends in Ecology &amp; Evolution</w:delText>
        </w:r>
        <w:r>
          <w:delText xml:space="preserve"> </w:delText>
        </w:r>
        <w:r>
          <w:rPr>
            <w:b/>
            <w:bCs/>
          </w:rPr>
          <w:delText>27</w:delText>
        </w:r>
        <w:r>
          <w:delText>, 594–599 (2012).</w:delText>
        </w:r>
      </w:del>
    </w:p>
    <w:p w14:paraId="4DD0FD67" w14:textId="77777777" w:rsidR="00CF6956" w:rsidRDefault="00CF6956" w:rsidP="00CF6956">
      <w:pPr>
        <w:pStyle w:val="Bibliography"/>
        <w:rPr>
          <w:del w:id="1300" w:author="Monica Thom" w:date="2026-09-07T23:09:00Z" w16du:dateUtc="2026-09-08T03:09:00Z"/>
        </w:rPr>
      </w:pPr>
      <w:del w:id="1301" w:author="Monica Thom" w:date="2026-09-07T23:09:00Z" w16du:dateUtc="2026-09-08T03:09:00Z">
        <w:r>
          <w:delText xml:space="preserve">75. </w:delText>
        </w:r>
        <w:r>
          <w:tab/>
          <w:delText xml:space="preserve">Melnychuk, M. C. </w:delText>
        </w:r>
        <w:r>
          <w:rPr>
            <w:i/>
            <w:iCs/>
          </w:rPr>
          <w:delText>et al.</w:delText>
        </w:r>
        <w:r>
          <w:delText xml:space="preserve"> Identifying management actions that promote sustainable fisheries. </w:delText>
        </w:r>
        <w:r>
          <w:rPr>
            <w:i/>
            <w:iCs/>
          </w:rPr>
          <w:delText>Nat Sustain</w:delText>
        </w:r>
        <w:r>
          <w:delText xml:space="preserve"> </w:delText>
        </w:r>
        <w:r>
          <w:rPr>
            <w:b/>
            <w:bCs/>
          </w:rPr>
          <w:delText>4</w:delText>
        </w:r>
        <w:r>
          <w:delText>, 440–449 (2021).</w:delText>
        </w:r>
      </w:del>
    </w:p>
    <w:p w14:paraId="65964330" w14:textId="77777777" w:rsidR="00CF6956" w:rsidRDefault="00CF6956" w:rsidP="00CF6956">
      <w:pPr>
        <w:pStyle w:val="Bibliography"/>
        <w:rPr>
          <w:del w:id="1302" w:author="Monica Thom" w:date="2026-09-07T23:09:00Z" w16du:dateUtc="2026-09-08T03:09:00Z"/>
        </w:rPr>
      </w:pPr>
      <w:del w:id="1303" w:author="Monica Thom" w:date="2026-09-07T23:09:00Z" w16du:dateUtc="2026-09-08T03:09:00Z">
        <w:r>
          <w:delText xml:space="preserve">76. </w:delText>
        </w:r>
        <w:r>
          <w:tab/>
          <w:delText xml:space="preserve">Petrossian, G. A. Preventing illegal, unreported and unregulated (IUU) fishing: A situational approach. </w:delText>
        </w:r>
        <w:r>
          <w:rPr>
            <w:i/>
            <w:iCs/>
          </w:rPr>
          <w:delText>Biological Conservation</w:delText>
        </w:r>
        <w:r>
          <w:delText xml:space="preserve"> </w:delText>
        </w:r>
        <w:r>
          <w:rPr>
            <w:b/>
            <w:bCs/>
          </w:rPr>
          <w:delText>189</w:delText>
        </w:r>
        <w:r>
          <w:delText>, 39–48 (2015).</w:delText>
        </w:r>
      </w:del>
    </w:p>
    <w:p w14:paraId="509C826C" w14:textId="77777777" w:rsidR="00CF6956" w:rsidRDefault="00CF6956" w:rsidP="00CF6956">
      <w:pPr>
        <w:pStyle w:val="Bibliography"/>
        <w:rPr>
          <w:del w:id="1304" w:author="Monica Thom" w:date="2026-09-07T23:09:00Z" w16du:dateUtc="2026-09-08T03:09:00Z"/>
        </w:rPr>
      </w:pPr>
      <w:del w:id="1305" w:author="Monica Thom" w:date="2026-09-07T23:09:00Z" w16du:dateUtc="2026-09-08T03:09:00Z">
        <w:r>
          <w:delText xml:space="preserve">77. </w:delText>
        </w:r>
        <w:r>
          <w:tab/>
          <w:delText xml:space="preserve">Polacheck, T. Assessment of IUU fishing for Southern Bluefin Tuna. </w:delText>
        </w:r>
        <w:r>
          <w:rPr>
            <w:i/>
            <w:iCs/>
          </w:rPr>
          <w:delText>Marine Policy</w:delText>
        </w:r>
        <w:r>
          <w:delText xml:space="preserve"> </w:delText>
        </w:r>
        <w:r>
          <w:rPr>
            <w:b/>
            <w:bCs/>
          </w:rPr>
          <w:delText>36</w:delText>
        </w:r>
        <w:r>
          <w:delText>, 1150–1165 (2012).</w:delText>
        </w:r>
      </w:del>
    </w:p>
    <w:p w14:paraId="1F4437FD" w14:textId="77777777" w:rsidR="00CF6956" w:rsidRDefault="00CF6956" w:rsidP="00CF6956">
      <w:pPr>
        <w:pStyle w:val="Bibliography"/>
        <w:rPr>
          <w:del w:id="1306" w:author="Monica Thom" w:date="2026-09-07T23:09:00Z" w16du:dateUtc="2026-09-08T03:09:00Z"/>
        </w:rPr>
      </w:pPr>
      <w:del w:id="1307" w:author="Monica Thom" w:date="2026-09-07T23:09:00Z" w16du:dateUtc="2026-09-08T03:09:00Z">
        <w:r>
          <w:delText xml:space="preserve">78. </w:delText>
        </w:r>
        <w:r>
          <w:tab/>
          <w:delText xml:space="preserve">McCluskey, S. M. &amp; Lewison, R. L. Quantifying fishing effort: a synthesis of current methods and their applications. </w:delText>
        </w:r>
        <w:r>
          <w:rPr>
            <w:i/>
            <w:iCs/>
          </w:rPr>
          <w:delText>Fish and Fisheries</w:delText>
        </w:r>
        <w:r>
          <w:delText xml:space="preserve"> </w:delText>
        </w:r>
        <w:r>
          <w:rPr>
            <w:b/>
            <w:bCs/>
          </w:rPr>
          <w:delText>9</w:delText>
        </w:r>
        <w:r>
          <w:delText>, 188–200 (2008).</w:delText>
        </w:r>
      </w:del>
    </w:p>
    <w:p w14:paraId="172494B8" w14:textId="77777777" w:rsidR="00CF6956" w:rsidRDefault="00CF6956" w:rsidP="00CF6956">
      <w:pPr>
        <w:pStyle w:val="Bibliography"/>
        <w:rPr>
          <w:del w:id="1308" w:author="Monica Thom" w:date="2026-09-07T23:09:00Z" w16du:dateUtc="2026-09-08T03:09:00Z"/>
        </w:rPr>
      </w:pPr>
      <w:del w:id="1309" w:author="Monica Thom" w:date="2026-09-07T23:09:00Z" w16du:dateUtc="2026-09-08T03:09:00Z">
        <w:r>
          <w:delText xml:space="preserve">79. </w:delText>
        </w:r>
        <w:r>
          <w:tab/>
          <w:delText xml:space="preserve">Reynolds, J. D., Jennings, S. &amp; Dulvy, N. K. Life histories of fishes and population responses to exploitation. </w:delText>
        </w:r>
        <w:r>
          <w:rPr>
            <w:i/>
            <w:iCs/>
          </w:rPr>
          <w:delText>CONSERVATION BIOLOGY SERIES-CAMBRIDGE-</w:delText>
        </w:r>
        <w:r>
          <w:delText xml:space="preserve"> 147–168 (2001).</w:delText>
        </w:r>
      </w:del>
    </w:p>
    <w:p w14:paraId="716A05F9" w14:textId="77777777" w:rsidR="00CF6956" w:rsidRDefault="00CF6956" w:rsidP="00CF6956">
      <w:pPr>
        <w:pStyle w:val="Bibliography"/>
        <w:rPr>
          <w:del w:id="1310" w:author="Monica Thom" w:date="2026-09-07T23:09:00Z" w16du:dateUtc="2026-09-08T03:09:00Z"/>
        </w:rPr>
      </w:pPr>
      <w:del w:id="1311" w:author="Monica Thom" w:date="2026-09-07T23:09:00Z" w16du:dateUtc="2026-09-08T03:09:00Z">
        <w:r>
          <w:delText xml:space="preserve">80. </w:delText>
        </w:r>
        <w:r>
          <w:tab/>
          <w:delText xml:space="preserve">Dulvy, N. K. </w:delText>
        </w:r>
        <w:r>
          <w:rPr>
            <w:i/>
            <w:iCs/>
          </w:rPr>
          <w:delText>et al.</w:delText>
        </w:r>
        <w:r>
          <w:delText xml:space="preserve"> Bending back the curve of shark and ray biodiversity loss. </w:delText>
        </w:r>
        <w:r>
          <w:rPr>
            <w:i/>
            <w:iCs/>
          </w:rPr>
          <w:delText>Nature Reviews Biodiversity</w:delText>
        </w:r>
        <w:r>
          <w:delText xml:space="preserve"> 1–24 (2026).</w:delText>
        </w:r>
      </w:del>
    </w:p>
    <w:p w14:paraId="0B7404F7" w14:textId="77777777" w:rsidR="00CF6956" w:rsidRDefault="00CF6956" w:rsidP="00CF6956">
      <w:pPr>
        <w:pStyle w:val="Bibliography"/>
        <w:rPr>
          <w:del w:id="1312" w:author="Monica Thom" w:date="2026-09-07T23:09:00Z" w16du:dateUtc="2026-09-08T03:09:00Z"/>
        </w:rPr>
      </w:pPr>
      <w:del w:id="1313" w:author="Monica Thom" w:date="2026-09-07T23:09:00Z" w16du:dateUtc="2026-09-08T03:09:00Z">
        <w:r>
          <w:delText xml:space="preserve">81. </w:delText>
        </w:r>
        <w:r>
          <w:tab/>
          <w:delText xml:space="preserve">Dulvy, N. K. </w:delText>
        </w:r>
        <w:r>
          <w:rPr>
            <w:i/>
            <w:iCs/>
          </w:rPr>
          <w:delText>et al.</w:delText>
        </w:r>
        <w:r>
          <w:delText xml:space="preserve"> Overfishing drives over one-third of all sharks and rays toward a global extinction crisis. </w:delText>
        </w:r>
        <w:r>
          <w:rPr>
            <w:i/>
            <w:iCs/>
          </w:rPr>
          <w:delText>Current Biology</w:delText>
        </w:r>
        <w:r>
          <w:delText xml:space="preserve"> </w:delText>
        </w:r>
        <w:r>
          <w:rPr>
            <w:b/>
            <w:bCs/>
          </w:rPr>
          <w:delText>31</w:delText>
        </w:r>
        <w:r>
          <w:delText>, 4773–4787 (2021).</w:delText>
        </w:r>
      </w:del>
    </w:p>
    <w:p w14:paraId="7CEF3398" w14:textId="77777777" w:rsidR="00CF6956" w:rsidRDefault="00CF6956" w:rsidP="00CF6956">
      <w:pPr>
        <w:pStyle w:val="Bibliography"/>
        <w:rPr>
          <w:del w:id="1314" w:author="Monica Thom" w:date="2026-09-07T23:09:00Z" w16du:dateUtc="2026-09-08T03:09:00Z"/>
        </w:rPr>
      </w:pPr>
      <w:del w:id="1315" w:author="Monica Thom" w:date="2026-09-07T23:09:00Z" w16du:dateUtc="2026-09-08T03:09:00Z">
        <w:r>
          <w:delText xml:space="preserve">82. </w:delText>
        </w:r>
        <w:r>
          <w:tab/>
          <w:delText xml:space="preserve">Pacoureau, N. </w:delText>
        </w:r>
        <w:r>
          <w:rPr>
            <w:i/>
            <w:iCs/>
          </w:rPr>
          <w:delText>et al.</w:delText>
        </w:r>
        <w:r>
          <w:delText xml:space="preserve"> Half a century of global decline in oceanic sharks and rays. </w:delText>
        </w:r>
        <w:r>
          <w:rPr>
            <w:i/>
            <w:iCs/>
          </w:rPr>
          <w:delText>Nature</w:delText>
        </w:r>
        <w:r>
          <w:delText xml:space="preserve"> </w:delText>
        </w:r>
        <w:r>
          <w:rPr>
            <w:b/>
            <w:bCs/>
          </w:rPr>
          <w:delText>589</w:delText>
        </w:r>
        <w:r>
          <w:delText>, 567–571 (2021).</w:delText>
        </w:r>
      </w:del>
    </w:p>
    <w:p w14:paraId="7F9B5370" w14:textId="77777777" w:rsidR="00CF6956" w:rsidRDefault="00CF6956" w:rsidP="00CF6956">
      <w:pPr>
        <w:pStyle w:val="Bibliography"/>
        <w:rPr>
          <w:del w:id="1316" w:author="Monica Thom" w:date="2026-09-07T23:09:00Z" w16du:dateUtc="2026-09-08T03:09:00Z"/>
        </w:rPr>
      </w:pPr>
      <w:del w:id="1317" w:author="Monica Thom" w:date="2026-09-07T23:09:00Z" w16du:dateUtc="2026-09-08T03:09:00Z">
        <w:r>
          <w:lastRenderedPageBreak/>
          <w:delText xml:space="preserve">83. </w:delText>
        </w:r>
        <w:r>
          <w:tab/>
          <w:delText xml:space="preserve">Alfaro-Shigueto, J. </w:delText>
        </w:r>
        <w:r>
          <w:rPr>
            <w:i/>
            <w:iCs/>
          </w:rPr>
          <w:delText>et al.</w:delText>
        </w:r>
        <w:r>
          <w:delText xml:space="preserve"> Where small can have a large impact: structure and characterization of small-scale fisheries in Peru. </w:delText>
        </w:r>
        <w:r>
          <w:rPr>
            <w:i/>
            <w:iCs/>
          </w:rPr>
          <w:delText>Fisheries Research</w:delText>
        </w:r>
        <w:r>
          <w:delText xml:space="preserve"> </w:delText>
        </w:r>
        <w:r>
          <w:rPr>
            <w:b/>
            <w:bCs/>
          </w:rPr>
          <w:delText>106</w:delText>
        </w:r>
        <w:r>
          <w:delText>, 8–17 (2010).</w:delText>
        </w:r>
      </w:del>
    </w:p>
    <w:p w14:paraId="04DCEE65" w14:textId="77777777" w:rsidR="00CF6956" w:rsidRDefault="00CF6956" w:rsidP="00CF6956">
      <w:pPr>
        <w:pStyle w:val="Bibliography"/>
        <w:rPr>
          <w:del w:id="1318" w:author="Monica Thom" w:date="2026-09-07T23:09:00Z" w16du:dateUtc="2026-09-08T03:09:00Z"/>
        </w:rPr>
      </w:pPr>
      <w:del w:id="1319" w:author="Monica Thom" w:date="2026-09-07T23:09:00Z" w16du:dateUtc="2026-09-08T03:09:00Z">
        <w:r>
          <w:delText xml:space="preserve">84. </w:delText>
        </w:r>
        <w:r>
          <w:tab/>
          <w:delText xml:space="preserve">Pons, M. </w:delText>
        </w:r>
        <w:r>
          <w:rPr>
            <w:i/>
            <w:iCs/>
          </w:rPr>
          <w:delText>et al.</w:delText>
        </w:r>
        <w:r>
          <w:delText xml:space="preserve"> Effects of biological, economic and management factors on tuna and billfish stock status. </w:delText>
        </w:r>
        <w:r>
          <w:rPr>
            <w:i/>
            <w:iCs/>
          </w:rPr>
          <w:delText>Fish and Fisheries</w:delText>
        </w:r>
        <w:r>
          <w:delText xml:space="preserve"> </w:delText>
        </w:r>
        <w:r>
          <w:rPr>
            <w:b/>
            <w:bCs/>
          </w:rPr>
          <w:delText>18</w:delText>
        </w:r>
        <w:r>
          <w:delText>, 1–21 (2017).</w:delText>
        </w:r>
      </w:del>
    </w:p>
    <w:p w14:paraId="2AB2522A" w14:textId="77777777" w:rsidR="00CF6956" w:rsidRDefault="00CF6956" w:rsidP="00CF6956">
      <w:pPr>
        <w:pStyle w:val="Bibliography"/>
        <w:rPr>
          <w:del w:id="1320" w:author="Monica Thom" w:date="2026-09-07T23:09:00Z" w16du:dateUtc="2026-09-08T03:09:00Z"/>
        </w:rPr>
      </w:pPr>
      <w:del w:id="1321" w:author="Monica Thom" w:date="2026-09-07T23:09:00Z" w16du:dateUtc="2026-09-08T03:09:00Z">
        <w:r>
          <w:delText xml:space="preserve">85. </w:delText>
        </w:r>
        <w:r>
          <w:tab/>
          <w:delText xml:space="preserve">Juan-Jordá, M. J., Mosqueira, I., Cooper, A. B., Freire, J. &amp; Dulvy, N. K. Global population trajectories of tunas and their relatives. </w:delText>
        </w:r>
        <w:r>
          <w:rPr>
            <w:i/>
            <w:iCs/>
          </w:rPr>
          <w:delText>Proceedings of the National Academy of Sciences</w:delText>
        </w:r>
        <w:r>
          <w:delText xml:space="preserve"> </w:delText>
        </w:r>
        <w:r>
          <w:rPr>
            <w:b/>
            <w:bCs/>
          </w:rPr>
          <w:delText>108</w:delText>
        </w:r>
        <w:r>
          <w:delText>, 20650–20655 (2011).</w:delText>
        </w:r>
      </w:del>
    </w:p>
    <w:p w14:paraId="1606D4F3" w14:textId="77777777" w:rsidR="00CF6956" w:rsidRDefault="00CF6956" w:rsidP="00CF6956">
      <w:pPr>
        <w:pStyle w:val="Bibliography"/>
        <w:rPr>
          <w:del w:id="1322" w:author="Monica Thom" w:date="2026-09-07T23:09:00Z" w16du:dateUtc="2026-09-08T03:09:00Z"/>
        </w:rPr>
      </w:pPr>
      <w:del w:id="1323" w:author="Monica Thom" w:date="2026-09-07T23:09:00Z" w16du:dateUtc="2026-09-08T03:09:00Z">
        <w:r>
          <w:delText xml:space="preserve">86. </w:delText>
        </w:r>
        <w:r>
          <w:tab/>
          <w:delText xml:space="preserve">Hilborn, R. </w:delText>
        </w:r>
        <w:r>
          <w:rPr>
            <w:i/>
            <w:iCs/>
          </w:rPr>
          <w:delText>et al.</w:delText>
        </w:r>
        <w:r>
          <w:delText xml:space="preserve"> Global status of groundfish stocks. </w:delText>
        </w:r>
        <w:r>
          <w:rPr>
            <w:i/>
            <w:iCs/>
          </w:rPr>
          <w:delText>Fish and Fisheries</w:delText>
        </w:r>
        <w:r>
          <w:delText xml:space="preserve"> </w:delText>
        </w:r>
        <w:r>
          <w:rPr>
            <w:b/>
            <w:bCs/>
          </w:rPr>
          <w:delText>22</w:delText>
        </w:r>
        <w:r>
          <w:delText>, 911–928 (2021).</w:delText>
        </w:r>
      </w:del>
    </w:p>
    <w:p w14:paraId="1F2430E4" w14:textId="77777777" w:rsidR="00CF6956" w:rsidRDefault="00CF6956" w:rsidP="00CF6956">
      <w:pPr>
        <w:pStyle w:val="Bibliography"/>
        <w:rPr>
          <w:del w:id="1324" w:author="Monica Thom" w:date="2026-09-07T23:09:00Z" w16du:dateUtc="2026-09-08T03:09:00Z"/>
        </w:rPr>
      </w:pPr>
      <w:del w:id="1325" w:author="Monica Thom" w:date="2026-09-07T23:09:00Z" w16du:dateUtc="2026-09-08T03:09:00Z">
        <w:r>
          <w:delText xml:space="preserve">87. </w:delText>
        </w:r>
        <w:r>
          <w:tab/>
          <w:delText xml:space="preserve">Sparholt, H. </w:delText>
        </w:r>
        <w:r>
          <w:rPr>
            <w:i/>
            <w:iCs/>
          </w:rPr>
          <w:delText>et al.</w:delText>
        </w:r>
        <w:r>
          <w:delText xml:space="preserve"> Estimating F msy from an ensemble of data sources to account for density dependence in Northeast Atlantic fish stocks. </w:delText>
        </w:r>
        <w:r>
          <w:rPr>
            <w:i/>
            <w:iCs/>
          </w:rPr>
          <w:delText>ICES Journal of Marine Science</w:delText>
        </w:r>
        <w:r>
          <w:delText xml:space="preserve"> </w:delText>
        </w:r>
        <w:r>
          <w:rPr>
            <w:b/>
            <w:bCs/>
          </w:rPr>
          <w:delText>78</w:delText>
        </w:r>
        <w:r>
          <w:delText>, 55–69 (2021).</w:delText>
        </w:r>
      </w:del>
    </w:p>
    <w:p w14:paraId="4A7460A9" w14:textId="77777777" w:rsidR="00CF6956" w:rsidRDefault="00CF6956" w:rsidP="00CF6956">
      <w:pPr>
        <w:pStyle w:val="Bibliography"/>
        <w:rPr>
          <w:del w:id="1326" w:author="Monica Thom" w:date="2026-09-07T23:09:00Z" w16du:dateUtc="2026-09-08T03:09:00Z"/>
        </w:rPr>
      </w:pPr>
      <w:del w:id="1327" w:author="Monica Thom" w:date="2026-09-07T23:09:00Z" w16du:dateUtc="2026-09-08T03:09:00Z">
        <w:r>
          <w:delText xml:space="preserve">88. </w:delText>
        </w:r>
        <w:r>
          <w:tab/>
          <w:delText xml:space="preserve">Conover, D. O. &amp; Munch, S. B. Sustaining fisheries yields over evolutionary time scales. </w:delText>
        </w:r>
        <w:r>
          <w:rPr>
            <w:i/>
            <w:iCs/>
          </w:rPr>
          <w:delText>science</w:delText>
        </w:r>
        <w:r>
          <w:delText xml:space="preserve"> </w:delText>
        </w:r>
        <w:r>
          <w:rPr>
            <w:b/>
            <w:bCs/>
          </w:rPr>
          <w:delText>297</w:delText>
        </w:r>
        <w:r>
          <w:delText>, 94–96 (2002).</w:delText>
        </w:r>
      </w:del>
    </w:p>
    <w:p w14:paraId="6DAD1852" w14:textId="77777777" w:rsidR="00CF6956" w:rsidRDefault="00CF6956" w:rsidP="00CF6956">
      <w:pPr>
        <w:pStyle w:val="Bibliography"/>
        <w:rPr>
          <w:del w:id="1328" w:author="Monica Thom" w:date="2026-09-07T23:09:00Z" w16du:dateUtc="2026-09-08T03:09:00Z"/>
        </w:rPr>
      </w:pPr>
      <w:del w:id="1329" w:author="Monica Thom" w:date="2026-09-07T23:09:00Z" w16du:dateUtc="2026-09-08T03:09:00Z">
        <w:r>
          <w:delText xml:space="preserve">89. </w:delText>
        </w:r>
        <w:r>
          <w:tab/>
          <w:delText xml:space="preserve">Garcia, S. M. </w:delText>
        </w:r>
        <w:r>
          <w:rPr>
            <w:i/>
            <w:iCs/>
          </w:rPr>
          <w:delText>et al.</w:delText>
        </w:r>
        <w:r>
          <w:delText xml:space="preserve"> Reconsidering the consequences of selective fisheries. </w:delText>
        </w:r>
        <w:r>
          <w:rPr>
            <w:i/>
            <w:iCs/>
          </w:rPr>
          <w:delText>Science</w:delText>
        </w:r>
        <w:r>
          <w:delText xml:space="preserve"> </w:delText>
        </w:r>
        <w:r>
          <w:rPr>
            <w:b/>
            <w:bCs/>
          </w:rPr>
          <w:delText>335</w:delText>
        </w:r>
        <w:r>
          <w:delText>, 1045–1047 (2012).</w:delText>
        </w:r>
      </w:del>
    </w:p>
    <w:p w14:paraId="248AF555" w14:textId="77777777" w:rsidR="00CF6956" w:rsidRDefault="00CF6956" w:rsidP="00CF6956">
      <w:pPr>
        <w:pStyle w:val="Bibliography"/>
        <w:rPr>
          <w:del w:id="1330" w:author="Monica Thom" w:date="2026-09-07T23:09:00Z" w16du:dateUtc="2026-09-08T03:09:00Z"/>
        </w:rPr>
      </w:pPr>
      <w:del w:id="1331" w:author="Monica Thom" w:date="2026-09-07T23:09:00Z" w16du:dateUtc="2026-09-08T03:09:00Z">
        <w:r>
          <w:delText xml:space="preserve">90. </w:delText>
        </w:r>
        <w:r>
          <w:tab/>
          <w:delText>Law, R., Plank, M. J. &amp; Kolding, J. Balanced exploitation and coexistence of interacting, size</w:delText>
        </w:r>
        <w:r>
          <w:rPr>
            <w:rFonts w:ascii="Cambria Math" w:hAnsi="Cambria Math" w:cs="Cambria Math"/>
          </w:rPr>
          <w:delText>‐</w:delText>
        </w:r>
        <w:r>
          <w:delText xml:space="preserve">structured, fish species. </w:delText>
        </w:r>
        <w:r>
          <w:rPr>
            <w:i/>
            <w:iCs/>
          </w:rPr>
          <w:delText>Fish and Fisheries</w:delText>
        </w:r>
        <w:r>
          <w:delText xml:space="preserve"> </w:delText>
        </w:r>
        <w:r>
          <w:rPr>
            <w:b/>
            <w:bCs/>
          </w:rPr>
          <w:delText>17</w:delText>
        </w:r>
        <w:r>
          <w:delText>, 281–302 (2016).</w:delText>
        </w:r>
      </w:del>
    </w:p>
    <w:p w14:paraId="01F274F5" w14:textId="77777777" w:rsidR="00CF6956" w:rsidRDefault="00CF6956" w:rsidP="00CF6956">
      <w:pPr>
        <w:pStyle w:val="Bibliography"/>
        <w:rPr>
          <w:del w:id="1332" w:author="Monica Thom" w:date="2026-09-07T23:09:00Z" w16du:dateUtc="2026-09-08T03:09:00Z"/>
        </w:rPr>
      </w:pPr>
      <w:del w:id="1333" w:author="Monica Thom" w:date="2026-09-07T23:09:00Z" w16du:dateUtc="2026-09-08T03:09:00Z">
        <w:r>
          <w:delText xml:space="preserve">91. </w:delText>
        </w:r>
        <w:r>
          <w:tab/>
          <w:delText xml:space="preserve">Law, R., Kolding, J. &amp; Plank, M. J. Squaring the circle: reconciling fishing and conservation of aquatic ecosystems. </w:delText>
        </w:r>
        <w:r>
          <w:rPr>
            <w:i/>
            <w:iCs/>
          </w:rPr>
          <w:delText>Fish and Fisheries</w:delText>
        </w:r>
        <w:r>
          <w:delText xml:space="preserve"> </w:delText>
        </w:r>
        <w:r>
          <w:rPr>
            <w:b/>
            <w:bCs/>
          </w:rPr>
          <w:delText>16</w:delText>
        </w:r>
        <w:r>
          <w:delText>, 160–174 (2015).</w:delText>
        </w:r>
      </w:del>
    </w:p>
    <w:p w14:paraId="4D7D7B86" w14:textId="77777777" w:rsidR="00CF6956" w:rsidRDefault="00CF6956" w:rsidP="00CF6956">
      <w:pPr>
        <w:pStyle w:val="Bibliography"/>
        <w:rPr>
          <w:del w:id="1334" w:author="Monica Thom" w:date="2026-09-07T23:09:00Z" w16du:dateUtc="2026-09-08T03:09:00Z"/>
        </w:rPr>
      </w:pPr>
      <w:del w:id="1335" w:author="Monica Thom" w:date="2026-09-07T23:09:00Z" w16du:dateUtc="2026-09-08T03:09:00Z">
        <w:r>
          <w:delText xml:space="preserve">92. </w:delText>
        </w:r>
        <w:r>
          <w:tab/>
          <w:delText xml:space="preserve">Jacobsen, N. S., Gislason, H. &amp; Andersen, K. H. The consequences of balanced harvesting of fish communities. </w:delText>
        </w:r>
        <w:r>
          <w:rPr>
            <w:i/>
            <w:iCs/>
          </w:rPr>
          <w:delText>Proceedings of the Royal Society B: Biological Sciences</w:delText>
        </w:r>
        <w:r>
          <w:delText xml:space="preserve"> </w:delText>
        </w:r>
        <w:r>
          <w:rPr>
            <w:b/>
            <w:bCs/>
          </w:rPr>
          <w:delText>281</w:delText>
        </w:r>
        <w:r>
          <w:delText>, (2014).</w:delText>
        </w:r>
      </w:del>
    </w:p>
    <w:p w14:paraId="61F89713" w14:textId="77777777" w:rsidR="00CF6956" w:rsidRDefault="00CF6956" w:rsidP="00CF6956">
      <w:pPr>
        <w:pStyle w:val="Bibliography"/>
        <w:rPr>
          <w:del w:id="1336" w:author="Monica Thom" w:date="2026-09-07T23:09:00Z" w16du:dateUtc="2026-09-08T03:09:00Z"/>
        </w:rPr>
      </w:pPr>
      <w:del w:id="1337" w:author="Monica Thom" w:date="2026-09-07T23:09:00Z" w16du:dateUtc="2026-09-08T03:09:00Z">
        <w:r>
          <w:delText xml:space="preserve">93. </w:delText>
        </w:r>
        <w:r>
          <w:tab/>
          <w:delText xml:space="preserve">Hsieh, C., Yamauchi, A., Nakazawa, T. &amp; Wang, W.-F. Fishing effects on age and spatial structures undermine population stability of fishes. </w:delText>
        </w:r>
        <w:r>
          <w:rPr>
            <w:i/>
            <w:iCs/>
          </w:rPr>
          <w:delText>Aquatic Sciences</w:delText>
        </w:r>
        <w:r>
          <w:delText xml:space="preserve"> </w:delText>
        </w:r>
        <w:r>
          <w:rPr>
            <w:b/>
            <w:bCs/>
          </w:rPr>
          <w:delText>72</w:delText>
        </w:r>
        <w:r>
          <w:delText>, 165–178 (2010).</w:delText>
        </w:r>
      </w:del>
    </w:p>
    <w:p w14:paraId="18C8AB1E" w14:textId="77777777" w:rsidR="00CF6956" w:rsidRDefault="00CF6956" w:rsidP="00CF6956">
      <w:pPr>
        <w:pStyle w:val="Bibliography"/>
        <w:rPr>
          <w:del w:id="1338" w:author="Monica Thom" w:date="2026-09-07T23:09:00Z" w16du:dateUtc="2026-09-08T03:09:00Z"/>
        </w:rPr>
      </w:pPr>
      <w:del w:id="1339" w:author="Monica Thom" w:date="2026-09-07T23:09:00Z" w16du:dateUtc="2026-09-08T03:09:00Z">
        <w:r>
          <w:lastRenderedPageBreak/>
          <w:delText xml:space="preserve">94. </w:delText>
        </w:r>
        <w:r>
          <w:tab/>
          <w:delText xml:space="preserve">Sheldon, R., Prakash, A. &amp; Sutcliffe Jr, Wh. The size distribution of particles in the ocean. </w:delText>
        </w:r>
        <w:r>
          <w:rPr>
            <w:i/>
            <w:iCs/>
          </w:rPr>
          <w:delText>Limnology and oceanography</w:delText>
        </w:r>
        <w:r>
          <w:delText xml:space="preserve"> </w:delText>
        </w:r>
        <w:r>
          <w:rPr>
            <w:b/>
            <w:bCs/>
          </w:rPr>
          <w:delText>17</w:delText>
        </w:r>
        <w:r>
          <w:delText>, 327–340 (1972).</w:delText>
        </w:r>
      </w:del>
    </w:p>
    <w:p w14:paraId="655950FF" w14:textId="77777777" w:rsidR="00CF6956" w:rsidRDefault="00CF6956" w:rsidP="00CF6956">
      <w:pPr>
        <w:pStyle w:val="Bibliography"/>
        <w:rPr>
          <w:del w:id="1340" w:author="Monica Thom" w:date="2026-09-07T23:09:00Z" w16du:dateUtc="2026-09-08T03:09:00Z"/>
        </w:rPr>
      </w:pPr>
      <w:del w:id="1341" w:author="Monica Thom" w:date="2026-09-07T23:09:00Z" w16du:dateUtc="2026-09-08T03:09:00Z">
        <w:r>
          <w:delText xml:space="preserve">95. </w:delText>
        </w:r>
        <w:r>
          <w:tab/>
          <w:delText xml:space="preserve">Hatton, I. A., Heneghan, R. F., Bar-On, Y. M. &amp; Galbraith, E. D. The global ocean size spectrum from bacteria to whales. </w:delText>
        </w:r>
        <w:r>
          <w:rPr>
            <w:i/>
            <w:iCs/>
          </w:rPr>
          <w:delText>Science Advances</w:delText>
        </w:r>
        <w:r>
          <w:delText xml:space="preserve"> </w:delText>
        </w:r>
        <w:r>
          <w:rPr>
            <w:b/>
            <w:bCs/>
          </w:rPr>
          <w:delText>7</w:delText>
        </w:r>
        <w:r>
          <w:delText>, eabh3732 (2021).</w:delText>
        </w:r>
      </w:del>
    </w:p>
    <w:p w14:paraId="2E854232" w14:textId="77777777" w:rsidR="00CF6956" w:rsidRDefault="00CF6956" w:rsidP="00CF6956">
      <w:pPr>
        <w:pStyle w:val="Bibliography"/>
        <w:rPr>
          <w:del w:id="1342" w:author="Monica Thom" w:date="2026-09-07T23:09:00Z" w16du:dateUtc="2026-09-08T03:09:00Z"/>
        </w:rPr>
      </w:pPr>
      <w:del w:id="1343" w:author="Monica Thom" w:date="2026-09-07T23:09:00Z" w16du:dateUtc="2026-09-08T03:09:00Z">
        <w:r>
          <w:delText xml:space="preserve">96. </w:delText>
        </w:r>
        <w:r>
          <w:tab/>
          <w:delText xml:space="preserve">Kolding, J., Jacobsen, N. S., Andersen, K. H. &amp; van Zwieten, P. A. Maximizing fisheries yields while maintaining community structure. </w:delText>
        </w:r>
        <w:r>
          <w:rPr>
            <w:i/>
            <w:iCs/>
          </w:rPr>
          <w:delText>Canadian Journal of Fisheries and Aquatic Sciences</w:delText>
        </w:r>
        <w:r>
          <w:delText xml:space="preserve"> </w:delText>
        </w:r>
        <w:r>
          <w:rPr>
            <w:b/>
            <w:bCs/>
          </w:rPr>
          <w:delText>73</w:delText>
        </w:r>
        <w:r>
          <w:delText>, 644–655 (2016).</w:delText>
        </w:r>
      </w:del>
    </w:p>
    <w:p w14:paraId="49493FCC" w14:textId="77777777" w:rsidR="00CF6956" w:rsidRDefault="00CF6956" w:rsidP="00CF6956">
      <w:pPr>
        <w:pStyle w:val="Bibliography"/>
        <w:rPr>
          <w:del w:id="1344" w:author="Monica Thom" w:date="2026-09-07T23:09:00Z" w16du:dateUtc="2026-09-08T03:09:00Z"/>
        </w:rPr>
      </w:pPr>
      <w:del w:id="1345" w:author="Monica Thom" w:date="2026-09-07T23:09:00Z" w16du:dateUtc="2026-09-08T03:09:00Z">
        <w:r>
          <w:delText xml:space="preserve">97. </w:delText>
        </w:r>
        <w:r>
          <w:tab/>
          <w:delText xml:space="preserve">Pauly, D., Christensen, V., Dalsgaard, J., Froese, R. &amp; Torres Jr, F. Fishing down marine food webs. </w:delText>
        </w:r>
        <w:r>
          <w:rPr>
            <w:i/>
            <w:iCs/>
          </w:rPr>
          <w:delText>Science</w:delText>
        </w:r>
        <w:r>
          <w:delText xml:space="preserve"> </w:delText>
        </w:r>
        <w:r>
          <w:rPr>
            <w:b/>
            <w:bCs/>
          </w:rPr>
          <w:delText>279</w:delText>
        </w:r>
        <w:r>
          <w:delText>, 860–863 (1998).</w:delText>
        </w:r>
      </w:del>
    </w:p>
    <w:p w14:paraId="1A214177" w14:textId="77777777" w:rsidR="00CF6956" w:rsidRDefault="00CF6956" w:rsidP="00CF6956">
      <w:pPr>
        <w:pStyle w:val="Bibliography"/>
        <w:rPr>
          <w:del w:id="1346" w:author="Monica Thom" w:date="2026-09-07T23:09:00Z" w16du:dateUtc="2026-09-08T03:09:00Z"/>
        </w:rPr>
      </w:pPr>
      <w:del w:id="1347" w:author="Monica Thom" w:date="2026-09-07T23:09:00Z" w16du:dateUtc="2026-09-08T03:09:00Z">
        <w:r>
          <w:delText xml:space="preserve">98. </w:delText>
        </w:r>
        <w:r>
          <w:tab/>
          <w:delText xml:space="preserve">Baum, J. K. &amp; Worm, B. Cascading top-down effects of changing oceanic predator abundances. </w:delText>
        </w:r>
        <w:r>
          <w:rPr>
            <w:i/>
            <w:iCs/>
          </w:rPr>
          <w:delText>Journal of Animal Ecology</w:delText>
        </w:r>
        <w:r>
          <w:delText xml:space="preserve"> </w:delText>
        </w:r>
        <w:r>
          <w:rPr>
            <w:b/>
            <w:bCs/>
          </w:rPr>
          <w:delText>78</w:delText>
        </w:r>
        <w:r>
          <w:delText>, 699–714 (2009).</w:delText>
        </w:r>
      </w:del>
    </w:p>
    <w:p w14:paraId="08D9293B" w14:textId="77777777" w:rsidR="00CF6956" w:rsidRDefault="00CF6956" w:rsidP="00CF6956">
      <w:pPr>
        <w:pStyle w:val="Bibliography"/>
        <w:rPr>
          <w:del w:id="1348" w:author="Monica Thom" w:date="2026-09-07T23:09:00Z" w16du:dateUtc="2026-09-08T03:09:00Z"/>
        </w:rPr>
      </w:pPr>
      <w:del w:id="1349" w:author="Monica Thom" w:date="2026-09-07T23:09:00Z" w16du:dateUtc="2026-09-08T03:09:00Z">
        <w:r>
          <w:delText xml:space="preserve">99. </w:delText>
        </w:r>
        <w:r>
          <w:tab/>
          <w:delText xml:space="preserve">Shanafelt, D. W. &amp; Loreau, M. Stability trophic cascades in food chains. </w:delText>
        </w:r>
        <w:r>
          <w:rPr>
            <w:i/>
            <w:iCs/>
          </w:rPr>
          <w:delText>R Soc Open Sci.</w:delText>
        </w:r>
        <w:r>
          <w:delText xml:space="preserve"> </w:delText>
        </w:r>
        <w:r>
          <w:rPr>
            <w:b/>
            <w:bCs/>
          </w:rPr>
          <w:delText>5</w:delText>
        </w:r>
        <w:r>
          <w:delText>, 180995 (2018).</w:delText>
        </w:r>
      </w:del>
    </w:p>
    <w:p w14:paraId="0E0F7C5A" w14:textId="77777777" w:rsidR="00CF6956" w:rsidRDefault="00CF6956" w:rsidP="00CF6956">
      <w:pPr>
        <w:pStyle w:val="Bibliography"/>
        <w:rPr>
          <w:del w:id="1350" w:author="Monica Thom" w:date="2026-09-07T23:09:00Z" w16du:dateUtc="2026-09-08T03:09:00Z"/>
        </w:rPr>
      </w:pPr>
      <w:del w:id="1351" w:author="Monica Thom" w:date="2026-09-07T23:09:00Z" w16du:dateUtc="2026-09-08T03:09:00Z">
        <w:r>
          <w:delText xml:space="preserve">100. </w:delText>
        </w:r>
        <w:r>
          <w:tab/>
          <w:delText xml:space="preserve">Etnier, M. A. Reevaluating evidence of density-dependent growth in northern fur seals (Callorhinus ursinus) based on measurements of archived skeletal specimens. </w:delText>
        </w:r>
        <w:r>
          <w:rPr>
            <w:i/>
            <w:iCs/>
          </w:rPr>
          <w:delText>Canadian Journal of Fisheries and Aquatic Sciences</w:delText>
        </w:r>
        <w:r>
          <w:delText xml:space="preserve"> </w:delText>
        </w:r>
        <w:r>
          <w:rPr>
            <w:b/>
            <w:bCs/>
          </w:rPr>
          <w:delText>61</w:delText>
        </w:r>
        <w:r>
          <w:delText>, 1616–1626 (2004).</w:delText>
        </w:r>
      </w:del>
    </w:p>
    <w:p w14:paraId="032239DA" w14:textId="77777777" w:rsidR="00CF6956" w:rsidRDefault="00CF6956" w:rsidP="00CF6956">
      <w:pPr>
        <w:pStyle w:val="Bibliography"/>
        <w:rPr>
          <w:del w:id="1352" w:author="Monica Thom" w:date="2026-09-07T23:09:00Z" w16du:dateUtc="2026-09-08T03:09:00Z"/>
        </w:rPr>
      </w:pPr>
      <w:del w:id="1353" w:author="Monica Thom" w:date="2026-09-07T23:09:00Z" w16du:dateUtc="2026-09-08T03:09:00Z">
        <w:r>
          <w:delText xml:space="preserve">101. </w:delText>
        </w:r>
        <w:r>
          <w:tab/>
          <w:delText xml:space="preserve">Sethi, S. A., Branch, T. A. &amp; Watson, R. Global fishery development patterns are driven by profit but not trophic level. </w:delText>
        </w:r>
        <w:r>
          <w:rPr>
            <w:i/>
            <w:iCs/>
          </w:rPr>
          <w:delText>Proceedings of the National Academy of Sciences</w:delText>
        </w:r>
        <w:r>
          <w:delText xml:space="preserve"> </w:delText>
        </w:r>
        <w:r>
          <w:rPr>
            <w:b/>
            <w:bCs/>
          </w:rPr>
          <w:delText>107</w:delText>
        </w:r>
        <w:r>
          <w:delText>, 12163–12167 (2010).</w:delText>
        </w:r>
      </w:del>
    </w:p>
    <w:p w14:paraId="531219AA" w14:textId="77777777" w:rsidR="00CF6956" w:rsidRDefault="00CF6956" w:rsidP="00CF6956">
      <w:pPr>
        <w:pStyle w:val="Bibliography"/>
        <w:rPr>
          <w:del w:id="1354" w:author="Monica Thom" w:date="2026-09-07T23:09:00Z" w16du:dateUtc="2026-09-08T03:09:00Z"/>
        </w:rPr>
      </w:pPr>
      <w:del w:id="1355" w:author="Monica Thom" w:date="2026-09-07T23:09:00Z" w16du:dateUtc="2026-09-08T03:09:00Z">
        <w:r>
          <w:delText xml:space="preserve">102. </w:delText>
        </w:r>
        <w:r>
          <w:tab/>
          <w:delText xml:space="preserve">Watson, R. A. A database of global marine commercial, small-scale, illegal and unreported fisheries catch 1950–2014. </w:delText>
        </w:r>
        <w:r>
          <w:rPr>
            <w:i/>
            <w:iCs/>
          </w:rPr>
          <w:delText>Scientific Data</w:delText>
        </w:r>
        <w:r>
          <w:delText xml:space="preserve"> </w:delText>
        </w:r>
        <w:r>
          <w:rPr>
            <w:b/>
            <w:bCs/>
          </w:rPr>
          <w:delText>4</w:delText>
        </w:r>
        <w:r>
          <w:delText>, 1–9 (2017).</w:delText>
        </w:r>
      </w:del>
    </w:p>
    <w:p w14:paraId="786F74CF" w14:textId="77777777" w:rsidR="00CF6956" w:rsidRDefault="00CF6956" w:rsidP="00CF6956">
      <w:pPr>
        <w:pStyle w:val="Bibliography"/>
        <w:rPr>
          <w:del w:id="1356" w:author="Monica Thom" w:date="2026-09-07T23:09:00Z" w16du:dateUtc="2026-09-08T03:09:00Z"/>
        </w:rPr>
      </w:pPr>
      <w:del w:id="1357" w:author="Monica Thom" w:date="2026-09-07T23:09:00Z" w16du:dateUtc="2026-09-08T03:09:00Z">
        <w:r>
          <w:delText xml:space="preserve">103. </w:delText>
        </w:r>
        <w:r>
          <w:tab/>
          <w:delText xml:space="preserve">Frank, K. T., Petrie, B., Choi, J. S. &amp; Leggett, W. C. Trophic cascades in a formerly cod-dominated ecosystem. </w:delText>
        </w:r>
        <w:r>
          <w:rPr>
            <w:i/>
            <w:iCs/>
          </w:rPr>
          <w:delText>Science</w:delText>
        </w:r>
        <w:r>
          <w:delText xml:space="preserve"> </w:delText>
        </w:r>
        <w:r>
          <w:rPr>
            <w:b/>
            <w:bCs/>
          </w:rPr>
          <w:delText>308</w:delText>
        </w:r>
        <w:r>
          <w:delText>, 1621–1623 (2005).</w:delText>
        </w:r>
      </w:del>
    </w:p>
    <w:p w14:paraId="66E1292D" w14:textId="77777777" w:rsidR="00CF6956" w:rsidRDefault="00CF6956" w:rsidP="00CF6956">
      <w:pPr>
        <w:pStyle w:val="Bibliography"/>
        <w:rPr>
          <w:del w:id="1358" w:author="Monica Thom" w:date="2026-09-07T23:09:00Z" w16du:dateUtc="2026-09-08T03:09:00Z"/>
        </w:rPr>
      </w:pPr>
      <w:del w:id="1359" w:author="Monica Thom" w:date="2026-09-07T23:09:00Z" w16du:dateUtc="2026-09-08T03:09:00Z">
        <w:r>
          <w:delText xml:space="preserve">104. </w:delText>
        </w:r>
        <w:r>
          <w:tab/>
          <w:delText xml:space="preserve">Gaines, S. D. </w:delText>
        </w:r>
        <w:r>
          <w:rPr>
            <w:i/>
            <w:iCs/>
          </w:rPr>
          <w:delText>et al.</w:delText>
        </w:r>
        <w:r>
          <w:delText xml:space="preserve"> Improved fisheries management could offset many negative effects of climate change. </w:delText>
        </w:r>
        <w:r>
          <w:rPr>
            <w:i/>
            <w:iCs/>
          </w:rPr>
          <w:delText>Science advances</w:delText>
        </w:r>
        <w:r>
          <w:delText xml:space="preserve"> </w:delText>
        </w:r>
        <w:r>
          <w:rPr>
            <w:b/>
            <w:bCs/>
          </w:rPr>
          <w:delText>4</w:delText>
        </w:r>
        <w:r>
          <w:delText>, eaao1378 (2018).</w:delText>
        </w:r>
      </w:del>
    </w:p>
    <w:p w14:paraId="66F5867A" w14:textId="77777777" w:rsidR="00CF6956" w:rsidRDefault="00CF6956" w:rsidP="00CF6956">
      <w:pPr>
        <w:pStyle w:val="Bibliography"/>
        <w:rPr>
          <w:del w:id="1360" w:author="Monica Thom" w:date="2026-09-07T23:09:00Z" w16du:dateUtc="2026-09-08T03:09:00Z"/>
        </w:rPr>
      </w:pPr>
      <w:del w:id="1361" w:author="Monica Thom" w:date="2026-09-07T23:09:00Z" w16du:dateUtc="2026-09-08T03:09:00Z">
        <w:r>
          <w:lastRenderedPageBreak/>
          <w:delText xml:space="preserve">105. </w:delText>
        </w:r>
        <w:r>
          <w:tab/>
          <w:delText xml:space="preserve">Yin, J. </w:delText>
        </w:r>
        <w:r>
          <w:rPr>
            <w:i/>
            <w:iCs/>
          </w:rPr>
          <w:delText>et al.</w:delText>
        </w:r>
        <w:r>
          <w:delText xml:space="preserve"> Potential impacts of ocean warming on the trophic control of a threatened marine ecosystem. </w:delText>
        </w:r>
        <w:r>
          <w:rPr>
            <w:i/>
            <w:iCs/>
          </w:rPr>
          <w:delText>Progress in Oceanography</w:delText>
        </w:r>
        <w:r>
          <w:delText xml:space="preserve"> </w:delText>
        </w:r>
        <w:r>
          <w:rPr>
            <w:b/>
            <w:bCs/>
          </w:rPr>
          <w:delText>211</w:delText>
        </w:r>
        <w:r>
          <w:delText>, 102976 (2023).</w:delText>
        </w:r>
      </w:del>
    </w:p>
    <w:p w14:paraId="7434DC12" w14:textId="77777777" w:rsidR="00CF6956" w:rsidRDefault="00CF6956" w:rsidP="00CF6956">
      <w:pPr>
        <w:pStyle w:val="Bibliography"/>
        <w:rPr>
          <w:del w:id="1362" w:author="Monica Thom" w:date="2026-09-07T23:09:00Z" w16du:dateUtc="2026-09-08T03:09:00Z"/>
        </w:rPr>
      </w:pPr>
      <w:del w:id="1363" w:author="Monica Thom" w:date="2026-09-07T23:09:00Z" w16du:dateUtc="2026-09-08T03:09:00Z">
        <w:r>
          <w:delText xml:space="preserve">106. </w:delText>
        </w:r>
        <w:r>
          <w:tab/>
          <w:delText xml:space="preserve">Golden, C. D. </w:delText>
        </w:r>
        <w:r>
          <w:rPr>
            <w:i/>
            <w:iCs/>
          </w:rPr>
          <w:delText>et al.</w:delText>
        </w:r>
        <w:r>
          <w:delText xml:space="preserve"> Nutrition: Fall in fish catch threatens human health. </w:delText>
        </w:r>
        <w:r>
          <w:rPr>
            <w:i/>
            <w:iCs/>
          </w:rPr>
          <w:delText>Nature</w:delText>
        </w:r>
        <w:r>
          <w:delText xml:space="preserve"> </w:delText>
        </w:r>
        <w:r>
          <w:rPr>
            <w:b/>
            <w:bCs/>
          </w:rPr>
          <w:delText>534</w:delText>
        </w:r>
        <w:r>
          <w:delText>, 317–320 (2016).</w:delText>
        </w:r>
      </w:del>
    </w:p>
    <w:p w14:paraId="2AEB9201" w14:textId="77777777" w:rsidR="00CF6956" w:rsidRDefault="00CF6956" w:rsidP="00CF6956">
      <w:pPr>
        <w:pStyle w:val="Bibliography"/>
        <w:rPr>
          <w:del w:id="1364" w:author="Monica Thom" w:date="2026-09-07T23:09:00Z" w16du:dateUtc="2026-09-08T03:09:00Z"/>
        </w:rPr>
      </w:pPr>
      <w:del w:id="1365" w:author="Monica Thom" w:date="2026-09-07T23:09:00Z" w16du:dateUtc="2026-09-08T03:09:00Z">
        <w:r>
          <w:delText xml:space="preserve">107. </w:delText>
        </w:r>
        <w:r>
          <w:tab/>
          <w:delText xml:space="preserve">Judah, A. B. </w:delText>
        </w:r>
        <w:r>
          <w:rPr>
            <w:i/>
            <w:iCs/>
          </w:rPr>
          <w:delText>et al.</w:delText>
        </w:r>
        <w:r>
          <w:delText xml:space="preserve"> Deep-sea mining risks for sharks, rays, and chimaeras. </w:delText>
        </w:r>
        <w:r>
          <w:rPr>
            <w:i/>
            <w:iCs/>
          </w:rPr>
          <w:delText>Current Biology</w:delText>
        </w:r>
        <w:r>
          <w:delText xml:space="preserve"> </w:delText>
        </w:r>
        <w:r>
          <w:rPr>
            <w:b/>
            <w:bCs/>
          </w:rPr>
          <w:delText>35</w:delText>
        </w:r>
        <w:r>
          <w:delText>, 5353–5362 (2025).</w:delText>
        </w:r>
      </w:del>
    </w:p>
    <w:p w14:paraId="2A4D06C2" w14:textId="77777777" w:rsidR="00CF6956" w:rsidRDefault="00CF6956" w:rsidP="00CF6956">
      <w:pPr>
        <w:pStyle w:val="Bibliography"/>
        <w:rPr>
          <w:del w:id="1366" w:author="Monica Thom" w:date="2026-09-07T23:09:00Z" w16du:dateUtc="2026-09-08T03:09:00Z"/>
        </w:rPr>
      </w:pPr>
      <w:del w:id="1367" w:author="Monica Thom" w:date="2026-09-07T23:09:00Z" w16du:dateUtc="2026-09-08T03:09:00Z">
        <w:r>
          <w:delText xml:space="preserve">108. </w:delText>
        </w:r>
        <w:r>
          <w:tab/>
          <w:delText xml:space="preserve">Bowlby, H. D., Hammerschlag, N., Irion, D. T. &amp; Gennari, E. How continuing mortality affects recovery potential for prohibited sharks: the case of white sharks in South Africa. </w:delText>
        </w:r>
        <w:r>
          <w:rPr>
            <w:i/>
            <w:iCs/>
          </w:rPr>
          <w:delText>Frontiers in Conservation Science</w:delText>
        </w:r>
        <w:r>
          <w:delText xml:space="preserve"> </w:delText>
        </w:r>
        <w:r>
          <w:rPr>
            <w:b/>
            <w:bCs/>
          </w:rPr>
          <w:delText>3</w:delText>
        </w:r>
        <w:r>
          <w:delText>, 988693 (2022).</w:delText>
        </w:r>
      </w:del>
    </w:p>
    <w:p w14:paraId="68090482" w14:textId="77777777" w:rsidR="00CF6956" w:rsidRDefault="00CF6956" w:rsidP="00CF6956">
      <w:pPr>
        <w:pStyle w:val="Bibliography"/>
        <w:rPr>
          <w:del w:id="1368" w:author="Monica Thom" w:date="2026-09-07T23:09:00Z" w16du:dateUtc="2026-09-08T03:09:00Z"/>
        </w:rPr>
      </w:pPr>
      <w:del w:id="1369" w:author="Monica Thom" w:date="2026-09-07T23:09:00Z" w16du:dateUtc="2026-09-08T03:09:00Z">
        <w:r>
          <w:delText xml:space="preserve">109. </w:delText>
        </w:r>
        <w:r>
          <w:tab/>
          <w:delText xml:space="preserve">Christensen, V. </w:delText>
        </w:r>
        <w:r>
          <w:rPr>
            <w:i/>
            <w:iCs/>
          </w:rPr>
          <w:delText>et al.</w:delText>
        </w:r>
        <w:r>
          <w:delText xml:space="preserve"> A century of fish biomass decline in the ocean. </w:delText>
        </w:r>
        <w:r>
          <w:rPr>
            <w:i/>
            <w:iCs/>
          </w:rPr>
          <w:delText>Marine ecology progress series</w:delText>
        </w:r>
        <w:r>
          <w:delText xml:space="preserve"> </w:delText>
        </w:r>
        <w:r>
          <w:rPr>
            <w:b/>
            <w:bCs/>
          </w:rPr>
          <w:delText>512</w:delText>
        </w:r>
        <w:r>
          <w:delText>, 155–166 (2014).</w:delText>
        </w:r>
      </w:del>
    </w:p>
    <w:p w14:paraId="3CFEECBB" w14:textId="77777777" w:rsidR="00CF6956" w:rsidRDefault="00CF6956" w:rsidP="00CF6956">
      <w:pPr>
        <w:pStyle w:val="Bibliography"/>
        <w:rPr>
          <w:del w:id="1370" w:author="Monica Thom" w:date="2026-09-07T23:09:00Z" w16du:dateUtc="2026-09-08T03:09:00Z"/>
        </w:rPr>
      </w:pPr>
      <w:del w:id="1371" w:author="Monica Thom" w:date="2026-09-07T23:09:00Z" w16du:dateUtc="2026-09-08T03:09:00Z">
        <w:r>
          <w:delText xml:space="preserve">110. </w:delText>
        </w:r>
        <w:r>
          <w:tab/>
          <w:delText xml:space="preserve">Kolding, J., Bundy, A., van Zwieten, P. A. &amp; Plank, M. J. Fisheries, the inverted food pyramid. </w:delText>
        </w:r>
        <w:r>
          <w:rPr>
            <w:i/>
            <w:iCs/>
          </w:rPr>
          <w:delText>ICES Journal of Marine Science</w:delText>
        </w:r>
        <w:r>
          <w:delText xml:space="preserve"> </w:delText>
        </w:r>
        <w:r>
          <w:rPr>
            <w:b/>
            <w:bCs/>
          </w:rPr>
          <w:delText>73</w:delText>
        </w:r>
        <w:r>
          <w:delText>, 1697–1713 (2016).</w:delText>
        </w:r>
      </w:del>
    </w:p>
    <w:p w14:paraId="1ACCA54B" w14:textId="77777777" w:rsidR="00CF6956" w:rsidRDefault="00CF6956" w:rsidP="00CF6956">
      <w:pPr>
        <w:pStyle w:val="Bibliography"/>
        <w:rPr>
          <w:del w:id="1372" w:author="Monica Thom" w:date="2026-09-07T23:09:00Z" w16du:dateUtc="2026-09-08T03:09:00Z"/>
        </w:rPr>
      </w:pPr>
      <w:del w:id="1373" w:author="Monica Thom" w:date="2026-09-07T23:09:00Z" w16du:dateUtc="2026-09-08T03:09:00Z">
        <w:r>
          <w:delText xml:space="preserve">111. </w:delText>
        </w:r>
        <w:r>
          <w:tab/>
          <w:delText xml:space="preserve">Hilborn, R. </w:delText>
        </w:r>
        <w:r>
          <w:rPr>
            <w:i/>
            <w:iCs/>
          </w:rPr>
          <w:delText>et al.</w:delText>
        </w:r>
        <w:r>
          <w:delText xml:space="preserve"> Global status of groundfish stocks. </w:delText>
        </w:r>
        <w:r>
          <w:rPr>
            <w:i/>
            <w:iCs/>
          </w:rPr>
          <w:delText>Fish and Fisheries</w:delText>
        </w:r>
        <w:r>
          <w:delText xml:space="preserve"> </w:delText>
        </w:r>
        <w:r>
          <w:rPr>
            <w:b/>
            <w:bCs/>
          </w:rPr>
          <w:delText>22</w:delText>
        </w:r>
        <w:r>
          <w:delText>, 911–928 (2021).</w:delText>
        </w:r>
      </w:del>
    </w:p>
    <w:p w14:paraId="37EDDC2E" w14:textId="77777777" w:rsidR="00CF6956" w:rsidRDefault="00CF6956" w:rsidP="00CF6956">
      <w:pPr>
        <w:pStyle w:val="Bibliography"/>
        <w:rPr>
          <w:del w:id="1374" w:author="Monica Thom" w:date="2026-09-07T23:09:00Z" w16du:dateUtc="2026-09-08T03:09:00Z"/>
        </w:rPr>
      </w:pPr>
      <w:del w:id="1375" w:author="Monica Thom" w:date="2026-09-07T23:09:00Z" w16du:dateUtc="2026-09-08T03:09:00Z">
        <w:r>
          <w:delText xml:space="preserve">112. </w:delText>
        </w:r>
        <w:r>
          <w:tab/>
          <w:delText xml:space="preserve">Pons, M. </w:delText>
        </w:r>
        <w:r>
          <w:rPr>
            <w:i/>
            <w:iCs/>
          </w:rPr>
          <w:delText>et al.</w:delText>
        </w:r>
        <w:r>
          <w:delText xml:space="preserve"> Effects of biological, economic and management factors on tuna and billfish stock status. </w:delText>
        </w:r>
        <w:r>
          <w:rPr>
            <w:i/>
            <w:iCs/>
          </w:rPr>
          <w:delText>Fish and Fisheries</w:delText>
        </w:r>
        <w:r>
          <w:delText xml:space="preserve"> </w:delText>
        </w:r>
        <w:r>
          <w:rPr>
            <w:b/>
            <w:bCs/>
          </w:rPr>
          <w:delText>18</w:delText>
        </w:r>
        <w:r>
          <w:delText>, 1–21 (2017).</w:delText>
        </w:r>
      </w:del>
    </w:p>
    <w:p w14:paraId="3B249173" w14:textId="77777777" w:rsidR="00CF6956" w:rsidRDefault="00CF6956" w:rsidP="00CF6956">
      <w:pPr>
        <w:pStyle w:val="Bibliography"/>
        <w:rPr>
          <w:del w:id="1376" w:author="Monica Thom" w:date="2026-09-07T23:09:00Z" w16du:dateUtc="2026-09-08T03:09:00Z"/>
        </w:rPr>
      </w:pPr>
      <w:del w:id="1377" w:author="Monica Thom" w:date="2026-09-07T23:09:00Z" w16du:dateUtc="2026-09-08T03:09:00Z">
        <w:r>
          <w:delText xml:space="preserve">113. </w:delText>
        </w:r>
        <w:r>
          <w:tab/>
          <w:delText xml:space="preserve">Juan-Jordá, M. J., Mosqueira, I., Cooper, A. B., Freire, J. &amp; Dulvy, N. K. Global population trajectories of tunas and their relatives. </w:delText>
        </w:r>
        <w:r>
          <w:rPr>
            <w:i/>
            <w:iCs/>
          </w:rPr>
          <w:delText>Proceedings of the National Academy of Sciences</w:delText>
        </w:r>
        <w:r>
          <w:delText xml:space="preserve"> </w:delText>
        </w:r>
        <w:r>
          <w:rPr>
            <w:b/>
            <w:bCs/>
          </w:rPr>
          <w:delText>108</w:delText>
        </w:r>
        <w:r>
          <w:delText>, 20650–20655 (2011).</w:delText>
        </w:r>
      </w:del>
    </w:p>
    <w:p w14:paraId="04ECC039" w14:textId="77777777" w:rsidR="00CF6956" w:rsidRDefault="00CF6956" w:rsidP="00CF6956">
      <w:pPr>
        <w:pStyle w:val="Bibliography"/>
        <w:rPr>
          <w:del w:id="1378" w:author="Monica Thom" w:date="2026-09-07T23:09:00Z" w16du:dateUtc="2026-09-08T03:09:00Z"/>
        </w:rPr>
      </w:pPr>
      <w:del w:id="1379" w:author="Monica Thom" w:date="2026-09-07T23:09:00Z" w16du:dateUtc="2026-09-08T03:09:00Z">
        <w:r>
          <w:delText xml:space="preserve">114. </w:delText>
        </w:r>
        <w:r>
          <w:tab/>
          <w:delText xml:space="preserve">Duggins, D. O., Simenstad, C. &amp; Estes, J. A. Magnification of secondary production by kelp detritus in coastal marine ecosystems. </w:delText>
        </w:r>
        <w:r>
          <w:rPr>
            <w:i/>
            <w:iCs/>
          </w:rPr>
          <w:delText>Science</w:delText>
        </w:r>
        <w:r>
          <w:delText xml:space="preserve"> </w:delText>
        </w:r>
        <w:r>
          <w:rPr>
            <w:b/>
            <w:bCs/>
          </w:rPr>
          <w:delText>245</w:delText>
        </w:r>
        <w:r>
          <w:delText>, 170–173 (1989).</w:delText>
        </w:r>
      </w:del>
    </w:p>
    <w:p w14:paraId="0996FD36" w14:textId="77777777" w:rsidR="00CF6956" w:rsidRDefault="00CF6956" w:rsidP="00CF6956">
      <w:pPr>
        <w:pStyle w:val="Bibliography"/>
        <w:rPr>
          <w:del w:id="1380" w:author="Monica Thom" w:date="2026-09-07T23:09:00Z" w16du:dateUtc="2026-09-08T03:09:00Z"/>
        </w:rPr>
      </w:pPr>
      <w:del w:id="1381" w:author="Monica Thom" w:date="2026-09-07T23:09:00Z" w16du:dateUtc="2026-09-08T03:09:00Z">
        <w:r>
          <w:delText xml:space="preserve">115. </w:delText>
        </w:r>
        <w:r>
          <w:tab/>
          <w:delText xml:space="preserve">Steneck, R. S., Vavrinec, J. &amp; Leland, A. V. Accelerating trophic-level dysfunction in kelp forest ecosystems of the western North Atlantic. </w:delText>
        </w:r>
        <w:r>
          <w:rPr>
            <w:i/>
            <w:iCs/>
          </w:rPr>
          <w:delText>Ecosystems</w:delText>
        </w:r>
        <w:r>
          <w:delText xml:space="preserve"> </w:delText>
        </w:r>
        <w:r>
          <w:rPr>
            <w:b/>
            <w:bCs/>
          </w:rPr>
          <w:delText>7</w:delText>
        </w:r>
        <w:r>
          <w:delText>, 323–332 (2004).</w:delText>
        </w:r>
      </w:del>
    </w:p>
    <w:p w14:paraId="007CC46E" w14:textId="77777777" w:rsidR="00CF6956" w:rsidRDefault="00CF6956" w:rsidP="00CF6956">
      <w:pPr>
        <w:pStyle w:val="Bibliography"/>
        <w:rPr>
          <w:del w:id="1382" w:author="Monica Thom" w:date="2026-09-07T23:09:00Z" w16du:dateUtc="2026-09-08T03:09:00Z"/>
        </w:rPr>
      </w:pPr>
      <w:del w:id="1383" w:author="Monica Thom" w:date="2026-09-07T23:09:00Z" w16du:dateUtc="2026-09-08T03:09:00Z">
        <w:r>
          <w:delText xml:space="preserve">116. </w:delText>
        </w:r>
        <w:r>
          <w:tab/>
          <w:delText>Worm, B. &amp; Myers, R. A. Meta</w:delText>
        </w:r>
        <w:r>
          <w:rPr>
            <w:rFonts w:ascii="Cambria Math" w:hAnsi="Cambria Math" w:cs="Cambria Math"/>
          </w:rPr>
          <w:delText>‐</w:delText>
        </w:r>
        <w:r>
          <w:delText>analysis of cod–shrimp interactions reveals top</w:delText>
        </w:r>
        <w:r>
          <w:rPr>
            <w:rFonts w:ascii="Cambria Math" w:hAnsi="Cambria Math" w:cs="Cambria Math"/>
          </w:rPr>
          <w:delText>‐</w:delText>
        </w:r>
        <w:r>
          <w:delText xml:space="preserve">down control in oceanic food webs. </w:delText>
        </w:r>
        <w:r>
          <w:rPr>
            <w:i/>
            <w:iCs/>
          </w:rPr>
          <w:delText>Ecology</w:delText>
        </w:r>
        <w:r>
          <w:delText xml:space="preserve"> </w:delText>
        </w:r>
        <w:r>
          <w:rPr>
            <w:b/>
            <w:bCs/>
          </w:rPr>
          <w:delText>84</w:delText>
        </w:r>
        <w:r>
          <w:delText>, 162–173 (2003).</w:delText>
        </w:r>
      </w:del>
    </w:p>
    <w:p w14:paraId="4D887232" w14:textId="77777777" w:rsidR="00CF6956" w:rsidRDefault="00CF6956" w:rsidP="00CF6956">
      <w:pPr>
        <w:pStyle w:val="Bibliography"/>
        <w:rPr>
          <w:del w:id="1384" w:author="Monica Thom" w:date="2026-09-07T23:09:00Z" w16du:dateUtc="2026-09-08T03:09:00Z"/>
        </w:rPr>
      </w:pPr>
      <w:del w:id="1385" w:author="Monica Thom" w:date="2026-09-07T23:09:00Z" w16du:dateUtc="2026-09-08T03:09:00Z">
        <w:r>
          <w:lastRenderedPageBreak/>
          <w:delText xml:space="preserve">117. </w:delText>
        </w:r>
        <w:r>
          <w:tab/>
          <w:delText xml:space="preserve">Myers, R. A., Baum, J. K., Shepherd, T. D., Powers, S. P. &amp; Peterson, C. H. Cascading effects of the loss of apex predatory sharks from a coastal ocean. </w:delText>
        </w:r>
        <w:r>
          <w:rPr>
            <w:i/>
            <w:iCs/>
          </w:rPr>
          <w:delText>Science</w:delText>
        </w:r>
        <w:r>
          <w:delText xml:space="preserve"> </w:delText>
        </w:r>
        <w:r>
          <w:rPr>
            <w:b/>
            <w:bCs/>
          </w:rPr>
          <w:delText>315</w:delText>
        </w:r>
        <w:r>
          <w:delText>, 1846–1850 (2007).</w:delText>
        </w:r>
      </w:del>
    </w:p>
    <w:p w14:paraId="0691D7E3" w14:textId="77777777" w:rsidR="00CF6956" w:rsidRDefault="00CF6956" w:rsidP="00CF6956">
      <w:pPr>
        <w:pStyle w:val="Bibliography"/>
        <w:rPr>
          <w:del w:id="1386" w:author="Monica Thom" w:date="2026-09-07T23:09:00Z" w16du:dateUtc="2026-09-08T03:09:00Z"/>
        </w:rPr>
      </w:pPr>
      <w:del w:id="1387" w:author="Monica Thom" w:date="2026-09-07T23:09:00Z" w16du:dateUtc="2026-09-08T03:09:00Z">
        <w:r>
          <w:delText xml:space="preserve">118. </w:delText>
        </w:r>
        <w:r>
          <w:tab/>
          <w:delText xml:space="preserve">Bell, J. J., Bennett, H. M., Rovellini, A. &amp; Webster, N. S. Sponges to be winners under near-future climate scenarios. </w:delText>
        </w:r>
        <w:r>
          <w:rPr>
            <w:i/>
            <w:iCs/>
          </w:rPr>
          <w:delText>Bioscience</w:delText>
        </w:r>
        <w:r>
          <w:delText xml:space="preserve"> </w:delText>
        </w:r>
        <w:r>
          <w:rPr>
            <w:b/>
            <w:bCs/>
          </w:rPr>
          <w:delText>68</w:delText>
        </w:r>
        <w:r>
          <w:delText>, 955–968 (2018).</w:delText>
        </w:r>
      </w:del>
    </w:p>
    <w:p w14:paraId="2413D7BD" w14:textId="77777777" w:rsidR="00CF6956" w:rsidRDefault="00CF6956" w:rsidP="00CF6956">
      <w:pPr>
        <w:pStyle w:val="Bibliography"/>
        <w:rPr>
          <w:del w:id="1388" w:author="Monica Thom" w:date="2026-09-07T23:09:00Z" w16du:dateUtc="2026-09-08T03:09:00Z"/>
        </w:rPr>
      </w:pPr>
      <w:del w:id="1389" w:author="Monica Thom" w:date="2026-09-07T23:09:00Z" w16du:dateUtc="2026-09-08T03:09:00Z">
        <w:r>
          <w:delText xml:space="preserve">119. </w:delText>
        </w:r>
        <w:r>
          <w:tab/>
          <w:delText xml:space="preserve">Gregg, W. W., Rousseaux, C. S. &amp; Franz, B. A. Global trends in ocean phytoplankton: a new assessment using revised ocean colour data. </w:delText>
        </w:r>
        <w:r>
          <w:rPr>
            <w:i/>
            <w:iCs/>
          </w:rPr>
          <w:delText>Remote Sensing Letters</w:delText>
        </w:r>
        <w:r>
          <w:delText xml:space="preserve"> </w:delText>
        </w:r>
        <w:r>
          <w:rPr>
            <w:b/>
            <w:bCs/>
          </w:rPr>
          <w:delText>8</w:delText>
        </w:r>
        <w:r>
          <w:delText>, 1102–1111 (2017).</w:delText>
        </w:r>
      </w:del>
    </w:p>
    <w:p w14:paraId="284830F3" w14:textId="77777777" w:rsidR="00CF6956" w:rsidRDefault="00CF6956" w:rsidP="00CF6956">
      <w:pPr>
        <w:pStyle w:val="Bibliography"/>
        <w:rPr>
          <w:del w:id="1390" w:author="Monica Thom" w:date="2026-09-07T23:09:00Z" w16du:dateUtc="2026-09-08T03:09:00Z"/>
        </w:rPr>
      </w:pPr>
      <w:del w:id="1391" w:author="Monica Thom" w:date="2026-09-07T23:09:00Z" w16du:dateUtc="2026-09-08T03:09:00Z">
        <w:r>
          <w:delText xml:space="preserve">120. </w:delText>
        </w:r>
        <w:r>
          <w:tab/>
          <w:delText xml:space="preserve">Gregg, W. W. &amp; Rousseaux, C. S. Decadal trends in global pelagic ocean chlorophyll: A new assessment integrating multiple satellites, in situ data, and models. </w:delText>
        </w:r>
        <w:r>
          <w:rPr>
            <w:i/>
            <w:iCs/>
          </w:rPr>
          <w:delText>Journal of Geophysical Research: Oceans</w:delText>
        </w:r>
        <w:r>
          <w:delText xml:space="preserve"> </w:delText>
        </w:r>
        <w:r>
          <w:rPr>
            <w:b/>
            <w:bCs/>
          </w:rPr>
          <w:delText>119</w:delText>
        </w:r>
        <w:r>
          <w:delText>, 5921–5933 (2014).</w:delText>
        </w:r>
      </w:del>
    </w:p>
    <w:p w14:paraId="748A9219" w14:textId="77777777" w:rsidR="00CF6956" w:rsidRDefault="00CF6956" w:rsidP="00CF6956">
      <w:pPr>
        <w:pStyle w:val="Bibliography"/>
        <w:rPr>
          <w:del w:id="1392" w:author="Monica Thom" w:date="2026-09-07T23:09:00Z" w16du:dateUtc="2026-09-08T03:09:00Z"/>
        </w:rPr>
      </w:pPr>
      <w:del w:id="1393" w:author="Monica Thom" w:date="2026-09-07T23:09:00Z" w16du:dateUtc="2026-09-08T03:09:00Z">
        <w:r>
          <w:delText xml:space="preserve">121. </w:delText>
        </w:r>
        <w:r>
          <w:tab/>
          <w:delText xml:space="preserve">Laufkötter, C., Vogt, M. &amp; Gruber, N. Long-term trends in ocean plankton production and particle export between 1960–2006. </w:delText>
        </w:r>
        <w:r>
          <w:rPr>
            <w:i/>
            <w:iCs/>
          </w:rPr>
          <w:delText>Biogeosciences</w:delText>
        </w:r>
        <w:r>
          <w:delText xml:space="preserve"> </w:delText>
        </w:r>
        <w:r>
          <w:rPr>
            <w:b/>
            <w:bCs/>
          </w:rPr>
          <w:delText>10</w:delText>
        </w:r>
        <w:r>
          <w:delText>, 7373–7393 (2013).</w:delText>
        </w:r>
      </w:del>
    </w:p>
    <w:p w14:paraId="0313AF4A" w14:textId="77777777" w:rsidR="00CF6956" w:rsidRDefault="00CF6956" w:rsidP="00CF6956">
      <w:pPr>
        <w:pStyle w:val="Bibliography"/>
        <w:rPr>
          <w:del w:id="1394" w:author="Monica Thom" w:date="2026-09-07T23:09:00Z" w16du:dateUtc="2026-09-08T03:09:00Z"/>
        </w:rPr>
      </w:pPr>
      <w:del w:id="1395" w:author="Monica Thom" w:date="2026-09-07T23:09:00Z" w16du:dateUtc="2026-09-08T03:09:00Z">
        <w:r>
          <w:delText xml:space="preserve">122. </w:delText>
        </w:r>
        <w:r>
          <w:tab/>
          <w:delText>Behrenfeld, M. J. &amp; Falkowski, P. G. Photosynthetic rates derived from satellite</w:delText>
        </w:r>
        <w:r>
          <w:rPr>
            <w:rFonts w:ascii="Cambria Math" w:hAnsi="Cambria Math" w:cs="Cambria Math"/>
          </w:rPr>
          <w:delText>‐</w:delText>
        </w:r>
        <w:r>
          <w:delText xml:space="preserve">based chlorophyll concentration. </w:delText>
        </w:r>
        <w:r>
          <w:rPr>
            <w:i/>
            <w:iCs/>
          </w:rPr>
          <w:delText>Limnology and oceanography</w:delText>
        </w:r>
        <w:r>
          <w:delText xml:space="preserve"> </w:delText>
        </w:r>
        <w:r>
          <w:rPr>
            <w:b/>
            <w:bCs/>
          </w:rPr>
          <w:delText>42</w:delText>
        </w:r>
        <w:r>
          <w:delText>, 1–20 (1997).</w:delText>
        </w:r>
      </w:del>
    </w:p>
    <w:p w14:paraId="25385412" w14:textId="77777777" w:rsidR="00CF6956" w:rsidRDefault="00CF6956" w:rsidP="00CF6956">
      <w:pPr>
        <w:pStyle w:val="Bibliography"/>
        <w:rPr>
          <w:del w:id="1396" w:author="Monica Thom" w:date="2026-09-07T23:09:00Z" w16du:dateUtc="2026-09-08T03:09:00Z"/>
        </w:rPr>
      </w:pPr>
      <w:del w:id="1397" w:author="Monica Thom" w:date="2026-09-07T23:09:00Z" w16du:dateUtc="2026-09-08T03:09:00Z">
        <w:r>
          <w:delText xml:space="preserve">123. </w:delText>
        </w:r>
        <w:r>
          <w:tab/>
          <w:delText xml:space="preserve">Purvis, A. </w:delText>
        </w:r>
        <w:r>
          <w:rPr>
            <w:i/>
            <w:iCs/>
          </w:rPr>
          <w:delText>et al.</w:delText>
        </w:r>
        <w:r>
          <w:delText xml:space="preserve"> The Global Assessment Report on Biodiversity and Ecosystem Services: Chapter 2.2 Status and Trends–Nature. </w:delText>
        </w:r>
        <w:r>
          <w:rPr>
            <w:i/>
            <w:iCs/>
          </w:rPr>
          <w:delText>Zenodo</w:delText>
        </w:r>
        <w:r>
          <w:delText xml:space="preserve"> (2019).</w:delText>
        </w:r>
      </w:del>
    </w:p>
    <w:p w14:paraId="7CFDF421" w14:textId="77777777" w:rsidR="00CF6956" w:rsidRDefault="00CF6956" w:rsidP="00CF6956">
      <w:pPr>
        <w:pStyle w:val="Bibliography"/>
        <w:rPr>
          <w:del w:id="1398" w:author="Monica Thom" w:date="2026-09-07T23:09:00Z" w16du:dateUtc="2026-09-08T03:09:00Z"/>
        </w:rPr>
      </w:pPr>
      <w:del w:id="1399" w:author="Monica Thom" w:date="2026-09-07T23:09:00Z" w16du:dateUtc="2026-09-08T03:09:00Z">
        <w:r>
          <w:delText xml:space="preserve">124. </w:delText>
        </w:r>
        <w:r>
          <w:tab/>
          <w:delText xml:space="preserve">Johnston, N. M. </w:delText>
        </w:r>
        <w:r>
          <w:rPr>
            <w:i/>
            <w:iCs/>
          </w:rPr>
          <w:delText>et al.</w:delText>
        </w:r>
        <w:r>
          <w:delText xml:space="preserve"> Status, change, and futures of zooplankton in the Southern Ocean. </w:delText>
        </w:r>
        <w:r>
          <w:rPr>
            <w:i/>
            <w:iCs/>
          </w:rPr>
          <w:delText>Frontiers in Ecology and Evolution</w:delText>
        </w:r>
        <w:r>
          <w:delText xml:space="preserve"> </w:delText>
        </w:r>
        <w:r>
          <w:rPr>
            <w:b/>
            <w:bCs/>
          </w:rPr>
          <w:delText>9</w:delText>
        </w:r>
        <w:r>
          <w:delText>, 624692 (2022).</w:delText>
        </w:r>
      </w:del>
    </w:p>
    <w:p w14:paraId="358B92AB" w14:textId="77777777" w:rsidR="00CF6956" w:rsidRDefault="00CF6956" w:rsidP="00CF6956">
      <w:pPr>
        <w:pStyle w:val="Bibliography"/>
        <w:rPr>
          <w:del w:id="1400" w:author="Monica Thom" w:date="2026-09-07T23:09:00Z" w16du:dateUtc="2026-09-08T03:09:00Z"/>
        </w:rPr>
      </w:pPr>
      <w:del w:id="1401" w:author="Monica Thom" w:date="2026-09-07T23:09:00Z" w16du:dateUtc="2026-09-08T03:09:00Z">
        <w:r>
          <w:delText xml:space="preserve">125. </w:delText>
        </w:r>
        <w:r>
          <w:tab/>
          <w:delText xml:space="preserve">Pitois, S. G. &amp; Fox, C. J. Long-term changes in zooplankton biomass concentration and mean size over the Northwest European shelf inferred from Continuous Plankton Recorder data. </w:delText>
        </w:r>
        <w:r>
          <w:rPr>
            <w:i/>
            <w:iCs/>
          </w:rPr>
          <w:delText>ICES Journal of Marine Science</w:delText>
        </w:r>
        <w:r>
          <w:delText xml:space="preserve"> </w:delText>
        </w:r>
        <w:r>
          <w:rPr>
            <w:b/>
            <w:bCs/>
          </w:rPr>
          <w:delText>63</w:delText>
        </w:r>
        <w:r>
          <w:delText>, 785–798 (2006).</w:delText>
        </w:r>
      </w:del>
    </w:p>
    <w:p w14:paraId="46868D8D" w14:textId="77777777" w:rsidR="00CF6956" w:rsidRDefault="00CF6956" w:rsidP="00CF6956">
      <w:pPr>
        <w:pStyle w:val="Bibliography"/>
        <w:rPr>
          <w:del w:id="1402" w:author="Monica Thom" w:date="2026-09-07T23:09:00Z" w16du:dateUtc="2026-09-08T03:09:00Z"/>
        </w:rPr>
      </w:pPr>
      <w:del w:id="1403" w:author="Monica Thom" w:date="2026-09-07T23:09:00Z" w16du:dateUtc="2026-09-08T03:09:00Z">
        <w:r>
          <w:delText xml:space="preserve">126. </w:delText>
        </w:r>
        <w:r>
          <w:tab/>
          <w:delText xml:space="preserve">Gomez, F. A. </w:delText>
        </w:r>
        <w:r>
          <w:rPr>
            <w:i/>
            <w:iCs/>
          </w:rPr>
          <w:delText>et al.</w:delText>
        </w:r>
        <w:r>
          <w:delText xml:space="preserve"> ENSO-induced co-variability of Salinity, Plankton Biomass and Coastal Currents in the Northern Gulf of Mexico. </w:delText>
        </w:r>
        <w:r>
          <w:rPr>
            <w:i/>
            <w:iCs/>
          </w:rPr>
          <w:delText>Sci Rep</w:delText>
        </w:r>
        <w:r>
          <w:delText xml:space="preserve"> </w:delText>
        </w:r>
        <w:r>
          <w:rPr>
            <w:b/>
            <w:bCs/>
          </w:rPr>
          <w:delText>9</w:delText>
        </w:r>
        <w:r>
          <w:delText>, 178 (2019).</w:delText>
        </w:r>
      </w:del>
    </w:p>
    <w:p w14:paraId="32F1357D" w14:textId="77777777" w:rsidR="00CF6956" w:rsidRDefault="00CF6956" w:rsidP="00CF6956">
      <w:pPr>
        <w:pStyle w:val="Bibliography"/>
        <w:rPr>
          <w:del w:id="1404" w:author="Monica Thom" w:date="2026-09-07T23:09:00Z" w16du:dateUtc="2026-09-08T03:09:00Z"/>
        </w:rPr>
      </w:pPr>
      <w:del w:id="1405" w:author="Monica Thom" w:date="2026-09-07T23:09:00Z" w16du:dateUtc="2026-09-08T03:09:00Z">
        <w:r>
          <w:lastRenderedPageBreak/>
          <w:delText xml:space="preserve">127. </w:delText>
        </w:r>
        <w:r>
          <w:tab/>
          <w:delText xml:space="preserve">Thompson, P. </w:delText>
        </w:r>
        <w:r>
          <w:rPr>
            <w:i/>
            <w:iCs/>
          </w:rPr>
          <w:delText>et al.</w:delText>
        </w:r>
        <w:r>
          <w:delText xml:space="preserve"> Climate variability drives plankton community composition changes: the 2010–2011 El Niño to La Niña transition around Australia. </w:delText>
        </w:r>
        <w:r>
          <w:rPr>
            <w:i/>
            <w:iCs/>
          </w:rPr>
          <w:delText>Journal of Plankton Research</w:delText>
        </w:r>
        <w:r>
          <w:delText xml:space="preserve"> </w:delText>
        </w:r>
        <w:r>
          <w:rPr>
            <w:b/>
            <w:bCs/>
          </w:rPr>
          <w:delText>37</w:delText>
        </w:r>
        <w:r>
          <w:delText>, 966–984 (2015).</w:delText>
        </w:r>
      </w:del>
    </w:p>
    <w:p w14:paraId="6A9DB906" w14:textId="77777777" w:rsidR="00CF6956" w:rsidRDefault="00CF6956" w:rsidP="00CF6956">
      <w:pPr>
        <w:pStyle w:val="Bibliography"/>
        <w:rPr>
          <w:del w:id="1406" w:author="Monica Thom" w:date="2026-09-07T23:09:00Z" w16du:dateUtc="2026-09-08T03:09:00Z"/>
        </w:rPr>
      </w:pPr>
      <w:del w:id="1407" w:author="Monica Thom" w:date="2026-09-07T23:09:00Z" w16du:dateUtc="2026-09-08T03:09:00Z">
        <w:r>
          <w:delText xml:space="preserve">128. </w:delText>
        </w:r>
        <w:r>
          <w:tab/>
          <w:delText xml:space="preserve">Hubert, Z. </w:delText>
        </w:r>
        <w:r>
          <w:rPr>
            <w:i/>
            <w:iCs/>
          </w:rPr>
          <w:delText>et al.</w:delText>
        </w:r>
        <w:r>
          <w:delText xml:space="preserve"> Decadal changes in phytoplankton functional composition in the Eastern English Channel: possible upcoming major effects of climate change. </w:delText>
        </w:r>
        <w:r>
          <w:rPr>
            <w:i/>
            <w:iCs/>
          </w:rPr>
          <w:delText>Ocean Science</w:delText>
        </w:r>
        <w:r>
          <w:delText xml:space="preserve"> </w:delText>
        </w:r>
        <w:r>
          <w:rPr>
            <w:b/>
            <w:bCs/>
          </w:rPr>
          <w:delText>21</w:delText>
        </w:r>
        <w:r>
          <w:delText>, 679–700 (2025).</w:delText>
        </w:r>
      </w:del>
    </w:p>
    <w:p w14:paraId="3FD0195C" w14:textId="77777777" w:rsidR="00CF6956" w:rsidRDefault="00CF6956" w:rsidP="00CF6956">
      <w:pPr>
        <w:pStyle w:val="Bibliography"/>
        <w:rPr>
          <w:del w:id="1408" w:author="Monica Thom" w:date="2026-09-07T23:09:00Z" w16du:dateUtc="2026-09-08T03:09:00Z"/>
        </w:rPr>
      </w:pPr>
      <w:del w:id="1409" w:author="Monica Thom" w:date="2026-09-07T23:09:00Z" w16du:dateUtc="2026-09-08T03:09:00Z">
        <w:r>
          <w:delText xml:space="preserve">129. </w:delText>
        </w:r>
        <w:r>
          <w:tab/>
          <w:delText xml:space="preserve">Shephard, S., Brophy, D. &amp; Reid, D. G. Can bottom trawling indirectly diminish carrying capacity in a marine ecosystem? </w:delText>
        </w:r>
        <w:r>
          <w:rPr>
            <w:i/>
            <w:iCs/>
          </w:rPr>
          <w:delText>Marine Biology</w:delText>
        </w:r>
        <w:r>
          <w:delText xml:space="preserve"> </w:delText>
        </w:r>
        <w:r>
          <w:rPr>
            <w:b/>
            <w:bCs/>
          </w:rPr>
          <w:delText>157</w:delText>
        </w:r>
        <w:r>
          <w:delText>, 2375–2381 (2010).</w:delText>
        </w:r>
      </w:del>
    </w:p>
    <w:p w14:paraId="2D69B3C4" w14:textId="77777777" w:rsidR="00CF6956" w:rsidRDefault="00CF6956" w:rsidP="00CF6956">
      <w:pPr>
        <w:pStyle w:val="Bibliography"/>
        <w:rPr>
          <w:del w:id="1410" w:author="Monica Thom" w:date="2026-09-07T23:09:00Z" w16du:dateUtc="2026-09-08T03:09:00Z"/>
        </w:rPr>
      </w:pPr>
      <w:del w:id="1411" w:author="Monica Thom" w:date="2026-09-07T23:09:00Z" w16du:dateUtc="2026-09-08T03:09:00Z">
        <w:r>
          <w:delText xml:space="preserve">130. </w:delText>
        </w:r>
        <w:r>
          <w:tab/>
          <w:delText>Reddin, C. J., Aberhan, M., Raja, N. B. &amp; Kocsis, Á. T. Global warming generates predictable extinctions of warm</w:delText>
        </w:r>
        <w:r>
          <w:rPr>
            <w:rFonts w:ascii="Cambria Math" w:hAnsi="Cambria Math" w:cs="Cambria Math"/>
          </w:rPr>
          <w:delText>‐</w:delText>
        </w:r>
        <w:r>
          <w:delText>and cold</w:delText>
        </w:r>
        <w:r>
          <w:rPr>
            <w:rFonts w:ascii="Cambria Math" w:hAnsi="Cambria Math" w:cs="Cambria Math"/>
          </w:rPr>
          <w:delText>‐</w:delText>
        </w:r>
        <w:r>
          <w:delText xml:space="preserve">water marine benthic invertebrates via thermal habitat loss. </w:delText>
        </w:r>
        <w:r>
          <w:rPr>
            <w:i/>
            <w:iCs/>
          </w:rPr>
          <w:delText>Global Change Biology</w:delText>
        </w:r>
        <w:r>
          <w:delText xml:space="preserve"> </w:delText>
        </w:r>
        <w:r>
          <w:rPr>
            <w:b/>
            <w:bCs/>
          </w:rPr>
          <w:delText>28</w:delText>
        </w:r>
        <w:r>
          <w:delText>, 5793–5807 (2022).</w:delText>
        </w:r>
      </w:del>
    </w:p>
    <w:p w14:paraId="4B223BC5" w14:textId="77777777" w:rsidR="00CF6956" w:rsidRDefault="00CF6956" w:rsidP="00CF6956">
      <w:pPr>
        <w:pStyle w:val="Bibliography"/>
        <w:rPr>
          <w:del w:id="1412" w:author="Monica Thom" w:date="2026-09-07T23:09:00Z" w16du:dateUtc="2026-09-08T03:09:00Z"/>
        </w:rPr>
      </w:pPr>
      <w:del w:id="1413" w:author="Monica Thom" w:date="2026-09-07T23:09:00Z" w16du:dateUtc="2026-09-08T03:09:00Z">
        <w:r>
          <w:delText xml:space="preserve">131. </w:delText>
        </w:r>
        <w:r>
          <w:tab/>
          <w:delText xml:space="preserve">Barroso, C. X. </w:delText>
        </w:r>
        <w:r>
          <w:rPr>
            <w:i/>
            <w:iCs/>
          </w:rPr>
          <w:delText>et al.</w:delText>
        </w:r>
        <w:r>
          <w:delText xml:space="preserve"> Threats and challenges for the conservation of marine molluscs in the southwestern Atlantic. </w:delText>
        </w:r>
        <w:r>
          <w:rPr>
            <w:i/>
            <w:iCs/>
          </w:rPr>
          <w:delText>Aquatic Sciences</w:delText>
        </w:r>
        <w:r>
          <w:delText xml:space="preserve"> </w:delText>
        </w:r>
        <w:r>
          <w:rPr>
            <w:b/>
            <w:bCs/>
          </w:rPr>
          <w:delText>87</w:delText>
        </w:r>
        <w:r>
          <w:delText>, 66 (2025).</w:delText>
        </w:r>
      </w:del>
    </w:p>
    <w:p w14:paraId="7B5BDF09" w14:textId="77777777" w:rsidR="00CF6956" w:rsidRDefault="00CF6956" w:rsidP="00CF6956">
      <w:pPr>
        <w:pStyle w:val="Bibliography"/>
        <w:rPr>
          <w:del w:id="1414" w:author="Monica Thom" w:date="2026-09-07T23:09:00Z" w16du:dateUtc="2026-09-08T03:09:00Z"/>
        </w:rPr>
      </w:pPr>
      <w:del w:id="1415" w:author="Monica Thom" w:date="2026-09-07T23:09:00Z" w16du:dateUtc="2026-09-08T03:09:00Z">
        <w:r>
          <w:delText xml:space="preserve">132. </w:delText>
        </w:r>
        <w:r>
          <w:tab/>
          <w:delText xml:space="preserve">Boavida-Portugal, J., Guilhaumon, F., Rosa, R. &amp; Araújo, M. B. Global patterns of coastal cephalopod diversity under climate change. </w:delText>
        </w:r>
        <w:r>
          <w:rPr>
            <w:i/>
            <w:iCs/>
          </w:rPr>
          <w:delText>Frontiers in Marine Science</w:delText>
        </w:r>
        <w:r>
          <w:delText xml:space="preserve"> </w:delText>
        </w:r>
        <w:r>
          <w:rPr>
            <w:b/>
            <w:bCs/>
          </w:rPr>
          <w:delText>8</w:delText>
        </w:r>
        <w:r>
          <w:delText>, 740781 (2022).</w:delText>
        </w:r>
      </w:del>
    </w:p>
    <w:p w14:paraId="0E8860BF" w14:textId="77777777" w:rsidR="00CF6956" w:rsidRDefault="00CF6956" w:rsidP="00CF6956">
      <w:pPr>
        <w:pStyle w:val="Bibliography"/>
        <w:rPr>
          <w:del w:id="1416" w:author="Monica Thom" w:date="2026-09-07T23:09:00Z" w16du:dateUtc="2026-09-08T03:09:00Z"/>
        </w:rPr>
      </w:pPr>
      <w:del w:id="1417" w:author="Monica Thom" w:date="2026-09-07T23:09:00Z" w16du:dateUtc="2026-09-08T03:09:00Z">
        <w:r>
          <w:delText xml:space="preserve">133. </w:delText>
        </w:r>
        <w:r>
          <w:tab/>
          <w:delText xml:space="preserve">Connell, S. D. Water quality and the loss of coral reefs and kelp forests: alternative states and the influence of fishing. </w:delText>
        </w:r>
        <w:r>
          <w:rPr>
            <w:i/>
            <w:iCs/>
          </w:rPr>
          <w:delText>Marine ecology. Oxford University Press, Melbourne</w:delText>
        </w:r>
        <w:r>
          <w:delText xml:space="preserve"> 556–568 (2007).</w:delText>
        </w:r>
      </w:del>
    </w:p>
    <w:p w14:paraId="20F43842" w14:textId="77777777" w:rsidR="00CF6956" w:rsidRDefault="00CF6956" w:rsidP="00CF6956">
      <w:pPr>
        <w:pStyle w:val="Bibliography"/>
        <w:rPr>
          <w:del w:id="1418" w:author="Monica Thom" w:date="2026-09-07T23:09:00Z" w16du:dateUtc="2026-09-08T03:09:00Z"/>
        </w:rPr>
      </w:pPr>
      <w:del w:id="1419" w:author="Monica Thom" w:date="2026-09-07T23:09:00Z" w16du:dateUtc="2026-09-08T03:09:00Z">
        <w:r>
          <w:delText xml:space="preserve">134. </w:delText>
        </w:r>
        <w:r>
          <w:tab/>
          <w:delText xml:space="preserve">Layton, C. </w:delText>
        </w:r>
        <w:r>
          <w:rPr>
            <w:i/>
            <w:iCs/>
          </w:rPr>
          <w:delText>et al.</w:delText>
        </w:r>
        <w:r>
          <w:delText xml:space="preserve"> Habitat fragmentation causes collapse of kelp recruitment. </w:delText>
        </w:r>
        <w:r>
          <w:rPr>
            <w:i/>
            <w:iCs/>
          </w:rPr>
          <w:delText>Marine Ecology Progress Series</w:delText>
        </w:r>
        <w:r>
          <w:delText xml:space="preserve"> </w:delText>
        </w:r>
        <w:r>
          <w:rPr>
            <w:b/>
            <w:bCs/>
          </w:rPr>
          <w:delText>648</w:delText>
        </w:r>
        <w:r>
          <w:delText>, 111–123 (2020).</w:delText>
        </w:r>
      </w:del>
    </w:p>
    <w:p w14:paraId="541F10A5" w14:textId="77777777" w:rsidR="00CF6956" w:rsidRDefault="00CF6956" w:rsidP="00CF6956">
      <w:pPr>
        <w:pStyle w:val="Bibliography"/>
        <w:rPr>
          <w:del w:id="1420" w:author="Monica Thom" w:date="2026-09-07T23:09:00Z" w16du:dateUtc="2026-09-08T03:09:00Z"/>
        </w:rPr>
      </w:pPr>
      <w:del w:id="1421" w:author="Monica Thom" w:date="2026-09-07T23:09:00Z" w16du:dateUtc="2026-09-08T03:09:00Z">
        <w:r>
          <w:delText xml:space="preserve">135. </w:delText>
        </w:r>
        <w:r>
          <w:tab/>
          <w:delText xml:space="preserve">Akram, H. </w:delText>
        </w:r>
        <w:r>
          <w:rPr>
            <w:i/>
            <w:iCs/>
          </w:rPr>
          <w:delText>et al.</w:delText>
        </w:r>
        <w:r>
          <w:delText xml:space="preserve"> Mangrove health: A review of functions, threats, and challenges associated with mangrove management practices. </w:delText>
        </w:r>
        <w:r>
          <w:rPr>
            <w:i/>
            <w:iCs/>
          </w:rPr>
          <w:delText>Forests</w:delText>
        </w:r>
        <w:r>
          <w:delText xml:space="preserve"> </w:delText>
        </w:r>
        <w:r>
          <w:rPr>
            <w:b/>
            <w:bCs/>
          </w:rPr>
          <w:delText>14</w:delText>
        </w:r>
        <w:r>
          <w:delText>, 1698 (2023).</w:delText>
        </w:r>
      </w:del>
    </w:p>
    <w:p w14:paraId="46CE6D85" w14:textId="77777777" w:rsidR="00CF6956" w:rsidRDefault="00CF6956" w:rsidP="00CF6956">
      <w:pPr>
        <w:pStyle w:val="Bibliography"/>
        <w:rPr>
          <w:del w:id="1422" w:author="Monica Thom" w:date="2026-09-07T23:09:00Z" w16du:dateUtc="2026-09-08T03:09:00Z"/>
        </w:rPr>
      </w:pPr>
      <w:del w:id="1423" w:author="Monica Thom" w:date="2026-09-07T23:09:00Z" w16du:dateUtc="2026-09-08T03:09:00Z">
        <w:r>
          <w:delText xml:space="preserve">136. </w:delText>
        </w:r>
        <w:r>
          <w:tab/>
          <w:delText xml:space="preserve">Santos-Tovar, A. </w:delText>
        </w:r>
        <w:r>
          <w:rPr>
            <w:i/>
            <w:iCs/>
          </w:rPr>
          <w:delText>et al.</w:delText>
        </w:r>
        <w:r>
          <w:delText xml:space="preserve"> Habitat fragmentation erodes taxonomic and functional diversity of waterbird communities of the South Pacific coast of Mexico. </w:delText>
        </w:r>
        <w:r>
          <w:rPr>
            <w:i/>
            <w:iCs/>
          </w:rPr>
          <w:delText>Ornithology Research</w:delText>
        </w:r>
        <w:r>
          <w:delText xml:space="preserve"> </w:delText>
        </w:r>
        <w:r>
          <w:rPr>
            <w:b/>
            <w:bCs/>
          </w:rPr>
          <w:delText>32</w:delText>
        </w:r>
        <w:r>
          <w:delText>, 124–134 (2024).</w:delText>
        </w:r>
      </w:del>
    </w:p>
    <w:p w14:paraId="784C7083" w14:textId="77777777" w:rsidR="00CF6956" w:rsidRDefault="00CF6956" w:rsidP="00CF6956">
      <w:pPr>
        <w:pStyle w:val="Bibliography"/>
        <w:rPr>
          <w:del w:id="1424" w:author="Monica Thom" w:date="2026-09-07T23:09:00Z" w16du:dateUtc="2026-09-08T03:09:00Z"/>
        </w:rPr>
      </w:pPr>
      <w:del w:id="1425" w:author="Monica Thom" w:date="2026-09-07T23:09:00Z" w16du:dateUtc="2026-09-08T03:09:00Z">
        <w:r>
          <w:lastRenderedPageBreak/>
          <w:delText xml:space="preserve">137. </w:delText>
        </w:r>
        <w:r>
          <w:tab/>
          <w:delText xml:space="preserve">McCormick, M., Moore, J. &amp; Munday, P. Influence of habitat degradation on fish replenishment. </w:delText>
        </w:r>
        <w:r>
          <w:rPr>
            <w:i/>
            <w:iCs/>
          </w:rPr>
          <w:delText>Coral reefs</w:delText>
        </w:r>
        <w:r>
          <w:delText xml:space="preserve"> </w:delText>
        </w:r>
        <w:r>
          <w:rPr>
            <w:b/>
            <w:bCs/>
          </w:rPr>
          <w:delText>29</w:delText>
        </w:r>
        <w:r>
          <w:delText>, 537–546 (2010).</w:delText>
        </w:r>
      </w:del>
    </w:p>
    <w:p w14:paraId="278552B1" w14:textId="77777777" w:rsidR="00CF6956" w:rsidRDefault="00CF6956" w:rsidP="00CF6956">
      <w:pPr>
        <w:pStyle w:val="Bibliography"/>
        <w:rPr>
          <w:del w:id="1426" w:author="Monica Thom" w:date="2026-09-07T23:09:00Z" w16du:dateUtc="2026-09-08T03:09:00Z"/>
        </w:rPr>
      </w:pPr>
      <w:del w:id="1427" w:author="Monica Thom" w:date="2026-09-07T23:09:00Z" w16du:dateUtc="2026-09-08T03:09:00Z">
        <w:r>
          <w:delText xml:space="preserve">138. </w:delText>
        </w:r>
        <w:r>
          <w:tab/>
          <w:delText xml:space="preserve">Nelms, S. E. </w:delText>
        </w:r>
        <w:r>
          <w:rPr>
            <w:i/>
            <w:iCs/>
          </w:rPr>
          <w:delText>et al.</w:delText>
        </w:r>
        <w:r>
          <w:delText xml:space="preserve"> Marine mammal conservation: over the horizon. </w:delText>
        </w:r>
        <w:r>
          <w:rPr>
            <w:i/>
            <w:iCs/>
          </w:rPr>
          <w:delText>Endangered Species Research</w:delText>
        </w:r>
        <w:r>
          <w:delText xml:space="preserve"> </w:delText>
        </w:r>
        <w:r>
          <w:rPr>
            <w:b/>
            <w:bCs/>
          </w:rPr>
          <w:delText>44</w:delText>
        </w:r>
        <w:r>
          <w:delText>, 291–325 (2021).</w:delText>
        </w:r>
      </w:del>
    </w:p>
    <w:p w14:paraId="40C228F1" w14:textId="77777777" w:rsidR="00CF6956" w:rsidRDefault="00CF6956" w:rsidP="00CF6956">
      <w:pPr>
        <w:pStyle w:val="Bibliography"/>
        <w:rPr>
          <w:del w:id="1428" w:author="Monica Thom" w:date="2026-09-07T23:09:00Z" w16du:dateUtc="2026-09-08T03:09:00Z"/>
        </w:rPr>
      </w:pPr>
      <w:del w:id="1429" w:author="Monica Thom" w:date="2026-09-07T23:09:00Z" w16du:dateUtc="2026-09-08T03:09:00Z">
        <w:r>
          <w:delText xml:space="preserve">139. </w:delText>
        </w:r>
        <w:r>
          <w:tab/>
          <w:delText xml:space="preserve">Lafferty, K. D. Parasites in marine food webs. </w:delText>
        </w:r>
        <w:r>
          <w:rPr>
            <w:i/>
            <w:iCs/>
          </w:rPr>
          <w:delText>Bulletin of Marine Science</w:delText>
        </w:r>
        <w:r>
          <w:delText xml:space="preserve"> </w:delText>
        </w:r>
        <w:r>
          <w:rPr>
            <w:b/>
            <w:bCs/>
          </w:rPr>
          <w:delText>89</w:delText>
        </w:r>
        <w:r>
          <w:delText>, 123–134 (2013).</w:delText>
        </w:r>
      </w:del>
    </w:p>
    <w:p w14:paraId="73A97AD1" w14:textId="77777777" w:rsidR="00CF6956" w:rsidRDefault="00CF6956" w:rsidP="00CF6956">
      <w:pPr>
        <w:pStyle w:val="Bibliography"/>
        <w:rPr>
          <w:del w:id="1430" w:author="Monica Thom" w:date="2026-09-07T23:09:00Z" w16du:dateUtc="2026-09-08T03:09:00Z"/>
        </w:rPr>
      </w:pPr>
      <w:del w:id="1431" w:author="Monica Thom" w:date="2026-09-07T23:09:00Z" w16du:dateUtc="2026-09-08T03:09:00Z">
        <w:r>
          <w:delText xml:space="preserve">140. </w:delText>
        </w:r>
        <w:r>
          <w:tab/>
          <w:delText>Lopes, C. L., Mendes, R., Cacador, I. &amp; Dias, J. M. Assessing salt marsh loss and degradation by combining long</w:delText>
        </w:r>
        <w:r>
          <w:rPr>
            <w:rFonts w:ascii="Cambria Math" w:hAnsi="Cambria Math" w:cs="Cambria Math"/>
          </w:rPr>
          <w:delText>‐</w:delText>
        </w:r>
        <w:r>
          <w:delText xml:space="preserve">term LANDSAT imagery and numerical modelling. </w:delText>
        </w:r>
        <w:r>
          <w:rPr>
            <w:i/>
            <w:iCs/>
          </w:rPr>
          <w:delText>Land Degradation &amp; Development</w:delText>
        </w:r>
        <w:r>
          <w:delText xml:space="preserve"> </w:delText>
        </w:r>
        <w:r>
          <w:rPr>
            <w:b/>
            <w:bCs/>
          </w:rPr>
          <w:delText>32</w:delText>
        </w:r>
        <w:r>
          <w:delText>, 4534–4545 (2021).</w:delText>
        </w:r>
      </w:del>
    </w:p>
    <w:p w14:paraId="47D998E4" w14:textId="77777777" w:rsidR="00CF6956" w:rsidRDefault="00CF6956" w:rsidP="00CF6956">
      <w:pPr>
        <w:pStyle w:val="Bibliography"/>
        <w:rPr>
          <w:del w:id="1432" w:author="Monica Thom" w:date="2026-09-07T23:09:00Z" w16du:dateUtc="2026-09-08T03:09:00Z"/>
        </w:rPr>
      </w:pPr>
      <w:del w:id="1433" w:author="Monica Thom" w:date="2026-09-07T23:09:00Z" w16du:dateUtc="2026-09-08T03:09:00Z">
        <w:r>
          <w:delText xml:space="preserve">141. </w:delText>
        </w:r>
        <w:r>
          <w:tab/>
          <w:delText xml:space="preserve">Waycott, M. </w:delText>
        </w:r>
        <w:r>
          <w:rPr>
            <w:i/>
            <w:iCs/>
          </w:rPr>
          <w:delText>et al.</w:delText>
        </w:r>
        <w:r>
          <w:delText xml:space="preserve"> Accelerating loss of seagrasses across the globe threatens coastal ecosystems. </w:delText>
        </w:r>
        <w:r>
          <w:rPr>
            <w:i/>
            <w:iCs/>
          </w:rPr>
          <w:delText>Proc. Natl. Acad. Sci. U.S.A.</w:delText>
        </w:r>
        <w:r>
          <w:delText xml:space="preserve"> </w:delText>
        </w:r>
        <w:r>
          <w:rPr>
            <w:b/>
            <w:bCs/>
          </w:rPr>
          <w:delText>106</w:delText>
        </w:r>
        <w:r>
          <w:delText>, 12377–12381 (2009).</w:delText>
        </w:r>
      </w:del>
    </w:p>
    <w:p w14:paraId="01CB2B23" w14:textId="77777777" w:rsidR="00CF6956" w:rsidRDefault="00CF6956" w:rsidP="00CF6956">
      <w:pPr>
        <w:pStyle w:val="Bibliography"/>
        <w:rPr>
          <w:del w:id="1434" w:author="Monica Thom" w:date="2026-09-07T23:09:00Z" w16du:dateUtc="2026-09-08T03:09:00Z"/>
        </w:rPr>
      </w:pPr>
      <w:del w:id="1435" w:author="Monica Thom" w:date="2026-09-07T23:09:00Z" w16du:dateUtc="2026-09-08T03:09:00Z">
        <w:r>
          <w:delText xml:space="preserve">142. </w:delText>
        </w:r>
        <w:r>
          <w:tab/>
          <w:delText xml:space="preserve">de Sousa Rangel, B., Hammerschlag, N. &amp; Moreira, R. G. Urban living influences the nutritional quality of a juvenile shark species. </w:delText>
        </w:r>
        <w:r>
          <w:rPr>
            <w:i/>
            <w:iCs/>
          </w:rPr>
          <w:delText>Science of the Total Environment</w:delText>
        </w:r>
        <w:r>
          <w:delText xml:space="preserve"> </w:delText>
        </w:r>
        <w:r>
          <w:rPr>
            <w:b/>
            <w:bCs/>
          </w:rPr>
          <w:delText>776</w:delText>
        </w:r>
        <w:r>
          <w:delText>, 146025 (2021).</w:delText>
        </w:r>
      </w:del>
    </w:p>
    <w:p w14:paraId="6A429C0E" w14:textId="77777777" w:rsidR="00CF6956" w:rsidRDefault="00CF6956" w:rsidP="00CF6956">
      <w:pPr>
        <w:pStyle w:val="Bibliography"/>
        <w:rPr>
          <w:del w:id="1436" w:author="Monica Thom" w:date="2026-09-07T23:09:00Z" w16du:dateUtc="2026-09-08T03:09:00Z"/>
        </w:rPr>
      </w:pPr>
      <w:del w:id="1437" w:author="Monica Thom" w:date="2026-09-07T23:09:00Z" w16du:dateUtc="2026-09-08T03:09:00Z">
        <w:r>
          <w:delText xml:space="preserve">143. </w:delText>
        </w:r>
        <w:r>
          <w:tab/>
          <w:delText xml:space="preserve">Patrício, A. R., Hawkes, L. A., Monsinjon, J. R., Godley, B. J. &amp; Fuentes, M. M. Climate change and marine turtles: recent advances and future directions. </w:delText>
        </w:r>
        <w:r>
          <w:rPr>
            <w:i/>
            <w:iCs/>
          </w:rPr>
          <w:delText>Endangered Species Research</w:delText>
        </w:r>
        <w:r>
          <w:delText xml:space="preserve"> </w:delText>
        </w:r>
        <w:r>
          <w:rPr>
            <w:b/>
            <w:bCs/>
          </w:rPr>
          <w:delText>44</w:delText>
        </w:r>
        <w:r>
          <w:delText>, 363–395 (2021).</w:delText>
        </w:r>
      </w:del>
    </w:p>
    <w:p w14:paraId="1869A3BA" w14:textId="77777777" w:rsidR="00CF6956" w:rsidRDefault="00CF6956" w:rsidP="00CF6956">
      <w:pPr>
        <w:pStyle w:val="Bibliography"/>
        <w:rPr>
          <w:del w:id="1438" w:author="Monica Thom" w:date="2026-09-07T23:09:00Z" w16du:dateUtc="2026-09-08T03:09:00Z"/>
        </w:rPr>
      </w:pPr>
      <w:del w:id="1439" w:author="Monica Thom" w:date="2026-09-07T23:09:00Z" w16du:dateUtc="2026-09-08T03:09:00Z">
        <w:r>
          <w:delText xml:space="preserve">144. </w:delText>
        </w:r>
        <w:r>
          <w:tab/>
          <w:delText xml:space="preserve">Fletcher, R. A. </w:delText>
        </w:r>
        <w:r>
          <w:rPr>
            <w:i/>
            <w:iCs/>
          </w:rPr>
          <w:delText>et al.</w:delText>
        </w:r>
        <w:r>
          <w:delText xml:space="preserve"> Invasive plants negatively impact native, but not exotic, animals. </w:delText>
        </w:r>
        <w:r>
          <w:rPr>
            <w:i/>
            <w:iCs/>
          </w:rPr>
          <w:delText>Global Change Biology</w:delText>
        </w:r>
        <w:r>
          <w:delText xml:space="preserve"> </w:delText>
        </w:r>
        <w:r>
          <w:rPr>
            <w:b/>
            <w:bCs/>
          </w:rPr>
          <w:delText>25</w:delText>
        </w:r>
        <w:r>
          <w:delText>, 3694–3705 (2019).</w:delText>
        </w:r>
      </w:del>
    </w:p>
    <w:p w14:paraId="27BACA7F" w14:textId="77777777" w:rsidR="00CF6956" w:rsidRDefault="00CF6956" w:rsidP="00CF6956">
      <w:pPr>
        <w:pStyle w:val="Bibliography"/>
        <w:rPr>
          <w:del w:id="1440" w:author="Monica Thom" w:date="2026-09-07T23:09:00Z" w16du:dateUtc="2026-09-08T03:09:00Z"/>
        </w:rPr>
      </w:pPr>
      <w:del w:id="1441" w:author="Monica Thom" w:date="2026-09-07T23:09:00Z" w16du:dateUtc="2026-09-08T03:09:00Z">
        <w:r>
          <w:delText xml:space="preserve">145. </w:delText>
        </w:r>
        <w:r>
          <w:tab/>
          <w:delText>Battini, N., Giachetti, C. B., Castro, K. L., Bortolus, A. &amp; Schwindt, E. New invasive predator reduces the abundance of native prey in a cold</w:delText>
        </w:r>
        <w:r>
          <w:rPr>
            <w:rFonts w:ascii="Cambria Math" w:hAnsi="Cambria Math" w:cs="Cambria Math"/>
          </w:rPr>
          <w:delText>‐</w:delText>
        </w:r>
        <w:r>
          <w:delText xml:space="preserve">temperate marine fouling community. </w:delText>
        </w:r>
        <w:r>
          <w:rPr>
            <w:i/>
            <w:iCs/>
          </w:rPr>
          <w:delText>Aquatic Conservation: Marine and Freshwater Ecosystems</w:delText>
        </w:r>
        <w:r>
          <w:delText xml:space="preserve"> </w:delText>
        </w:r>
        <w:r>
          <w:rPr>
            <w:b/>
            <w:bCs/>
          </w:rPr>
          <w:delText>31</w:delText>
        </w:r>
        <w:r>
          <w:delText>, 2842–2854 (2021).</w:delText>
        </w:r>
      </w:del>
    </w:p>
    <w:p w14:paraId="43F73F41" w14:textId="77777777" w:rsidR="00CF6956" w:rsidRDefault="00CF6956" w:rsidP="00CF6956">
      <w:pPr>
        <w:pStyle w:val="Bibliography"/>
        <w:rPr>
          <w:del w:id="1442" w:author="Monica Thom" w:date="2026-09-07T23:09:00Z" w16du:dateUtc="2026-09-08T03:09:00Z"/>
        </w:rPr>
      </w:pPr>
      <w:del w:id="1443" w:author="Monica Thom" w:date="2026-09-07T23:09:00Z" w16du:dateUtc="2026-09-08T03:09:00Z">
        <w:r>
          <w:delText xml:space="preserve">146. </w:delText>
        </w:r>
        <w:r>
          <w:tab/>
          <w:delText xml:space="preserve">Alvarez-Aguilar, A., Van Rensburg, H. &amp; Simon, C. Impacts of alien polychaete species in marine ecosystems: a systematic review. </w:delText>
        </w:r>
        <w:r>
          <w:rPr>
            <w:i/>
            <w:iCs/>
          </w:rPr>
          <w:delText>Journal of the Marine Biological Association of the United Kingdom</w:delText>
        </w:r>
        <w:r>
          <w:delText xml:space="preserve"> </w:delText>
        </w:r>
        <w:r>
          <w:rPr>
            <w:b/>
            <w:bCs/>
          </w:rPr>
          <w:delText>102</w:delText>
        </w:r>
        <w:r>
          <w:delText>, 3–26 (2022).</w:delText>
        </w:r>
      </w:del>
    </w:p>
    <w:p w14:paraId="7F4287A3" w14:textId="77777777" w:rsidR="00CF6956" w:rsidRDefault="00CF6956" w:rsidP="00CF6956">
      <w:pPr>
        <w:pStyle w:val="Bibliography"/>
        <w:rPr>
          <w:del w:id="1444" w:author="Monica Thom" w:date="2026-09-07T23:09:00Z" w16du:dateUtc="2026-09-08T03:09:00Z"/>
        </w:rPr>
      </w:pPr>
      <w:del w:id="1445" w:author="Monica Thom" w:date="2026-09-07T23:09:00Z" w16du:dateUtc="2026-09-08T03:09:00Z">
        <w:r>
          <w:lastRenderedPageBreak/>
          <w:delText xml:space="preserve">147. </w:delText>
        </w:r>
        <w:r>
          <w:tab/>
          <w:delText xml:space="preserve">Livore, J. P., Mendez, M. M., Van der Molen, S., Segade, M. E. &amp; Ortiz, N. Predator-prey interaction between a native octopus and an invasive crab: Habitat and size dependent effects on consumption and behaviour. </w:delText>
        </w:r>
        <w:r>
          <w:rPr>
            <w:i/>
            <w:iCs/>
          </w:rPr>
          <w:delText>Estuarine, Coastal and Shelf Science</w:delText>
        </w:r>
        <w:r>
          <w:delText xml:space="preserve"> </w:delText>
        </w:r>
        <w:r>
          <w:rPr>
            <w:b/>
            <w:bCs/>
          </w:rPr>
          <w:delText>319</w:delText>
        </w:r>
        <w:r>
          <w:delText>, 109253 (2025).</w:delText>
        </w:r>
      </w:del>
    </w:p>
    <w:p w14:paraId="365A6F0D" w14:textId="77777777" w:rsidR="00CF6956" w:rsidRDefault="00CF6956" w:rsidP="00CF6956">
      <w:pPr>
        <w:pStyle w:val="Bibliography"/>
        <w:rPr>
          <w:del w:id="1446" w:author="Monica Thom" w:date="2026-09-07T23:09:00Z" w16du:dateUtc="2026-09-08T03:09:00Z"/>
        </w:rPr>
      </w:pPr>
      <w:del w:id="1447" w:author="Monica Thom" w:date="2026-09-07T23:09:00Z" w16du:dateUtc="2026-09-08T03:09:00Z">
        <w:r>
          <w:delText xml:space="preserve">148. </w:delText>
        </w:r>
        <w:r>
          <w:tab/>
          <w:delText xml:space="preserve">Uthicke, S., Pratchett, M. S., Bronstein, O., Alvarado, J. J. &amp; Wörheide, G. The crown-of-thorns seastar species complex: knowledge on the biology and ecology of five corallivorous Acanthaster species. </w:delText>
        </w:r>
        <w:r>
          <w:rPr>
            <w:i/>
            <w:iCs/>
          </w:rPr>
          <w:delText>Marine Biology</w:delText>
        </w:r>
        <w:r>
          <w:delText xml:space="preserve"> </w:delText>
        </w:r>
        <w:r>
          <w:rPr>
            <w:b/>
            <w:bCs/>
          </w:rPr>
          <w:delText>171</w:delText>
        </w:r>
        <w:r>
          <w:delText>, 32 (2024).</w:delText>
        </w:r>
      </w:del>
    </w:p>
    <w:p w14:paraId="466322DC" w14:textId="77777777" w:rsidR="00CF6956" w:rsidRDefault="00CF6956" w:rsidP="00CF6956">
      <w:pPr>
        <w:pStyle w:val="Bibliography"/>
        <w:rPr>
          <w:del w:id="1448" w:author="Monica Thom" w:date="2026-09-07T23:09:00Z" w16du:dateUtc="2026-09-08T03:09:00Z"/>
        </w:rPr>
      </w:pPr>
      <w:del w:id="1449" w:author="Monica Thom" w:date="2026-09-07T23:09:00Z" w16du:dateUtc="2026-09-08T03:09:00Z">
        <w:r>
          <w:delText xml:space="preserve">149. </w:delText>
        </w:r>
        <w:r>
          <w:tab/>
          <w:delText xml:space="preserve">Grover, I. M., Tocock, M. S., Tinch, D. R. &amp; MacDonald, D. H. Investigating public preferences for the management of native and invasive species in the context of kelp restoration. </w:delText>
        </w:r>
        <w:r>
          <w:rPr>
            <w:i/>
            <w:iCs/>
          </w:rPr>
          <w:delText>Marine Policy</w:delText>
        </w:r>
        <w:r>
          <w:delText xml:space="preserve"> </w:delText>
        </w:r>
        <w:r>
          <w:rPr>
            <w:b/>
            <w:bCs/>
          </w:rPr>
          <w:delText>132</w:delText>
        </w:r>
        <w:r>
          <w:delText>, 104680 (2021).</w:delText>
        </w:r>
      </w:del>
    </w:p>
    <w:p w14:paraId="643D234B" w14:textId="77777777" w:rsidR="00CF6956" w:rsidRDefault="00CF6956" w:rsidP="00CF6956">
      <w:pPr>
        <w:pStyle w:val="Bibliography"/>
        <w:rPr>
          <w:del w:id="1450" w:author="Monica Thom" w:date="2026-09-07T23:09:00Z" w16du:dateUtc="2026-09-08T03:09:00Z"/>
        </w:rPr>
      </w:pPr>
      <w:del w:id="1451" w:author="Monica Thom" w:date="2026-09-07T23:09:00Z" w16du:dateUtc="2026-09-08T03:09:00Z">
        <w:r>
          <w:delText xml:space="preserve">150. </w:delText>
        </w:r>
        <w:r>
          <w:tab/>
          <w:delText xml:space="preserve">Biswas, S. R. </w:delText>
        </w:r>
        <w:r>
          <w:rPr>
            <w:i/>
            <w:iCs/>
          </w:rPr>
          <w:delText>et al.</w:delText>
        </w:r>
        <w:r>
          <w:delText xml:space="preserve"> Plant invasion in mangrove forests worldwide. </w:delText>
        </w:r>
        <w:r>
          <w:rPr>
            <w:i/>
            <w:iCs/>
          </w:rPr>
          <w:delText>Forest Ecology and Management</w:delText>
        </w:r>
        <w:r>
          <w:delText xml:space="preserve"> </w:delText>
        </w:r>
        <w:r>
          <w:rPr>
            <w:b/>
            <w:bCs/>
          </w:rPr>
          <w:delText>429</w:delText>
        </w:r>
        <w:r>
          <w:delText>, 480–492 (2018).</w:delText>
        </w:r>
      </w:del>
    </w:p>
    <w:p w14:paraId="187FD821" w14:textId="77777777" w:rsidR="00CF6956" w:rsidRDefault="00CF6956" w:rsidP="00CF6956">
      <w:pPr>
        <w:pStyle w:val="Bibliography"/>
        <w:rPr>
          <w:del w:id="1452" w:author="Monica Thom" w:date="2026-09-07T23:09:00Z" w16du:dateUtc="2026-09-08T03:09:00Z"/>
        </w:rPr>
      </w:pPr>
      <w:del w:id="1453" w:author="Monica Thom" w:date="2026-09-07T23:09:00Z" w16du:dateUtc="2026-09-08T03:09:00Z">
        <w:r>
          <w:delText xml:space="preserve">151. </w:delText>
        </w:r>
        <w:r>
          <w:tab/>
          <w:delText xml:space="preserve">Holmes, N. D. </w:delText>
        </w:r>
        <w:r>
          <w:rPr>
            <w:i/>
            <w:iCs/>
          </w:rPr>
          <w:delText>et al.</w:delText>
        </w:r>
        <w:r>
          <w:delText xml:space="preserve"> Conservation of marine birds: biosecurity, control, and eradication of invasive species threats. in </w:delText>
        </w:r>
        <w:r>
          <w:rPr>
            <w:i/>
            <w:iCs/>
          </w:rPr>
          <w:delText>Conservation of Marine Birds</w:delText>
        </w:r>
        <w:r>
          <w:delText xml:space="preserve"> 403–438 (Elsevier, 2023).</w:delText>
        </w:r>
      </w:del>
    </w:p>
    <w:p w14:paraId="7B932255" w14:textId="77777777" w:rsidR="00CF6956" w:rsidRDefault="00CF6956" w:rsidP="00CF6956">
      <w:pPr>
        <w:pStyle w:val="Bibliography"/>
        <w:rPr>
          <w:del w:id="1454" w:author="Monica Thom" w:date="2026-09-07T23:09:00Z" w16du:dateUtc="2026-09-08T03:09:00Z"/>
        </w:rPr>
      </w:pPr>
      <w:del w:id="1455" w:author="Monica Thom" w:date="2026-09-07T23:09:00Z" w16du:dateUtc="2026-09-08T03:09:00Z">
        <w:r>
          <w:delText xml:space="preserve">152. </w:delText>
        </w:r>
        <w:r>
          <w:tab/>
          <w:delText xml:space="preserve">Gibble, C. M. &amp; Harvey, J. T. Food habits of harbor seals (Phoca vitulina richardii) as an indicator of invasive species in San Francisco Bay, California. </w:delText>
        </w:r>
        <w:r>
          <w:rPr>
            <w:i/>
            <w:iCs/>
          </w:rPr>
          <w:delText>Marine Mammal Science</w:delText>
        </w:r>
        <w:r>
          <w:delText xml:space="preserve"> </w:delText>
        </w:r>
        <w:r>
          <w:rPr>
            <w:b/>
            <w:bCs/>
          </w:rPr>
          <w:delText>31</w:delText>
        </w:r>
        <w:r>
          <w:delText>, 1014–1034 (2015).</w:delText>
        </w:r>
      </w:del>
    </w:p>
    <w:p w14:paraId="5699077F" w14:textId="77777777" w:rsidR="00CF6956" w:rsidRDefault="00CF6956" w:rsidP="00CF6956">
      <w:pPr>
        <w:pStyle w:val="Bibliography"/>
        <w:rPr>
          <w:del w:id="1456" w:author="Monica Thom" w:date="2026-09-07T23:09:00Z" w16du:dateUtc="2026-09-08T03:09:00Z"/>
        </w:rPr>
      </w:pPr>
      <w:del w:id="1457" w:author="Monica Thom" w:date="2026-09-07T23:09:00Z" w16du:dateUtc="2026-09-08T03:09:00Z">
        <w:r>
          <w:delText xml:space="preserve">153. </w:delText>
        </w:r>
        <w:r>
          <w:tab/>
          <w:delText xml:space="preserve">Rangel, B. S. </w:delText>
        </w:r>
        <w:r>
          <w:rPr>
            <w:i/>
            <w:iCs/>
          </w:rPr>
          <w:delText>et al.</w:delText>
        </w:r>
        <w:r>
          <w:delText xml:space="preserve"> Unexpected prey: lemon sharks (Negaprion brevirostris) observed preying on an alien invasive freshwater fish in a remote no-take marine reserve in the Equatorial Atlantic. </w:delText>
        </w:r>
        <w:r>
          <w:rPr>
            <w:i/>
            <w:iCs/>
          </w:rPr>
          <w:delText>Environmental Biology of Fishes</w:delText>
        </w:r>
        <w:r>
          <w:delText xml:space="preserve"> </w:delText>
        </w:r>
        <w:r>
          <w:rPr>
            <w:b/>
            <w:bCs/>
          </w:rPr>
          <w:delText>108</w:delText>
        </w:r>
        <w:r>
          <w:delText>, 1599–1605 (2025).</w:delText>
        </w:r>
      </w:del>
    </w:p>
    <w:p w14:paraId="47C16D46" w14:textId="77777777" w:rsidR="00CF6956" w:rsidRDefault="00CF6956" w:rsidP="00CF6956">
      <w:pPr>
        <w:pStyle w:val="Bibliography"/>
        <w:rPr>
          <w:del w:id="1458" w:author="Monica Thom" w:date="2026-09-07T23:09:00Z" w16du:dateUtc="2026-09-08T03:09:00Z"/>
        </w:rPr>
      </w:pPr>
      <w:del w:id="1459" w:author="Monica Thom" w:date="2026-09-07T23:09:00Z" w16du:dateUtc="2026-09-08T03:09:00Z">
        <w:r>
          <w:delText xml:space="preserve">154. </w:delText>
        </w:r>
        <w:r>
          <w:tab/>
          <w:delText xml:space="preserve">Engeman, R. M. </w:delText>
        </w:r>
        <w:r>
          <w:rPr>
            <w:i/>
            <w:iCs/>
          </w:rPr>
          <w:delText>et al.</w:delText>
        </w:r>
        <w:r>
          <w:delText xml:space="preserve"> Feral swine harming insular sea turtle reproduction: The origin, impacts, behavior and elimination of an invasive species. </w:delText>
        </w:r>
        <w:r>
          <w:rPr>
            <w:i/>
            <w:iCs/>
          </w:rPr>
          <w:delText>Acta Oecologica</w:delText>
        </w:r>
        <w:r>
          <w:delText xml:space="preserve"> </w:delText>
        </w:r>
        <w:r>
          <w:rPr>
            <w:b/>
            <w:bCs/>
          </w:rPr>
          <w:delText>99</w:delText>
        </w:r>
        <w:r>
          <w:delText>, 103442 (2019).</w:delText>
        </w:r>
      </w:del>
    </w:p>
    <w:p w14:paraId="628A03F9" w14:textId="77777777" w:rsidR="00CF6956" w:rsidRDefault="00CF6956" w:rsidP="00CF6956">
      <w:pPr>
        <w:pStyle w:val="Bibliography"/>
        <w:rPr>
          <w:del w:id="1460" w:author="Monica Thom" w:date="2026-09-07T23:09:00Z" w16du:dateUtc="2026-09-08T03:09:00Z"/>
        </w:rPr>
      </w:pPr>
      <w:del w:id="1461" w:author="Monica Thom" w:date="2026-09-07T23:09:00Z" w16du:dateUtc="2026-09-08T03:09:00Z">
        <w:r>
          <w:delText xml:space="preserve">155. </w:delText>
        </w:r>
        <w:r>
          <w:tab/>
          <w:delText xml:space="preserve">McIlroy, S. E. </w:delText>
        </w:r>
        <w:r>
          <w:rPr>
            <w:i/>
            <w:iCs/>
          </w:rPr>
          <w:delText>et al.</w:delText>
        </w:r>
        <w:r>
          <w:delText xml:space="preserve"> Life goes on: Spatial heterogeneity promotes biodiversity in an urbanized coastal marine ecosystem. </w:delText>
        </w:r>
        <w:r>
          <w:rPr>
            <w:i/>
            <w:iCs/>
          </w:rPr>
          <w:delText>Global Change Biology</w:delText>
        </w:r>
        <w:r>
          <w:delText xml:space="preserve"> </w:delText>
        </w:r>
        <w:r>
          <w:rPr>
            <w:b/>
            <w:bCs/>
          </w:rPr>
          <w:delText>30</w:delText>
        </w:r>
        <w:r>
          <w:delText>, e17248 (2024).</w:delText>
        </w:r>
      </w:del>
    </w:p>
    <w:p w14:paraId="63C756B9" w14:textId="77777777" w:rsidR="00CF6956" w:rsidRDefault="00CF6956" w:rsidP="00CF6956">
      <w:pPr>
        <w:pStyle w:val="Bibliography"/>
        <w:rPr>
          <w:del w:id="1462" w:author="Monica Thom" w:date="2026-09-07T23:09:00Z" w16du:dateUtc="2026-09-08T03:09:00Z"/>
        </w:rPr>
      </w:pPr>
      <w:del w:id="1463" w:author="Monica Thom" w:date="2026-09-07T23:09:00Z" w16du:dateUtc="2026-09-08T03:09:00Z">
        <w:r>
          <w:lastRenderedPageBreak/>
          <w:delText xml:space="preserve">156. </w:delText>
        </w:r>
        <w:r>
          <w:tab/>
          <w:delText xml:space="preserve">Elizabeth Alter, S., Tariq, L., Creed, J. K. &amp; Megafu, E. Evolutionary responses of marine organisms to urbanized seascapes. </w:delText>
        </w:r>
        <w:r>
          <w:rPr>
            <w:i/>
            <w:iCs/>
          </w:rPr>
          <w:delText>Evolutionary Applications</w:delText>
        </w:r>
        <w:r>
          <w:delText xml:space="preserve"> </w:delText>
        </w:r>
        <w:r>
          <w:rPr>
            <w:b/>
            <w:bCs/>
          </w:rPr>
          <w:delText>14</w:delText>
        </w:r>
        <w:r>
          <w:delText>, 210–232 (2021).</w:delText>
        </w:r>
      </w:del>
    </w:p>
    <w:p w14:paraId="7156ED4B" w14:textId="77777777" w:rsidR="00CF6956" w:rsidRDefault="00CF6956" w:rsidP="00CF6956">
      <w:pPr>
        <w:pStyle w:val="Bibliography"/>
        <w:rPr>
          <w:del w:id="1464" w:author="Monica Thom" w:date="2026-09-07T23:09:00Z" w16du:dateUtc="2026-09-08T03:09:00Z"/>
        </w:rPr>
      </w:pPr>
      <w:del w:id="1465" w:author="Monica Thom" w:date="2026-09-07T23:09:00Z" w16du:dateUtc="2026-09-08T03:09:00Z">
        <w:r>
          <w:delText xml:space="preserve">157. </w:delText>
        </w:r>
        <w:r>
          <w:tab/>
          <w:delText xml:space="preserve">Ben-Haddad, M., Hajji, S., Abelouah, M. R. &amp; Ait Alla, A. Urbanization Compromises the Sustainability of Coastal Ecosystems: Insights from the Reproductive Traits of the Bioindicator Clam Donax trunculus. </w:delText>
        </w:r>
        <w:r>
          <w:rPr>
            <w:i/>
            <w:iCs/>
          </w:rPr>
          <w:delText>Sustainability</w:delText>
        </w:r>
        <w:r>
          <w:delText xml:space="preserve"> </w:delText>
        </w:r>
        <w:r>
          <w:rPr>
            <w:b/>
            <w:bCs/>
          </w:rPr>
          <w:delText>17</w:delText>
        </w:r>
        <w:r>
          <w:delText>, 6622 (2025).</w:delText>
        </w:r>
      </w:del>
    </w:p>
    <w:p w14:paraId="2EDA3A47" w14:textId="77777777" w:rsidR="00CF6956" w:rsidRDefault="00CF6956" w:rsidP="00CF6956">
      <w:pPr>
        <w:pStyle w:val="Bibliography"/>
        <w:rPr>
          <w:del w:id="1466" w:author="Monica Thom" w:date="2026-09-07T23:09:00Z" w16du:dateUtc="2026-09-08T03:09:00Z"/>
        </w:rPr>
      </w:pPr>
      <w:del w:id="1467" w:author="Monica Thom" w:date="2026-09-07T23:09:00Z" w16du:dateUtc="2026-09-08T03:09:00Z">
        <w:r>
          <w:delText xml:space="preserve">158. </w:delText>
        </w:r>
        <w:r>
          <w:tab/>
          <w:delText xml:space="preserve">Heery, E. C., Olsen, A. Y., Feist, B. E. &amp; Sebens, K. P. Urbanization-related distribution patterns and habitat-use by the marine mesopredator, giant Pacific octopus (Enteroctopus dofleini). </w:delText>
        </w:r>
        <w:r>
          <w:rPr>
            <w:i/>
            <w:iCs/>
          </w:rPr>
          <w:delText>Urban Ecosystems</w:delText>
        </w:r>
        <w:r>
          <w:delText xml:space="preserve"> </w:delText>
        </w:r>
        <w:r>
          <w:rPr>
            <w:b/>
            <w:bCs/>
          </w:rPr>
          <w:delText>21</w:delText>
        </w:r>
        <w:r>
          <w:delText>, 707–719 (2018).</w:delText>
        </w:r>
      </w:del>
    </w:p>
    <w:p w14:paraId="04FA7C28" w14:textId="77777777" w:rsidR="00CF6956" w:rsidRDefault="00CF6956" w:rsidP="00CF6956">
      <w:pPr>
        <w:pStyle w:val="Bibliography"/>
        <w:rPr>
          <w:del w:id="1468" w:author="Monica Thom" w:date="2026-09-07T23:09:00Z" w16du:dateUtc="2026-09-08T03:09:00Z"/>
        </w:rPr>
      </w:pPr>
      <w:del w:id="1469" w:author="Monica Thom" w:date="2026-09-07T23:09:00Z" w16du:dateUtc="2026-09-08T03:09:00Z">
        <w:r>
          <w:delText xml:space="preserve">159. </w:delText>
        </w:r>
        <w:r>
          <w:tab/>
          <w:delText xml:space="preserve">Rosenberg, Y. </w:delText>
        </w:r>
        <w:r>
          <w:rPr>
            <w:i/>
            <w:iCs/>
          </w:rPr>
          <w:delText>et al.</w:delText>
        </w:r>
        <w:r>
          <w:delText xml:space="preserve"> Urbanization comprehensively impairs biological rhythms in coral holobionts. </w:delText>
        </w:r>
        <w:r>
          <w:rPr>
            <w:i/>
            <w:iCs/>
          </w:rPr>
          <w:delText>Global change biology</w:delText>
        </w:r>
        <w:r>
          <w:delText xml:space="preserve"> </w:delText>
        </w:r>
        <w:r>
          <w:rPr>
            <w:b/>
            <w:bCs/>
          </w:rPr>
          <w:delText>28</w:delText>
        </w:r>
        <w:r>
          <w:delText>, 3349–3364 (2022).</w:delText>
        </w:r>
      </w:del>
    </w:p>
    <w:p w14:paraId="1879AD27" w14:textId="77777777" w:rsidR="00CF6956" w:rsidRDefault="00CF6956" w:rsidP="00CF6956">
      <w:pPr>
        <w:pStyle w:val="Bibliography"/>
        <w:rPr>
          <w:del w:id="1470" w:author="Monica Thom" w:date="2026-09-07T23:09:00Z" w16du:dateUtc="2026-09-08T03:09:00Z"/>
        </w:rPr>
      </w:pPr>
      <w:del w:id="1471" w:author="Monica Thom" w:date="2026-09-07T23:09:00Z" w16du:dateUtc="2026-09-08T03:09:00Z">
        <w:r>
          <w:delText xml:space="preserve">160. </w:delText>
        </w:r>
        <w:r>
          <w:tab/>
          <w:delText xml:space="preserve">Heery, E., Dethier, M., Feist, B., Sebens, K. &amp; Duffy, J. E. A new tool for quantifying urbanization gradients across seascapes predicts habitat-forming macroalgal distribution patterns in the Salish Sea. </w:delText>
        </w:r>
        <w:r>
          <w:rPr>
            <w:i/>
            <w:iCs/>
          </w:rPr>
          <w:delText>Marine Ecology Progress Series</w:delText>
        </w:r>
        <w:r>
          <w:delText xml:space="preserve"> </w:delText>
        </w:r>
        <w:r>
          <w:rPr>
            <w:b/>
            <w:bCs/>
          </w:rPr>
          <w:delText>776</w:delText>
        </w:r>
        <w:r>
          <w:delText>, 1–15 (2026).</w:delText>
        </w:r>
      </w:del>
    </w:p>
    <w:p w14:paraId="0EF46180" w14:textId="77777777" w:rsidR="00CF6956" w:rsidRDefault="00CF6956" w:rsidP="00CF6956">
      <w:pPr>
        <w:pStyle w:val="Bibliography"/>
        <w:rPr>
          <w:del w:id="1472" w:author="Monica Thom" w:date="2026-09-07T23:09:00Z" w16du:dateUtc="2026-09-08T03:09:00Z"/>
        </w:rPr>
      </w:pPr>
      <w:del w:id="1473" w:author="Monica Thom" w:date="2026-09-07T23:09:00Z" w16du:dateUtc="2026-09-08T03:09:00Z">
        <w:r>
          <w:delText xml:space="preserve">161. </w:delText>
        </w:r>
        <w:r>
          <w:tab/>
          <w:delText xml:space="preserve">Graells, G., Celis-Diez, J. L., Corcoran, D. &amp; Gelcich, S. Bird communities in coastal areas. effects of anthropogenic influences and distance from the coast. </w:delText>
        </w:r>
        <w:r>
          <w:rPr>
            <w:i/>
            <w:iCs/>
          </w:rPr>
          <w:delText>Frontiers in Ecology and Evolution</w:delText>
        </w:r>
        <w:r>
          <w:delText xml:space="preserve"> </w:delText>
        </w:r>
        <w:r>
          <w:rPr>
            <w:b/>
            <w:bCs/>
          </w:rPr>
          <w:delText>10</w:delText>
        </w:r>
        <w:r>
          <w:delText>, 807280 (2022).</w:delText>
        </w:r>
      </w:del>
    </w:p>
    <w:p w14:paraId="504D250B" w14:textId="77777777" w:rsidR="00CF6956" w:rsidRDefault="00CF6956" w:rsidP="00CF6956">
      <w:pPr>
        <w:pStyle w:val="Bibliography"/>
        <w:rPr>
          <w:del w:id="1474" w:author="Monica Thom" w:date="2026-09-07T23:09:00Z" w16du:dateUtc="2026-09-08T03:09:00Z"/>
        </w:rPr>
      </w:pPr>
      <w:del w:id="1475" w:author="Monica Thom" w:date="2026-09-07T23:09:00Z" w16du:dateUtc="2026-09-08T03:09:00Z">
        <w:r>
          <w:delText xml:space="preserve">162. </w:delText>
        </w:r>
        <w:r>
          <w:tab/>
          <w:delText xml:space="preserve">Karachaliou, E., Schmidt, C., de Greef, E., Docker, M. F. &amp; Garroway, C. J. Urbanisation Is Associated With Reduced Genetic Diversity in Marine Fish Populations. </w:delText>
        </w:r>
        <w:r>
          <w:rPr>
            <w:i/>
            <w:iCs/>
          </w:rPr>
          <w:delText>Molecular Ecology</w:delText>
        </w:r>
        <w:r>
          <w:delText xml:space="preserve"> </w:delText>
        </w:r>
        <w:r>
          <w:rPr>
            <w:b/>
            <w:bCs/>
          </w:rPr>
          <w:delText>34</w:delText>
        </w:r>
        <w:r>
          <w:delText>, e17711 (2025).</w:delText>
        </w:r>
      </w:del>
    </w:p>
    <w:p w14:paraId="3A930404" w14:textId="77777777" w:rsidR="00CF6956" w:rsidRDefault="00CF6956" w:rsidP="00CF6956">
      <w:pPr>
        <w:pStyle w:val="Bibliography"/>
        <w:rPr>
          <w:del w:id="1476" w:author="Monica Thom" w:date="2026-09-07T23:09:00Z" w16du:dateUtc="2026-09-08T03:09:00Z"/>
        </w:rPr>
      </w:pPr>
      <w:del w:id="1477" w:author="Monica Thom" w:date="2026-09-07T23:09:00Z" w16du:dateUtc="2026-09-08T03:09:00Z">
        <w:r>
          <w:delText xml:space="preserve">163. </w:delText>
        </w:r>
        <w:r>
          <w:tab/>
          <w:delText xml:space="preserve">Shah Esmaeili, Y., Checon, H. H., Corte, G. N. &amp; Turra, A. Parasitism by isopods in sandy beach fish assemblages: role of urbanization and environmental characteristics. </w:delText>
        </w:r>
        <w:r>
          <w:rPr>
            <w:i/>
            <w:iCs/>
          </w:rPr>
          <w:delText>Hydrobiologia</w:delText>
        </w:r>
        <w:r>
          <w:delText xml:space="preserve"> </w:delText>
        </w:r>
        <w:r>
          <w:rPr>
            <w:b/>
            <w:bCs/>
          </w:rPr>
          <w:delText>848</w:delText>
        </w:r>
        <w:r>
          <w:delText>, 4885–4901 (2021).</w:delText>
        </w:r>
      </w:del>
    </w:p>
    <w:p w14:paraId="350DF24F" w14:textId="77777777" w:rsidR="00CF6956" w:rsidRDefault="00CF6956" w:rsidP="00CF6956">
      <w:pPr>
        <w:pStyle w:val="Bibliography"/>
        <w:rPr>
          <w:del w:id="1478" w:author="Monica Thom" w:date="2026-09-07T23:09:00Z" w16du:dateUtc="2026-09-08T03:09:00Z"/>
        </w:rPr>
      </w:pPr>
      <w:del w:id="1479" w:author="Monica Thom" w:date="2026-09-07T23:09:00Z" w16du:dateUtc="2026-09-08T03:09:00Z">
        <w:r>
          <w:delText xml:space="preserve">164. </w:delText>
        </w:r>
        <w:r>
          <w:tab/>
          <w:delText xml:space="preserve">Lowe, M. R. &amp; Peterson, M. S. Effects of coastal urbanization on salt marsh faunal assemblages in the northern Gulf of Mexico. </w:delText>
        </w:r>
        <w:r>
          <w:rPr>
            <w:i/>
            <w:iCs/>
          </w:rPr>
          <w:delText>Marine and Coastal Fisheries</w:delText>
        </w:r>
        <w:r>
          <w:delText xml:space="preserve"> </w:delText>
        </w:r>
        <w:r>
          <w:rPr>
            <w:b/>
            <w:bCs/>
          </w:rPr>
          <w:delText>6</w:delText>
        </w:r>
        <w:r>
          <w:delText>, 89–107 (2014).</w:delText>
        </w:r>
      </w:del>
    </w:p>
    <w:p w14:paraId="731586E7" w14:textId="77777777" w:rsidR="00CF6956" w:rsidRDefault="00CF6956" w:rsidP="00CF6956">
      <w:pPr>
        <w:pStyle w:val="Bibliography"/>
        <w:rPr>
          <w:del w:id="1480" w:author="Monica Thom" w:date="2026-09-07T23:09:00Z" w16du:dateUtc="2026-09-08T03:09:00Z"/>
        </w:rPr>
      </w:pPr>
      <w:del w:id="1481" w:author="Monica Thom" w:date="2026-09-07T23:09:00Z" w16du:dateUtc="2026-09-08T03:09:00Z">
        <w:r>
          <w:lastRenderedPageBreak/>
          <w:delText xml:space="preserve">165. </w:delText>
        </w:r>
        <w:r>
          <w:tab/>
          <w:delText xml:space="preserve">Akoumianaki, I., Papaspyrou, S., Kormas, K. A. &amp; Nicolaidou, A. Environmental variation and macrofauna response in a coastal area influenced by land runoff. </w:delText>
        </w:r>
        <w:r>
          <w:rPr>
            <w:i/>
            <w:iCs/>
          </w:rPr>
          <w:delText>Estuarine, Coastal and Shelf Science</w:delText>
        </w:r>
        <w:r>
          <w:delText xml:space="preserve"> </w:delText>
        </w:r>
        <w:r>
          <w:rPr>
            <w:b/>
            <w:bCs/>
          </w:rPr>
          <w:delText>132</w:delText>
        </w:r>
        <w:r>
          <w:delText>, 34–44 (2013).</w:delText>
        </w:r>
      </w:del>
    </w:p>
    <w:p w14:paraId="1BE553B1" w14:textId="77777777" w:rsidR="00CF6956" w:rsidRDefault="00CF6956" w:rsidP="00CF6956">
      <w:pPr>
        <w:pStyle w:val="Bibliography"/>
        <w:rPr>
          <w:del w:id="1482" w:author="Monica Thom" w:date="2026-09-07T23:09:00Z" w16du:dateUtc="2026-09-08T03:09:00Z"/>
        </w:rPr>
      </w:pPr>
      <w:del w:id="1483" w:author="Monica Thom" w:date="2026-09-07T23:09:00Z" w16du:dateUtc="2026-09-08T03:09:00Z">
        <w:r>
          <w:delText xml:space="preserve">166. </w:delText>
        </w:r>
        <w:r>
          <w:tab/>
          <w:delText xml:space="preserve">Dinh, K. V. </w:delText>
        </w:r>
        <w:r>
          <w:rPr>
            <w:i/>
            <w:iCs/>
          </w:rPr>
          <w:delText>et al.</w:delText>
        </w:r>
        <w:r>
          <w:delText xml:space="preserve"> Interactive effects of warming and pollutants on marine and freshwater invertebrates. </w:delText>
        </w:r>
        <w:r>
          <w:rPr>
            <w:i/>
            <w:iCs/>
          </w:rPr>
          <w:delText>Current Pollution Reports</w:delText>
        </w:r>
        <w:r>
          <w:delText xml:space="preserve"> </w:delText>
        </w:r>
        <w:r>
          <w:rPr>
            <w:b/>
            <w:bCs/>
          </w:rPr>
          <w:delText>8</w:delText>
        </w:r>
        <w:r>
          <w:delText>, 341–359 (2022).</w:delText>
        </w:r>
      </w:del>
    </w:p>
    <w:p w14:paraId="47C865DF" w14:textId="77777777" w:rsidR="00CF6956" w:rsidRDefault="00CF6956" w:rsidP="00CF6956">
      <w:pPr>
        <w:pStyle w:val="Bibliography"/>
        <w:rPr>
          <w:del w:id="1484" w:author="Monica Thom" w:date="2026-09-07T23:09:00Z" w16du:dateUtc="2026-09-08T03:09:00Z"/>
        </w:rPr>
      </w:pPr>
      <w:del w:id="1485" w:author="Monica Thom" w:date="2026-09-07T23:09:00Z" w16du:dateUtc="2026-09-08T03:09:00Z">
        <w:r>
          <w:delText xml:space="preserve">167. </w:delText>
        </w:r>
        <w:r>
          <w:tab/>
          <w:delText xml:space="preserve">Thompson, C. </w:delText>
        </w:r>
        <w:r>
          <w:rPr>
            <w:i/>
            <w:iCs/>
          </w:rPr>
          <w:delText>et al.</w:delText>
        </w:r>
        <w:r>
          <w:delText xml:space="preserve"> Collapse of scallop Nodipecten nodosus production in the tropical Southeast Brazil as a possible consequence of global warming and water pollution. </w:delText>
        </w:r>
        <w:r>
          <w:rPr>
            <w:i/>
            <w:iCs/>
          </w:rPr>
          <w:delText>Science of The Total Environment</w:delText>
        </w:r>
        <w:r>
          <w:delText xml:space="preserve"> </w:delText>
        </w:r>
        <w:r>
          <w:rPr>
            <w:b/>
            <w:bCs/>
          </w:rPr>
          <w:delText>904</w:delText>
        </w:r>
        <w:r>
          <w:delText>, 166873 (2023).</w:delText>
        </w:r>
      </w:del>
    </w:p>
    <w:p w14:paraId="6DF8FB2B" w14:textId="77777777" w:rsidR="00CF6956" w:rsidRDefault="00CF6956" w:rsidP="00CF6956">
      <w:pPr>
        <w:pStyle w:val="Bibliography"/>
        <w:rPr>
          <w:del w:id="1486" w:author="Monica Thom" w:date="2026-09-07T23:09:00Z" w16du:dateUtc="2026-09-08T03:09:00Z"/>
        </w:rPr>
      </w:pPr>
      <w:del w:id="1487" w:author="Monica Thom" w:date="2026-09-07T23:09:00Z" w16du:dateUtc="2026-09-08T03:09:00Z">
        <w:r>
          <w:delText xml:space="preserve">168. </w:delText>
        </w:r>
        <w:r>
          <w:tab/>
          <w:delText xml:space="preserve">Raimundo, J. </w:delText>
        </w:r>
        <w:r>
          <w:rPr>
            <w:i/>
            <w:iCs/>
          </w:rPr>
          <w:delText>et al.</w:delText>
        </w:r>
        <w:r>
          <w:delText xml:space="preserve"> Abnormal mortality of octopus after a storm water event: Accumulated lead and lead isotopes as fingerprints. </w:delText>
        </w:r>
        <w:r>
          <w:rPr>
            <w:i/>
            <w:iCs/>
          </w:rPr>
          <w:delText>Science of The Total Environment</w:delText>
        </w:r>
        <w:r>
          <w:delText xml:space="preserve"> </w:delText>
        </w:r>
        <w:r>
          <w:rPr>
            <w:b/>
            <w:bCs/>
          </w:rPr>
          <w:delText>581</w:delText>
        </w:r>
        <w:r>
          <w:delText>, 289–296 (2017).</w:delText>
        </w:r>
      </w:del>
    </w:p>
    <w:p w14:paraId="03C894B0" w14:textId="77777777" w:rsidR="00CF6956" w:rsidRDefault="00CF6956" w:rsidP="00CF6956">
      <w:pPr>
        <w:pStyle w:val="Bibliography"/>
        <w:rPr>
          <w:del w:id="1488" w:author="Monica Thom" w:date="2026-09-07T23:09:00Z" w16du:dateUtc="2026-09-08T03:09:00Z"/>
        </w:rPr>
      </w:pPr>
      <w:del w:id="1489" w:author="Monica Thom" w:date="2026-09-07T23:09:00Z" w16du:dateUtc="2026-09-08T03:09:00Z">
        <w:r>
          <w:delText xml:space="preserve">169. </w:delText>
        </w:r>
        <w:r>
          <w:tab/>
          <w:delText xml:space="preserve">Bunting, P. </w:delText>
        </w:r>
        <w:r>
          <w:rPr>
            <w:i/>
            <w:iCs/>
          </w:rPr>
          <w:delText>et al.</w:delText>
        </w:r>
        <w:r>
          <w:delText xml:space="preserve"> Global Mangrove Extent Change 1996–2020: Global Mangrove Watch Version 3.0. </w:delText>
        </w:r>
        <w:r>
          <w:rPr>
            <w:i/>
            <w:iCs/>
          </w:rPr>
          <w:delText>Remote Sensing</w:delText>
        </w:r>
        <w:r>
          <w:delText xml:space="preserve"> </w:delText>
        </w:r>
        <w:r>
          <w:rPr>
            <w:b/>
            <w:bCs/>
          </w:rPr>
          <w:delText>14</w:delText>
        </w:r>
        <w:r>
          <w:delText>, 3657 (2022).</w:delText>
        </w:r>
      </w:del>
    </w:p>
    <w:p w14:paraId="40FCE55A" w14:textId="77777777" w:rsidR="00CF6956" w:rsidRDefault="00CF6956" w:rsidP="00CF6956">
      <w:pPr>
        <w:pStyle w:val="Bibliography"/>
        <w:rPr>
          <w:del w:id="1490" w:author="Monica Thom" w:date="2026-09-07T23:09:00Z" w16du:dateUtc="2026-09-08T03:09:00Z"/>
        </w:rPr>
      </w:pPr>
      <w:del w:id="1491" w:author="Monica Thom" w:date="2026-09-07T23:09:00Z" w16du:dateUtc="2026-09-08T03:09:00Z">
        <w:r>
          <w:delText xml:space="preserve">170. </w:delText>
        </w:r>
        <w:r>
          <w:tab/>
          <w:delText xml:space="preserve">Møller, A. P., Flensted-Jensen, E., Laursen, K. &amp; Mardal, W. Fertilizer leakage to the marine environment, ecosystem effects and population trends of waterbirds in Denmark. </w:delText>
        </w:r>
        <w:r>
          <w:rPr>
            <w:i/>
            <w:iCs/>
          </w:rPr>
          <w:delText>Ecosystems</w:delText>
        </w:r>
        <w:r>
          <w:delText xml:space="preserve"> </w:delText>
        </w:r>
        <w:r>
          <w:rPr>
            <w:b/>
            <w:bCs/>
          </w:rPr>
          <w:delText>18</w:delText>
        </w:r>
        <w:r>
          <w:delText>, 30–44 (2015).</w:delText>
        </w:r>
      </w:del>
    </w:p>
    <w:p w14:paraId="40F77720" w14:textId="77777777" w:rsidR="00CF6956" w:rsidRDefault="00CF6956" w:rsidP="00CF6956">
      <w:pPr>
        <w:pStyle w:val="Bibliography"/>
        <w:rPr>
          <w:del w:id="1492" w:author="Monica Thom" w:date="2026-09-07T23:09:00Z" w16du:dateUtc="2026-09-08T03:09:00Z"/>
        </w:rPr>
      </w:pPr>
      <w:del w:id="1493" w:author="Monica Thom" w:date="2026-09-07T23:09:00Z" w16du:dateUtc="2026-09-08T03:09:00Z">
        <w:r>
          <w:delText xml:space="preserve">171. </w:delText>
        </w:r>
        <w:r>
          <w:tab/>
          <w:delText xml:space="preserve">Fabricius, K. E. Effects of terrestrial runoff on the ecology of corals and coral reefs: review and synthesis. </w:delText>
        </w:r>
        <w:r>
          <w:rPr>
            <w:i/>
            <w:iCs/>
          </w:rPr>
          <w:delText>Marine pollution bulletin</w:delText>
        </w:r>
        <w:r>
          <w:delText xml:space="preserve"> </w:delText>
        </w:r>
        <w:r>
          <w:rPr>
            <w:b/>
            <w:bCs/>
          </w:rPr>
          <w:delText>50</w:delText>
        </w:r>
        <w:r>
          <w:delText>, 125–146 (2005).</w:delText>
        </w:r>
      </w:del>
    </w:p>
    <w:p w14:paraId="70A1E0C3" w14:textId="77777777" w:rsidR="00CF6956" w:rsidRDefault="00CF6956" w:rsidP="00CF6956">
      <w:pPr>
        <w:pStyle w:val="Bibliography"/>
        <w:rPr>
          <w:del w:id="1494" w:author="Monica Thom" w:date="2026-09-07T23:09:00Z" w16du:dateUtc="2026-09-08T03:09:00Z"/>
        </w:rPr>
      </w:pPr>
      <w:del w:id="1495" w:author="Monica Thom" w:date="2026-09-07T23:09:00Z" w16du:dateUtc="2026-09-08T03:09:00Z">
        <w:r>
          <w:delText xml:space="preserve">172. </w:delText>
        </w:r>
        <w:r>
          <w:tab/>
          <w:delText xml:space="preserve">Bridge, C., Methion, S. &amp; Díaz López, B. The impact of anthropogenic pollutants on the distribution of a marine top predator within a coastal estuarine system. </w:delText>
        </w:r>
        <w:r>
          <w:rPr>
            <w:i/>
            <w:iCs/>
          </w:rPr>
          <w:delText>Environmental Monitoring and Assessment</w:delText>
        </w:r>
        <w:r>
          <w:delText xml:space="preserve"> </w:delText>
        </w:r>
        <w:r>
          <w:rPr>
            <w:b/>
            <w:bCs/>
          </w:rPr>
          <w:delText>195</w:delText>
        </w:r>
        <w:r>
          <w:delText>, 898 (2023).</w:delText>
        </w:r>
      </w:del>
    </w:p>
    <w:p w14:paraId="0D388663" w14:textId="77777777" w:rsidR="00CF6956" w:rsidRDefault="00CF6956" w:rsidP="00CF6956">
      <w:pPr>
        <w:pStyle w:val="Bibliography"/>
        <w:rPr>
          <w:del w:id="1496" w:author="Monica Thom" w:date="2026-09-07T23:09:00Z" w16du:dateUtc="2026-09-08T03:09:00Z"/>
        </w:rPr>
      </w:pPr>
      <w:del w:id="1497" w:author="Monica Thom" w:date="2026-09-07T23:09:00Z" w16du:dateUtc="2026-09-08T03:09:00Z">
        <w:r>
          <w:delText xml:space="preserve">173. </w:delText>
        </w:r>
        <w:r>
          <w:tab/>
          <w:delText xml:space="preserve">Grabner, D., Rothe, L. E. &amp; Sures, B. Parasites and pollutants: effects of multiple stressors on aquatic organisms. </w:delText>
        </w:r>
        <w:r>
          <w:rPr>
            <w:i/>
            <w:iCs/>
          </w:rPr>
          <w:delText>Environmental Toxicology and Chemistry</w:delText>
        </w:r>
        <w:r>
          <w:delText xml:space="preserve"> </w:delText>
        </w:r>
        <w:r>
          <w:rPr>
            <w:b/>
            <w:bCs/>
          </w:rPr>
          <w:delText>42</w:delText>
        </w:r>
        <w:r>
          <w:delText>, 1946–1959 (2023).</w:delText>
        </w:r>
      </w:del>
    </w:p>
    <w:p w14:paraId="4C884D05" w14:textId="77777777" w:rsidR="00CF6956" w:rsidRDefault="00CF6956" w:rsidP="00CF6956">
      <w:pPr>
        <w:pStyle w:val="Bibliography"/>
        <w:rPr>
          <w:del w:id="1498" w:author="Monica Thom" w:date="2026-09-07T23:09:00Z" w16du:dateUtc="2026-09-08T03:09:00Z"/>
        </w:rPr>
      </w:pPr>
      <w:del w:id="1499" w:author="Monica Thom" w:date="2026-09-07T23:09:00Z" w16du:dateUtc="2026-09-08T03:09:00Z">
        <w:r>
          <w:lastRenderedPageBreak/>
          <w:delText xml:space="preserve">174. </w:delText>
        </w:r>
        <w:r>
          <w:tab/>
          <w:delText>Hanley, T. C., Bowen, J. L., Kearns, P. J. &amp; Hughes, A. R. Short</w:delText>
        </w:r>
        <w:r>
          <w:rPr>
            <w:rFonts w:ascii="Cambria Math" w:hAnsi="Cambria Math" w:cs="Cambria Math"/>
          </w:rPr>
          <w:delText>‐</w:delText>
        </w:r>
        <w:r>
          <w:delText>and long</w:delText>
        </w:r>
        <w:r>
          <w:rPr>
            <w:rFonts w:ascii="Cambria Math" w:hAnsi="Cambria Math" w:cs="Cambria Math"/>
          </w:rPr>
          <w:delText>‐</w:delText>
        </w:r>
        <w:r>
          <w:delText xml:space="preserve">term effects of nutrient enrichment on salt marsh plant production and microbial community structure. </w:delText>
        </w:r>
        <w:r>
          <w:rPr>
            <w:i/>
            <w:iCs/>
          </w:rPr>
          <w:delText>Journal of Ecology</w:delText>
        </w:r>
        <w:r>
          <w:delText xml:space="preserve"> </w:delText>
        </w:r>
        <w:r>
          <w:rPr>
            <w:b/>
            <w:bCs/>
          </w:rPr>
          <w:delText>109</w:delText>
        </w:r>
        <w:r>
          <w:delText>, 3779–3793 (2021).</w:delText>
        </w:r>
      </w:del>
    </w:p>
    <w:p w14:paraId="23FF967B" w14:textId="77777777" w:rsidR="00CF6956" w:rsidRDefault="00CF6956" w:rsidP="00CF6956">
      <w:pPr>
        <w:pStyle w:val="Bibliography"/>
        <w:rPr>
          <w:del w:id="1500" w:author="Monica Thom" w:date="2026-09-07T23:09:00Z" w16du:dateUtc="2026-09-08T03:09:00Z"/>
        </w:rPr>
      </w:pPr>
      <w:del w:id="1501" w:author="Monica Thom" w:date="2026-09-07T23:09:00Z" w16du:dateUtc="2026-09-08T03:09:00Z">
        <w:r>
          <w:delText xml:space="preserve">175. </w:delText>
        </w:r>
        <w:r>
          <w:tab/>
          <w:delText xml:space="preserve">Consales, G. &amp; Marsili, L. Assessment of the conservation status of Chondrichthyans: Underestimation of the pollution threat. </w:delText>
        </w:r>
        <w:r>
          <w:rPr>
            <w:i/>
            <w:iCs/>
          </w:rPr>
          <w:delText>The European Zoological Journal</w:delText>
        </w:r>
        <w:r>
          <w:delText xml:space="preserve"> </w:delText>
        </w:r>
        <w:r>
          <w:rPr>
            <w:b/>
            <w:bCs/>
          </w:rPr>
          <w:delText>88</w:delText>
        </w:r>
        <w:r>
          <w:delText>, 165–180 (2021).</w:delText>
        </w:r>
      </w:del>
    </w:p>
    <w:p w14:paraId="1F3CA21C" w14:textId="77777777" w:rsidR="00CF6956" w:rsidRDefault="00CF6956" w:rsidP="00CF6956">
      <w:pPr>
        <w:pStyle w:val="Bibliography"/>
        <w:rPr>
          <w:del w:id="1502" w:author="Monica Thom" w:date="2026-09-07T23:09:00Z" w16du:dateUtc="2026-09-08T03:09:00Z"/>
        </w:rPr>
      </w:pPr>
      <w:del w:id="1503" w:author="Monica Thom" w:date="2026-09-07T23:09:00Z" w16du:dateUtc="2026-09-08T03:09:00Z">
        <w:r>
          <w:delText xml:space="preserve">176. </w:delText>
        </w:r>
        <w:r>
          <w:tab/>
          <w:delText xml:space="preserve">Van Houtan, K. S., Hargrove, S. K. &amp; Balazs, G. H. Land use, macroalgae, and a tumor-forming disease in marine turtles. </w:delText>
        </w:r>
        <w:r>
          <w:rPr>
            <w:i/>
            <w:iCs/>
          </w:rPr>
          <w:delText>PLoS One</w:delText>
        </w:r>
        <w:r>
          <w:delText xml:space="preserve"> </w:delText>
        </w:r>
        <w:r>
          <w:rPr>
            <w:b/>
            <w:bCs/>
          </w:rPr>
          <w:delText>5</w:delText>
        </w:r>
        <w:r>
          <w:delText>, e12900 (2010).</w:delText>
        </w:r>
      </w:del>
    </w:p>
    <w:p w14:paraId="7423D333" w14:textId="77777777" w:rsidR="00CF6956" w:rsidRDefault="00CF6956" w:rsidP="00CF6956">
      <w:pPr>
        <w:pStyle w:val="Bibliography"/>
        <w:rPr>
          <w:del w:id="1504" w:author="Monica Thom" w:date="2026-09-07T23:09:00Z" w16du:dateUtc="2026-09-08T03:09:00Z"/>
        </w:rPr>
      </w:pPr>
      <w:del w:id="1505" w:author="Monica Thom" w:date="2026-09-07T23:09:00Z" w16du:dateUtc="2026-09-08T03:09:00Z">
        <w:r>
          <w:delText xml:space="preserve">177. </w:delText>
        </w:r>
        <w:r>
          <w:tab/>
          <w:delText xml:space="preserve">Qu, F. </w:delText>
        </w:r>
        <w:r>
          <w:rPr>
            <w:i/>
            <w:iCs/>
          </w:rPr>
          <w:delText>et al.</w:delText>
        </w:r>
        <w:r>
          <w:delText xml:space="preserve"> Polychaete annelid (segmented worms) abundance and species composition in the proximity (6–9 km) of the Deep Water Horizon (DWH) Oil Spill in the Deep Gulf of Mexico. </w:delText>
        </w:r>
        <w:r>
          <w:rPr>
            <w:i/>
            <w:iCs/>
          </w:rPr>
          <w:delText>Deep Sea Research Part II: Topical Studies in Oceanography</w:delText>
        </w:r>
        <w:r>
          <w:delText xml:space="preserve"> </w:delText>
        </w:r>
        <w:r>
          <w:rPr>
            <w:b/>
            <w:bCs/>
          </w:rPr>
          <w:delText>129</w:delText>
        </w:r>
        <w:r>
          <w:delText>, 130–136 (2016).</w:delText>
        </w:r>
      </w:del>
    </w:p>
    <w:p w14:paraId="1D6A533A" w14:textId="77777777" w:rsidR="00CF6956" w:rsidRDefault="00CF6956" w:rsidP="00CF6956">
      <w:pPr>
        <w:pStyle w:val="Bibliography"/>
        <w:rPr>
          <w:del w:id="1506" w:author="Monica Thom" w:date="2026-09-07T23:09:00Z" w16du:dateUtc="2026-09-08T03:09:00Z"/>
        </w:rPr>
      </w:pPr>
      <w:del w:id="1507" w:author="Monica Thom" w:date="2026-09-07T23:09:00Z" w16du:dateUtc="2026-09-08T03:09:00Z">
        <w:r>
          <w:delText xml:space="preserve">178. </w:delText>
        </w:r>
        <w:r>
          <w:tab/>
          <w:delText xml:space="preserve">Blackburn, M., Mazzacano, C., Fallon, C. &amp; Black, S. H. A review of the impacts of oil spills on marine invertebrates. </w:delText>
        </w:r>
        <w:r>
          <w:rPr>
            <w:i/>
            <w:iCs/>
          </w:rPr>
          <w:delText>The Xerces Society for Invertebrate Conservation, Portland, OR</w:delText>
        </w:r>
        <w:r>
          <w:delText xml:space="preserve"> </w:delText>
        </w:r>
        <w:r>
          <w:rPr>
            <w:b/>
            <w:bCs/>
          </w:rPr>
          <w:delText>152</w:delText>
        </w:r>
        <w:r>
          <w:delText>, (2014).</w:delText>
        </w:r>
      </w:del>
    </w:p>
    <w:p w14:paraId="130789C0" w14:textId="77777777" w:rsidR="00CF6956" w:rsidRDefault="00CF6956" w:rsidP="00CF6956">
      <w:pPr>
        <w:pStyle w:val="Bibliography"/>
        <w:rPr>
          <w:del w:id="1508" w:author="Monica Thom" w:date="2026-09-07T23:09:00Z" w16du:dateUtc="2026-09-08T03:09:00Z"/>
        </w:rPr>
      </w:pPr>
      <w:del w:id="1509" w:author="Monica Thom" w:date="2026-09-07T23:09:00Z" w16du:dateUtc="2026-09-08T03:09:00Z">
        <w:r>
          <w:delText xml:space="preserve">179. </w:delText>
        </w:r>
        <w:r>
          <w:tab/>
          <w:delText xml:space="preserve">Durier, G. </w:delText>
        </w:r>
        <w:r>
          <w:rPr>
            <w:i/>
            <w:iCs/>
          </w:rPr>
          <w:delText>et al.</w:delText>
        </w:r>
        <w:r>
          <w:delText xml:space="preserve"> Sensitivity to oil dispersants: Effects on the valve movements of the blue mussel Mytilus edulis and the giant scallop Placopecten magellanicus, in sub-arctic conditions. </w:delText>
        </w:r>
        <w:r>
          <w:rPr>
            <w:i/>
            <w:iCs/>
          </w:rPr>
          <w:delText>Aquatic toxicology</w:delText>
        </w:r>
        <w:r>
          <w:delText xml:space="preserve"> </w:delText>
        </w:r>
        <w:r>
          <w:rPr>
            <w:b/>
            <w:bCs/>
          </w:rPr>
          <w:delText>234</w:delText>
        </w:r>
        <w:r>
          <w:delText>, 105797 (2021).</w:delText>
        </w:r>
      </w:del>
    </w:p>
    <w:p w14:paraId="233C4EA3" w14:textId="77777777" w:rsidR="00CF6956" w:rsidRDefault="00CF6956" w:rsidP="00CF6956">
      <w:pPr>
        <w:pStyle w:val="Bibliography"/>
        <w:rPr>
          <w:del w:id="1510" w:author="Monica Thom" w:date="2026-09-07T23:09:00Z" w16du:dateUtc="2026-09-08T03:09:00Z"/>
        </w:rPr>
      </w:pPr>
      <w:del w:id="1511" w:author="Monica Thom" w:date="2026-09-07T23:09:00Z" w16du:dateUtc="2026-09-08T03:09:00Z">
        <w:r>
          <w:delText xml:space="preserve">180. </w:delText>
        </w:r>
        <w:r>
          <w:tab/>
          <w:delText xml:space="preserve">Elumalai, P. </w:delText>
        </w:r>
        <w:r>
          <w:rPr>
            <w:i/>
            <w:iCs/>
          </w:rPr>
          <w:delText>et al.</w:delText>
        </w:r>
        <w:r>
          <w:delText xml:space="preserve"> Impact of petroleum hydrocarbon and heavy metal pollution on coral reefs and mangroves: a review. </w:delText>
        </w:r>
        <w:r>
          <w:rPr>
            <w:i/>
            <w:iCs/>
          </w:rPr>
          <w:delText>Environmental Chemistry Letters</w:delText>
        </w:r>
        <w:r>
          <w:delText xml:space="preserve"> </w:delText>
        </w:r>
        <w:r>
          <w:rPr>
            <w:b/>
            <w:bCs/>
          </w:rPr>
          <w:delText>22</w:delText>
        </w:r>
        <w:r>
          <w:delText>, 1413–1435 (2024).</w:delText>
        </w:r>
      </w:del>
    </w:p>
    <w:p w14:paraId="5BA18C6B" w14:textId="77777777" w:rsidR="00CF6956" w:rsidRDefault="00CF6956" w:rsidP="00CF6956">
      <w:pPr>
        <w:pStyle w:val="Bibliography"/>
        <w:rPr>
          <w:del w:id="1512" w:author="Monica Thom" w:date="2026-09-07T23:09:00Z" w16du:dateUtc="2026-09-08T03:09:00Z"/>
        </w:rPr>
      </w:pPr>
      <w:del w:id="1513" w:author="Monica Thom" w:date="2026-09-07T23:09:00Z" w16du:dateUtc="2026-09-08T03:09:00Z">
        <w:r>
          <w:delText xml:space="preserve">181. </w:delText>
        </w:r>
        <w:r>
          <w:tab/>
          <w:delText xml:space="preserve">Dean, T. A., Bodkin, J. L., Jewett, S. C., Monson, D. H. &amp; Jung, D. Changes in sea urchins and kelp following a reduction in sea otter density as a result of the Exxon Valdez oil spill. </w:delText>
        </w:r>
        <w:r>
          <w:rPr>
            <w:i/>
            <w:iCs/>
          </w:rPr>
          <w:delText>Marine Ecology Progress Series</w:delText>
        </w:r>
        <w:r>
          <w:delText xml:space="preserve"> </w:delText>
        </w:r>
        <w:r>
          <w:rPr>
            <w:b/>
            <w:bCs/>
          </w:rPr>
          <w:delText>199</w:delText>
        </w:r>
        <w:r>
          <w:delText>, 281–291 (2000).</w:delText>
        </w:r>
      </w:del>
    </w:p>
    <w:p w14:paraId="5F94D077" w14:textId="77777777" w:rsidR="00CF6956" w:rsidRDefault="00CF6956" w:rsidP="00CF6956">
      <w:pPr>
        <w:pStyle w:val="Bibliography"/>
        <w:rPr>
          <w:del w:id="1514" w:author="Monica Thom" w:date="2026-09-07T23:09:00Z" w16du:dateUtc="2026-09-08T03:09:00Z"/>
        </w:rPr>
      </w:pPr>
      <w:del w:id="1515" w:author="Monica Thom" w:date="2026-09-07T23:09:00Z" w16du:dateUtc="2026-09-08T03:09:00Z">
        <w:r>
          <w:delText xml:space="preserve">182. </w:delText>
        </w:r>
        <w:r>
          <w:tab/>
          <w:delText xml:space="preserve">Osborne, O. E., Willie, M. M. &amp; O’Hara, P. D. The effects of oil spill dispersant use on marine birds: a review of scientific literature and identification of information gaps. </w:delText>
        </w:r>
        <w:r>
          <w:rPr>
            <w:i/>
            <w:iCs/>
          </w:rPr>
          <w:delText>Environmental Reviews</w:delText>
        </w:r>
        <w:r>
          <w:delText xml:space="preserve"> </w:delText>
        </w:r>
        <w:r>
          <w:rPr>
            <w:b/>
            <w:bCs/>
          </w:rPr>
          <w:delText>31</w:delText>
        </w:r>
        <w:r>
          <w:delText>, 243–255 (2022).</w:delText>
        </w:r>
      </w:del>
    </w:p>
    <w:p w14:paraId="6B0E5F23" w14:textId="77777777" w:rsidR="00CF6956" w:rsidRDefault="00CF6956" w:rsidP="00CF6956">
      <w:pPr>
        <w:pStyle w:val="Bibliography"/>
        <w:rPr>
          <w:del w:id="1516" w:author="Monica Thom" w:date="2026-09-07T23:09:00Z" w16du:dateUtc="2026-09-08T03:09:00Z"/>
        </w:rPr>
      </w:pPr>
      <w:del w:id="1517" w:author="Monica Thom" w:date="2026-09-07T23:09:00Z" w16du:dateUtc="2026-09-08T03:09:00Z">
        <w:r>
          <w:lastRenderedPageBreak/>
          <w:delText xml:space="preserve">183. </w:delText>
        </w:r>
        <w:r>
          <w:tab/>
          <w:delText xml:space="preserve">Grosell, M. &amp; Pasparakis, C. Physiological responses of fish to oil spills. </w:delText>
        </w:r>
        <w:r>
          <w:rPr>
            <w:i/>
            <w:iCs/>
          </w:rPr>
          <w:delText>Annual review of marine science</w:delText>
        </w:r>
        <w:r>
          <w:delText xml:space="preserve"> </w:delText>
        </w:r>
        <w:r>
          <w:rPr>
            <w:b/>
            <w:bCs/>
          </w:rPr>
          <w:delText>13</w:delText>
        </w:r>
        <w:r>
          <w:delText>, 137–160 (2021).</w:delText>
        </w:r>
      </w:del>
    </w:p>
    <w:p w14:paraId="2164AFDD" w14:textId="77777777" w:rsidR="00CF6956" w:rsidRDefault="00CF6956" w:rsidP="00CF6956">
      <w:pPr>
        <w:pStyle w:val="Bibliography"/>
        <w:rPr>
          <w:del w:id="1518" w:author="Monica Thom" w:date="2026-09-07T23:09:00Z" w16du:dateUtc="2026-09-08T03:09:00Z"/>
        </w:rPr>
      </w:pPr>
      <w:del w:id="1519" w:author="Monica Thom" w:date="2026-09-07T23:09:00Z" w16du:dateUtc="2026-09-08T03:09:00Z">
        <w:r>
          <w:delText xml:space="preserve">184. </w:delText>
        </w:r>
        <w:r>
          <w:tab/>
          <w:delText xml:space="preserve">Ramírez-León, M. R. </w:delText>
        </w:r>
        <w:r>
          <w:rPr>
            <w:i/>
            <w:iCs/>
          </w:rPr>
          <w:delText>et al.</w:delText>
        </w:r>
        <w:r>
          <w:delText xml:space="preserve"> Semi-quantitative risk assessment of marine mammal oil exposure: A case study in the western Gulf of Mexico. </w:delText>
        </w:r>
        <w:r>
          <w:rPr>
            <w:i/>
            <w:iCs/>
          </w:rPr>
          <w:delText>Frontiers in Marine Science</w:delText>
        </w:r>
        <w:r>
          <w:delText xml:space="preserve"> </w:delText>
        </w:r>
        <w:r>
          <w:rPr>
            <w:b/>
            <w:bCs/>
          </w:rPr>
          <w:delText>10</w:delText>
        </w:r>
        <w:r>
          <w:delText>, 1034647 (2023).</w:delText>
        </w:r>
      </w:del>
    </w:p>
    <w:p w14:paraId="2EBB655D" w14:textId="77777777" w:rsidR="00CF6956" w:rsidRDefault="00CF6956" w:rsidP="00CF6956">
      <w:pPr>
        <w:pStyle w:val="Bibliography"/>
        <w:rPr>
          <w:del w:id="1520" w:author="Monica Thom" w:date="2026-09-07T23:09:00Z" w16du:dateUtc="2026-09-08T03:09:00Z"/>
        </w:rPr>
      </w:pPr>
      <w:del w:id="1521" w:author="Monica Thom" w:date="2026-09-07T23:09:00Z" w16du:dateUtc="2026-09-08T03:09:00Z">
        <w:r>
          <w:delText xml:space="preserve">185. </w:delText>
        </w:r>
        <w:r>
          <w:tab/>
          <w:delText xml:space="preserve">Pérez-del-Olmo, A., Raga, J. A. &amp; Kostadinova, A. Parasite communities in a marine fish indicate ecological recovery from the impacts of the Prestige oil-spill 12–13 years after the disaster. </w:delText>
        </w:r>
        <w:r>
          <w:rPr>
            <w:i/>
            <w:iCs/>
          </w:rPr>
          <w:delText>Science of the Total Environment</w:delText>
        </w:r>
        <w:r>
          <w:delText xml:space="preserve"> </w:delText>
        </w:r>
        <w:r>
          <w:rPr>
            <w:b/>
            <w:bCs/>
          </w:rPr>
          <w:delText>847</w:delText>
        </w:r>
        <w:r>
          <w:delText>, 157354 (2022).</w:delText>
        </w:r>
      </w:del>
    </w:p>
    <w:p w14:paraId="662C5D7A" w14:textId="77777777" w:rsidR="00CF6956" w:rsidRDefault="00CF6956" w:rsidP="00CF6956">
      <w:pPr>
        <w:pStyle w:val="Bibliography"/>
        <w:rPr>
          <w:del w:id="1522" w:author="Monica Thom" w:date="2026-09-07T23:09:00Z" w16du:dateUtc="2026-09-08T03:09:00Z"/>
        </w:rPr>
      </w:pPr>
      <w:del w:id="1523" w:author="Monica Thom" w:date="2026-09-07T23:09:00Z" w16du:dateUtc="2026-09-08T03:09:00Z">
        <w:r>
          <w:delText xml:space="preserve">186. </w:delText>
        </w:r>
        <w:r>
          <w:tab/>
          <w:delText xml:space="preserve">Silliman, B. R. </w:delText>
        </w:r>
        <w:r>
          <w:rPr>
            <w:i/>
            <w:iCs/>
          </w:rPr>
          <w:delText>et al.</w:delText>
        </w:r>
        <w:r>
          <w:delText xml:space="preserve"> Degradation and resilience in Louisiana salt marshes after the BP–Deepwater Horizon oil spill. </w:delText>
        </w:r>
        <w:r>
          <w:rPr>
            <w:i/>
            <w:iCs/>
          </w:rPr>
          <w:delText>Proceedings of the National Academy of Sciences</w:delText>
        </w:r>
        <w:r>
          <w:delText xml:space="preserve"> </w:delText>
        </w:r>
        <w:r>
          <w:rPr>
            <w:b/>
            <w:bCs/>
          </w:rPr>
          <w:delText>109</w:delText>
        </w:r>
        <w:r>
          <w:delText>, 11234–11239 (2012).</w:delText>
        </w:r>
      </w:del>
    </w:p>
    <w:p w14:paraId="4F0AF01B" w14:textId="77777777" w:rsidR="00CF6956" w:rsidRDefault="00CF6956" w:rsidP="00CF6956">
      <w:pPr>
        <w:pStyle w:val="Bibliography"/>
        <w:rPr>
          <w:del w:id="1524" w:author="Monica Thom" w:date="2026-09-07T23:09:00Z" w16du:dateUtc="2026-09-08T03:09:00Z"/>
        </w:rPr>
      </w:pPr>
      <w:del w:id="1525" w:author="Monica Thom" w:date="2026-09-07T23:09:00Z" w16du:dateUtc="2026-09-08T03:09:00Z">
        <w:r>
          <w:delText xml:space="preserve">187. </w:delText>
        </w:r>
        <w:r>
          <w:tab/>
          <w:delText xml:space="preserve">Lima, M. C. S., Silva, J. &amp; Magalhães, K. M. Oil spill effects on seagrass ecosystems: a systematic review. </w:delText>
        </w:r>
        <w:r>
          <w:rPr>
            <w:i/>
            <w:iCs/>
          </w:rPr>
          <w:delText>Hydrobiologia</w:delText>
        </w:r>
        <w:r>
          <w:delText xml:space="preserve"> </w:delText>
        </w:r>
        <w:r>
          <w:rPr>
            <w:b/>
            <w:bCs/>
          </w:rPr>
          <w:delText>852</w:delText>
        </w:r>
        <w:r>
          <w:delText>, 3171–3190 (2025).</w:delText>
        </w:r>
      </w:del>
    </w:p>
    <w:p w14:paraId="71AA0D07" w14:textId="77777777" w:rsidR="00CF6956" w:rsidRDefault="00CF6956" w:rsidP="00CF6956">
      <w:pPr>
        <w:pStyle w:val="Bibliography"/>
        <w:rPr>
          <w:del w:id="1526" w:author="Monica Thom" w:date="2026-09-07T23:09:00Z" w16du:dateUtc="2026-09-08T03:09:00Z"/>
        </w:rPr>
      </w:pPr>
      <w:del w:id="1527" w:author="Monica Thom" w:date="2026-09-07T23:09:00Z" w16du:dateUtc="2026-09-08T03:09:00Z">
        <w:r>
          <w:delText xml:space="preserve">188. </w:delText>
        </w:r>
        <w:r>
          <w:tab/>
          <w:delText xml:space="preserve">Wallace, B. P. </w:delText>
        </w:r>
        <w:r>
          <w:rPr>
            <w:i/>
            <w:iCs/>
          </w:rPr>
          <w:delText>et al.</w:delText>
        </w:r>
        <w:r>
          <w:delText xml:space="preserve"> Oil spills and sea turtles: documented effects and considerations for response and assessment efforts. </w:delText>
        </w:r>
        <w:r>
          <w:rPr>
            <w:i/>
            <w:iCs/>
          </w:rPr>
          <w:delText>Endangered Species Research</w:delText>
        </w:r>
        <w:r>
          <w:delText xml:space="preserve"> </w:delText>
        </w:r>
        <w:r>
          <w:rPr>
            <w:b/>
            <w:bCs/>
          </w:rPr>
          <w:delText>41</w:delText>
        </w:r>
        <w:r>
          <w:delText>, 17–37 (2020).</w:delText>
        </w:r>
      </w:del>
    </w:p>
    <w:p w14:paraId="23C2C1DA" w14:textId="77777777" w:rsidR="00CF6956" w:rsidRDefault="00CF6956" w:rsidP="00CF6956">
      <w:pPr>
        <w:pStyle w:val="Bibliography"/>
        <w:rPr>
          <w:del w:id="1528" w:author="Monica Thom" w:date="2026-09-07T23:09:00Z" w16du:dateUtc="2026-09-08T03:09:00Z"/>
        </w:rPr>
      </w:pPr>
      <w:del w:id="1529" w:author="Monica Thom" w:date="2026-09-07T23:09:00Z" w16du:dateUtc="2026-09-08T03:09:00Z">
        <w:r>
          <w:delText xml:space="preserve">189. </w:delText>
        </w:r>
        <w:r>
          <w:tab/>
          <w:delText xml:space="preserve">Brander, S. </w:delText>
        </w:r>
        <w:r>
          <w:rPr>
            <w:i/>
            <w:iCs/>
          </w:rPr>
          <w:delText>et al.</w:delText>
        </w:r>
        <w:r>
          <w:delText xml:space="preserve"> Microplastic and nanoplastic exposure and toxicity across marine taxa. in </w:delText>
        </w:r>
        <w:r>
          <w:rPr>
            <w:i/>
            <w:iCs/>
          </w:rPr>
          <w:delText>Plastics in the Sea</w:delText>
        </w:r>
        <w:r>
          <w:delText xml:space="preserve"> 161–276 (Elsevier, 2025).</w:delText>
        </w:r>
      </w:del>
    </w:p>
    <w:p w14:paraId="019388DD" w14:textId="77777777" w:rsidR="00CF6956" w:rsidRDefault="00CF6956" w:rsidP="00CF6956">
      <w:pPr>
        <w:pStyle w:val="Bibliography"/>
        <w:rPr>
          <w:del w:id="1530" w:author="Monica Thom" w:date="2026-09-07T23:09:00Z" w16du:dateUtc="2026-09-08T03:09:00Z"/>
        </w:rPr>
      </w:pPr>
      <w:del w:id="1531" w:author="Monica Thom" w:date="2026-09-07T23:09:00Z" w16du:dateUtc="2026-09-08T03:09:00Z">
        <w:r>
          <w:delText xml:space="preserve">190. </w:delText>
        </w:r>
        <w:r>
          <w:tab/>
          <w:delText xml:space="preserve">de Barros, M. S. F. &amp; dos Santos Calado, T. C. Plastic ingestion lead to reduced body condition and modified diet patterns in the rocky shore crab Pachygrapsus transversus (Gibbes, 1850)(Brachyura: Grapsidae). </w:delText>
        </w:r>
        <w:r>
          <w:rPr>
            <w:i/>
            <w:iCs/>
          </w:rPr>
          <w:delText>Marine Pollution Bulletin</w:delText>
        </w:r>
        <w:r>
          <w:delText xml:space="preserve"> </w:delText>
        </w:r>
        <w:r>
          <w:rPr>
            <w:b/>
            <w:bCs/>
          </w:rPr>
          <w:delText>156</w:delText>
        </w:r>
        <w:r>
          <w:delText>, 111249 (2020).</w:delText>
        </w:r>
      </w:del>
    </w:p>
    <w:p w14:paraId="13F63066" w14:textId="77777777" w:rsidR="00CF6956" w:rsidRDefault="00CF6956" w:rsidP="00CF6956">
      <w:pPr>
        <w:pStyle w:val="Bibliography"/>
        <w:rPr>
          <w:del w:id="1532" w:author="Monica Thom" w:date="2026-09-07T23:09:00Z" w16du:dateUtc="2026-09-08T03:09:00Z"/>
        </w:rPr>
      </w:pPr>
      <w:del w:id="1533" w:author="Monica Thom" w:date="2026-09-07T23:09:00Z" w16du:dateUtc="2026-09-08T03:09:00Z">
        <w:r>
          <w:delText xml:space="preserve">191. </w:delText>
        </w:r>
        <w:r>
          <w:tab/>
          <w:delText xml:space="preserve">Pedà, C. </w:delText>
        </w:r>
        <w:r>
          <w:rPr>
            <w:i/>
            <w:iCs/>
          </w:rPr>
          <w:delText>et al.</w:delText>
        </w:r>
        <w:r>
          <w:delText xml:space="preserve"> Microplastic occurrence in the digestive system and health status assessment in a commercially important cephalopod species, Sepia officinalis from the Gulf of Patti (southern Tyrrhenian Sea). </w:delText>
        </w:r>
        <w:r>
          <w:rPr>
            <w:i/>
            <w:iCs/>
          </w:rPr>
          <w:delText>Marine Pollution Bulletin</w:delText>
        </w:r>
        <w:r>
          <w:delText xml:space="preserve"> </w:delText>
        </w:r>
        <w:r>
          <w:rPr>
            <w:b/>
            <w:bCs/>
          </w:rPr>
          <w:delText>214</w:delText>
        </w:r>
        <w:r>
          <w:delText>, 117780 (2025).</w:delText>
        </w:r>
      </w:del>
    </w:p>
    <w:p w14:paraId="66AB6FAD" w14:textId="77777777" w:rsidR="00CF6956" w:rsidRDefault="00CF6956" w:rsidP="00CF6956">
      <w:pPr>
        <w:pStyle w:val="Bibliography"/>
        <w:rPr>
          <w:del w:id="1534" w:author="Monica Thom" w:date="2026-09-07T23:09:00Z" w16du:dateUtc="2026-09-08T03:09:00Z"/>
        </w:rPr>
      </w:pPr>
      <w:del w:id="1535" w:author="Monica Thom" w:date="2026-09-07T23:09:00Z" w16du:dateUtc="2026-09-08T03:09:00Z">
        <w:r>
          <w:delText xml:space="preserve">192. </w:delText>
        </w:r>
        <w:r>
          <w:tab/>
          <w:delText xml:space="preserve">Litchfield, S. G., Schulz, K. G. &amp; Kelaher, B. P. The influence of plastic pollution and ocean change on detrital decomposition. </w:delText>
        </w:r>
        <w:r>
          <w:rPr>
            <w:i/>
            <w:iCs/>
          </w:rPr>
          <w:delText>Marine Pollution Bulletin</w:delText>
        </w:r>
        <w:r>
          <w:delText xml:space="preserve"> </w:delText>
        </w:r>
        <w:r>
          <w:rPr>
            <w:b/>
            <w:bCs/>
          </w:rPr>
          <w:delText>158</w:delText>
        </w:r>
        <w:r>
          <w:delText>, 111354 (2020).</w:delText>
        </w:r>
      </w:del>
    </w:p>
    <w:p w14:paraId="59E83526" w14:textId="77777777" w:rsidR="00CF6956" w:rsidRDefault="00CF6956" w:rsidP="00CF6956">
      <w:pPr>
        <w:pStyle w:val="Bibliography"/>
        <w:rPr>
          <w:del w:id="1536" w:author="Monica Thom" w:date="2026-09-07T23:09:00Z" w16du:dateUtc="2026-09-08T03:09:00Z"/>
        </w:rPr>
      </w:pPr>
      <w:del w:id="1537" w:author="Monica Thom" w:date="2026-09-07T23:09:00Z" w16du:dateUtc="2026-09-08T03:09:00Z">
        <w:r>
          <w:lastRenderedPageBreak/>
          <w:delText xml:space="preserve">193. </w:delText>
        </w:r>
        <w:r>
          <w:tab/>
          <w:delText xml:space="preserve">Walther, B. A. &amp; Bergmann, M. Plastic pollution of four understudied marine ecosystems: a review of mangroves, seagrass meadows, the Arctic Ocean and the deep seafloor. </w:delText>
        </w:r>
        <w:r>
          <w:rPr>
            <w:i/>
            <w:iCs/>
          </w:rPr>
          <w:delText>Emerging Topics in Life Sciences</w:delText>
        </w:r>
        <w:r>
          <w:delText xml:space="preserve"> </w:delText>
        </w:r>
        <w:r>
          <w:rPr>
            <w:b/>
            <w:bCs/>
          </w:rPr>
          <w:delText>6</w:delText>
        </w:r>
        <w:r>
          <w:delText>, 371–387 (2022).</w:delText>
        </w:r>
      </w:del>
    </w:p>
    <w:p w14:paraId="3C4BC72D" w14:textId="77777777" w:rsidR="00CF6956" w:rsidRDefault="00CF6956" w:rsidP="00CF6956">
      <w:pPr>
        <w:pStyle w:val="Bibliography"/>
        <w:rPr>
          <w:del w:id="1538" w:author="Monica Thom" w:date="2026-09-07T23:09:00Z" w16du:dateUtc="2026-09-08T03:09:00Z"/>
        </w:rPr>
      </w:pPr>
      <w:del w:id="1539" w:author="Monica Thom" w:date="2026-09-07T23:09:00Z" w16du:dateUtc="2026-09-08T03:09:00Z">
        <w:r>
          <w:delText xml:space="preserve">194. </w:delText>
        </w:r>
        <w:r>
          <w:tab/>
          <w:delText xml:space="preserve">Clark, B. L. </w:delText>
        </w:r>
        <w:r>
          <w:rPr>
            <w:i/>
            <w:iCs/>
          </w:rPr>
          <w:delText>et al.</w:delText>
        </w:r>
        <w:r>
          <w:delText xml:space="preserve"> Global assessment of marine plastic exposure risk for oceanic birds. </w:delText>
        </w:r>
        <w:r>
          <w:rPr>
            <w:i/>
            <w:iCs/>
          </w:rPr>
          <w:delText>Nature communications</w:delText>
        </w:r>
        <w:r>
          <w:delText xml:space="preserve"> </w:delText>
        </w:r>
        <w:r>
          <w:rPr>
            <w:b/>
            <w:bCs/>
          </w:rPr>
          <w:delText>14</w:delText>
        </w:r>
        <w:r>
          <w:delText>, 3665 (2023).</w:delText>
        </w:r>
      </w:del>
    </w:p>
    <w:p w14:paraId="4224D10E" w14:textId="77777777" w:rsidR="00CF6956" w:rsidRDefault="00CF6956" w:rsidP="00CF6956">
      <w:pPr>
        <w:pStyle w:val="Bibliography"/>
        <w:rPr>
          <w:del w:id="1540" w:author="Monica Thom" w:date="2026-09-07T23:09:00Z" w16du:dateUtc="2026-09-08T03:09:00Z"/>
        </w:rPr>
      </w:pPr>
      <w:del w:id="1541" w:author="Monica Thom" w:date="2026-09-07T23:09:00Z" w16du:dateUtc="2026-09-08T03:09:00Z">
        <w:r>
          <w:delText xml:space="preserve">195. </w:delText>
        </w:r>
        <w:r>
          <w:tab/>
          <w:delText xml:space="preserve">Zhang, E. </w:delText>
        </w:r>
        <w:r>
          <w:rPr>
            <w:i/>
            <w:iCs/>
          </w:rPr>
          <w:delText>et al.</w:delText>
        </w:r>
        <w:r>
          <w:delText xml:space="preserve"> Association of zoonotic protozoan parasites with microplastics in seawater and implications for human and wildlife health. </w:delText>
        </w:r>
        <w:r>
          <w:rPr>
            <w:i/>
            <w:iCs/>
          </w:rPr>
          <w:delText>Scientific reports</w:delText>
        </w:r>
        <w:r>
          <w:delText xml:space="preserve"> </w:delText>
        </w:r>
        <w:r>
          <w:rPr>
            <w:b/>
            <w:bCs/>
          </w:rPr>
          <w:delText>12</w:delText>
        </w:r>
        <w:r>
          <w:delText>, 6532 (2022).</w:delText>
        </w:r>
      </w:del>
    </w:p>
    <w:p w14:paraId="1974D969" w14:textId="77777777" w:rsidR="00CF6956" w:rsidRDefault="00CF6956" w:rsidP="00CF6956">
      <w:pPr>
        <w:pStyle w:val="Bibliography"/>
        <w:rPr>
          <w:del w:id="1542" w:author="Monica Thom" w:date="2026-09-07T23:09:00Z" w16du:dateUtc="2026-09-08T03:09:00Z"/>
        </w:rPr>
      </w:pPr>
      <w:del w:id="1543" w:author="Monica Thom" w:date="2026-09-07T23:09:00Z" w16du:dateUtc="2026-09-08T03:09:00Z">
        <w:r>
          <w:delText xml:space="preserve">196. </w:delText>
        </w:r>
        <w:r>
          <w:tab/>
          <w:delText xml:space="preserve">Bappy, M. M. M. </w:delText>
        </w:r>
        <w:r>
          <w:rPr>
            <w:i/>
            <w:iCs/>
          </w:rPr>
          <w:delText>et al.</w:delText>
        </w:r>
        <w:r>
          <w:delText xml:space="preserve"> Distribution and retention efficiency of micro-and mesoplastics and heavy metals in mangrove, saltmarsh and cordgrass habitats along a subtropical coast. </w:delText>
        </w:r>
        <w:r>
          <w:rPr>
            <w:i/>
            <w:iCs/>
          </w:rPr>
          <w:delText>Environmental Pollution</w:delText>
        </w:r>
        <w:r>
          <w:delText xml:space="preserve"> </w:delText>
        </w:r>
        <w:r>
          <w:rPr>
            <w:b/>
            <w:bCs/>
          </w:rPr>
          <w:delText>370</w:delText>
        </w:r>
        <w:r>
          <w:delText>, 125908 (2025).</w:delText>
        </w:r>
      </w:del>
    </w:p>
    <w:p w14:paraId="32C54406" w14:textId="77777777" w:rsidR="00CF6956" w:rsidRDefault="00CF6956" w:rsidP="00CF6956">
      <w:pPr>
        <w:pStyle w:val="Bibliography"/>
        <w:rPr>
          <w:del w:id="1544" w:author="Monica Thom" w:date="2026-09-07T23:09:00Z" w16du:dateUtc="2026-09-08T03:09:00Z"/>
        </w:rPr>
      </w:pPr>
      <w:del w:id="1545" w:author="Monica Thom" w:date="2026-09-07T23:09:00Z" w16du:dateUtc="2026-09-08T03:09:00Z">
        <w:r>
          <w:delText xml:space="preserve">197. </w:delText>
        </w:r>
        <w:r>
          <w:tab/>
          <w:delText xml:space="preserve">Douglas, J., Niner, H. &amp; Garrard, S. Impacts of marine plastic pollution on seagrass meadows and ecosystem services in Southeast Asia. </w:delText>
        </w:r>
        <w:r>
          <w:rPr>
            <w:i/>
            <w:iCs/>
          </w:rPr>
          <w:delText>Journal of Marine Science and Engineering</w:delText>
        </w:r>
        <w:r>
          <w:delText xml:space="preserve"> </w:delText>
        </w:r>
        <w:r>
          <w:rPr>
            <w:b/>
            <w:bCs/>
          </w:rPr>
          <w:delText>12</w:delText>
        </w:r>
        <w:r>
          <w:delText>, 2314 (2024).</w:delText>
        </w:r>
      </w:del>
    </w:p>
    <w:p w14:paraId="54CF5A78" w14:textId="77777777" w:rsidR="00CF6956" w:rsidRDefault="00CF6956" w:rsidP="00CF6956">
      <w:pPr>
        <w:pStyle w:val="Bibliography"/>
        <w:rPr>
          <w:del w:id="1546" w:author="Monica Thom" w:date="2026-09-07T23:09:00Z" w16du:dateUtc="2026-09-08T03:09:00Z"/>
        </w:rPr>
      </w:pPr>
      <w:del w:id="1547" w:author="Monica Thom" w:date="2026-09-07T23:09:00Z" w16du:dateUtc="2026-09-08T03:09:00Z">
        <w:r>
          <w:delText xml:space="preserve">198. </w:delText>
        </w:r>
        <w:r>
          <w:tab/>
          <w:delText xml:space="preserve">Nelms, S. E. </w:delText>
        </w:r>
        <w:r>
          <w:rPr>
            <w:i/>
            <w:iCs/>
          </w:rPr>
          <w:delText>et al.</w:delText>
        </w:r>
        <w:r>
          <w:delText xml:space="preserve"> Plastic and marine turtles: a review and call for research. </w:delText>
        </w:r>
        <w:r>
          <w:rPr>
            <w:i/>
            <w:iCs/>
          </w:rPr>
          <w:delText>ICES Journal of Marine Science</w:delText>
        </w:r>
        <w:r>
          <w:delText xml:space="preserve"> </w:delText>
        </w:r>
        <w:r>
          <w:rPr>
            <w:b/>
            <w:bCs/>
          </w:rPr>
          <w:delText>73</w:delText>
        </w:r>
        <w:r>
          <w:delText>, 165–181 (2016).</w:delText>
        </w:r>
      </w:del>
    </w:p>
    <w:p w14:paraId="31CE8197" w14:textId="77777777" w:rsidR="00CF6956" w:rsidRDefault="00CF6956" w:rsidP="00CF6956">
      <w:pPr>
        <w:pStyle w:val="Bibliography"/>
        <w:rPr>
          <w:del w:id="1548" w:author="Monica Thom" w:date="2026-09-07T23:09:00Z" w16du:dateUtc="2026-09-08T03:09:00Z"/>
        </w:rPr>
      </w:pPr>
      <w:del w:id="1549" w:author="Monica Thom" w:date="2026-09-07T23:09:00Z" w16du:dateUtc="2026-09-08T03:09:00Z">
        <w:r>
          <w:delText xml:space="preserve">199. </w:delText>
        </w:r>
        <w:r>
          <w:tab/>
          <w:delText xml:space="preserve">Hale, R., Calosi, P., McNeill, L., Mieszkowska, N. &amp; Widdicombe, S. Predicted levels of future ocean acidification and temperature rise could alter community structure and biodiversity in marine benthic communities. </w:delText>
        </w:r>
        <w:r>
          <w:rPr>
            <w:i/>
            <w:iCs/>
          </w:rPr>
          <w:delText>Oikos</w:delText>
        </w:r>
        <w:r>
          <w:delText xml:space="preserve"> </w:delText>
        </w:r>
        <w:r>
          <w:rPr>
            <w:b/>
            <w:bCs/>
          </w:rPr>
          <w:delText>120</w:delText>
        </w:r>
        <w:r>
          <w:delText>, 661–674 (2011).</w:delText>
        </w:r>
      </w:del>
    </w:p>
    <w:p w14:paraId="5A4E4915" w14:textId="77777777" w:rsidR="00CF6956" w:rsidRDefault="00CF6956" w:rsidP="00CF6956">
      <w:pPr>
        <w:pStyle w:val="Bibliography"/>
        <w:rPr>
          <w:del w:id="1550" w:author="Monica Thom" w:date="2026-09-07T23:09:00Z" w16du:dateUtc="2026-09-08T03:09:00Z"/>
        </w:rPr>
      </w:pPr>
      <w:del w:id="1551" w:author="Monica Thom" w:date="2026-09-07T23:09:00Z" w16du:dateUtc="2026-09-08T03:09:00Z">
        <w:r>
          <w:delText xml:space="preserve">200. </w:delText>
        </w:r>
        <w:r>
          <w:tab/>
          <w:delText xml:space="preserve">Shi, Y. &amp; Li, Y. Impacts of ocean acidification on physiology and ecology of marine invertebrates: a comprehensive review. </w:delText>
        </w:r>
        <w:r>
          <w:rPr>
            <w:i/>
            <w:iCs/>
          </w:rPr>
          <w:delText>Aquatic Ecology</w:delText>
        </w:r>
        <w:r>
          <w:delText xml:space="preserve"> </w:delText>
        </w:r>
        <w:r>
          <w:rPr>
            <w:b/>
            <w:bCs/>
          </w:rPr>
          <w:delText>58</w:delText>
        </w:r>
        <w:r>
          <w:delText>, 207–226 (2024).</w:delText>
        </w:r>
      </w:del>
    </w:p>
    <w:p w14:paraId="0856928F" w14:textId="77777777" w:rsidR="00CF6956" w:rsidRDefault="00CF6956" w:rsidP="00CF6956">
      <w:pPr>
        <w:pStyle w:val="Bibliography"/>
        <w:rPr>
          <w:del w:id="1552" w:author="Monica Thom" w:date="2026-09-07T23:09:00Z" w16du:dateUtc="2026-09-08T03:09:00Z"/>
        </w:rPr>
      </w:pPr>
      <w:del w:id="1553" w:author="Monica Thom" w:date="2026-09-07T23:09:00Z" w16du:dateUtc="2026-09-08T03:09:00Z">
        <w:r>
          <w:delText xml:space="preserve">201. </w:delText>
        </w:r>
        <w:r>
          <w:tab/>
          <w:delText xml:space="preserve">Kruft Welton, R. A., Hoppit, G., Schmidt, D. N., Witts, J. D. &amp; Moon, B. C. Reviews and syntheses: The clam before the storm–a meta-analysis showing the effect of combined climate change stressors on bivalves. </w:delText>
        </w:r>
        <w:r>
          <w:rPr>
            <w:i/>
            <w:iCs/>
          </w:rPr>
          <w:delText>Biogeosciences</w:delText>
        </w:r>
        <w:r>
          <w:delText xml:space="preserve"> </w:delText>
        </w:r>
        <w:r>
          <w:rPr>
            <w:b/>
            <w:bCs/>
          </w:rPr>
          <w:delText>21</w:delText>
        </w:r>
        <w:r>
          <w:delText>, 223–239 (2024).</w:delText>
        </w:r>
      </w:del>
    </w:p>
    <w:p w14:paraId="7C4128F3" w14:textId="77777777" w:rsidR="00CF6956" w:rsidRDefault="00CF6956" w:rsidP="00CF6956">
      <w:pPr>
        <w:pStyle w:val="Bibliography"/>
        <w:rPr>
          <w:del w:id="1554" w:author="Monica Thom" w:date="2026-09-07T23:09:00Z" w16du:dateUtc="2026-09-08T03:09:00Z"/>
        </w:rPr>
      </w:pPr>
      <w:del w:id="1555" w:author="Monica Thom" w:date="2026-09-07T23:09:00Z" w16du:dateUtc="2026-09-08T03:09:00Z">
        <w:r>
          <w:lastRenderedPageBreak/>
          <w:delText xml:space="preserve">202. </w:delText>
        </w:r>
        <w:r>
          <w:tab/>
          <w:delText xml:space="preserve">Borges, F. O., Sampaio, E., Santos, C. P. &amp; Rosa, R. Climate-change impacts on cephalopods: a meta-analysis. </w:delText>
        </w:r>
        <w:r>
          <w:rPr>
            <w:i/>
            <w:iCs/>
          </w:rPr>
          <w:delText>Integrative and Comparative Biology</w:delText>
        </w:r>
        <w:r>
          <w:delText xml:space="preserve"> </w:delText>
        </w:r>
        <w:r>
          <w:rPr>
            <w:b/>
            <w:bCs/>
          </w:rPr>
          <w:delText>63</w:delText>
        </w:r>
        <w:r>
          <w:delText>, 1240–1265 (2023).</w:delText>
        </w:r>
      </w:del>
    </w:p>
    <w:p w14:paraId="6ACCEA89" w14:textId="77777777" w:rsidR="00CF6956" w:rsidRDefault="00CF6956" w:rsidP="00CF6956">
      <w:pPr>
        <w:pStyle w:val="Bibliography"/>
        <w:rPr>
          <w:del w:id="1556" w:author="Monica Thom" w:date="2026-09-07T23:09:00Z" w16du:dateUtc="2026-09-08T03:09:00Z"/>
        </w:rPr>
      </w:pPr>
      <w:del w:id="1557" w:author="Monica Thom" w:date="2026-09-07T23:09:00Z" w16du:dateUtc="2026-09-08T03:09:00Z">
        <w:r>
          <w:delText xml:space="preserve">203. </w:delText>
        </w:r>
        <w:r>
          <w:tab/>
          <w:delText xml:space="preserve">Cornwall, C. E. </w:delText>
        </w:r>
        <w:r>
          <w:rPr>
            <w:i/>
            <w:iCs/>
          </w:rPr>
          <w:delText>et al.</w:delText>
        </w:r>
        <w:r>
          <w:delText xml:space="preserve"> Global declines in coral reef calcium carbonate production under ocean acidification and warming. </w:delText>
        </w:r>
        <w:r>
          <w:rPr>
            <w:i/>
            <w:iCs/>
          </w:rPr>
          <w:delText>Proceedings of the National Academy of Sciences</w:delText>
        </w:r>
        <w:r>
          <w:delText xml:space="preserve"> </w:delText>
        </w:r>
        <w:r>
          <w:rPr>
            <w:b/>
            <w:bCs/>
          </w:rPr>
          <w:delText>118</w:delText>
        </w:r>
        <w:r>
          <w:delText>, e2015265118 (2021).</w:delText>
        </w:r>
      </w:del>
    </w:p>
    <w:p w14:paraId="524E7823" w14:textId="77777777" w:rsidR="00CF6956" w:rsidRDefault="00CF6956" w:rsidP="00CF6956">
      <w:pPr>
        <w:pStyle w:val="Bibliography"/>
        <w:rPr>
          <w:del w:id="1558" w:author="Monica Thom" w:date="2026-09-07T23:09:00Z" w16du:dateUtc="2026-09-08T03:09:00Z"/>
        </w:rPr>
      </w:pPr>
      <w:del w:id="1559" w:author="Monica Thom" w:date="2026-09-07T23:09:00Z" w16du:dateUtc="2026-09-08T03:09:00Z">
        <w:r>
          <w:delText xml:space="preserve">204. </w:delText>
        </w:r>
        <w:r>
          <w:tab/>
          <w:delText xml:space="preserve">Smale, D. A., Burrows, M. T., Moore, P., O’Connor, N. &amp; Hawkins, S. J. Threats and knowledge gaps for ecosystem services provided by kelp forests: a northeast Atlantic perspective. </w:delText>
        </w:r>
        <w:r>
          <w:rPr>
            <w:i/>
            <w:iCs/>
          </w:rPr>
          <w:delText>Ecology and evolution</w:delText>
        </w:r>
        <w:r>
          <w:delText xml:space="preserve"> </w:delText>
        </w:r>
        <w:r>
          <w:rPr>
            <w:b/>
            <w:bCs/>
          </w:rPr>
          <w:delText>3</w:delText>
        </w:r>
        <w:r>
          <w:delText>, 4016–4038 (2013).</w:delText>
        </w:r>
      </w:del>
    </w:p>
    <w:p w14:paraId="2763C5FC" w14:textId="77777777" w:rsidR="00CF6956" w:rsidRDefault="00CF6956" w:rsidP="00CF6956">
      <w:pPr>
        <w:pStyle w:val="Bibliography"/>
        <w:rPr>
          <w:del w:id="1560" w:author="Monica Thom" w:date="2026-09-07T23:09:00Z" w16du:dateUtc="2026-09-08T03:09:00Z"/>
        </w:rPr>
      </w:pPr>
      <w:del w:id="1561" w:author="Monica Thom" w:date="2026-09-07T23:09:00Z" w16du:dateUtc="2026-09-08T03:09:00Z">
        <w:r>
          <w:delText xml:space="preserve">205. </w:delText>
        </w:r>
        <w:r>
          <w:tab/>
          <w:delText xml:space="preserve">Busch, D. S., Harvey, C. J. &amp; McElhany, P. Potential impacts of ocean acidification on the Puget Sound food web. </w:delText>
        </w:r>
        <w:r>
          <w:rPr>
            <w:i/>
            <w:iCs/>
          </w:rPr>
          <w:delText>ICES Journal of Marine Science</w:delText>
        </w:r>
        <w:r>
          <w:delText xml:space="preserve"> </w:delText>
        </w:r>
        <w:r>
          <w:rPr>
            <w:b/>
            <w:bCs/>
          </w:rPr>
          <w:delText>70</w:delText>
        </w:r>
        <w:r>
          <w:delText>, 823–833 (2013).</w:delText>
        </w:r>
      </w:del>
    </w:p>
    <w:p w14:paraId="39AF2445" w14:textId="77777777" w:rsidR="00CF6956" w:rsidRDefault="00CF6956" w:rsidP="00CF6956">
      <w:pPr>
        <w:pStyle w:val="Bibliography"/>
        <w:rPr>
          <w:del w:id="1562" w:author="Monica Thom" w:date="2026-09-07T23:09:00Z" w16du:dateUtc="2026-09-08T03:09:00Z"/>
        </w:rPr>
      </w:pPr>
      <w:del w:id="1563" w:author="Monica Thom" w:date="2026-09-07T23:09:00Z" w16du:dateUtc="2026-09-08T03:09:00Z">
        <w:r>
          <w:delText xml:space="preserve">206. </w:delText>
        </w:r>
        <w:r>
          <w:tab/>
          <w:delText xml:space="preserve">Esbaugh, A. J. Physiological implications of ocean acidification for marine fish: emerging patterns and new insights. </w:delText>
        </w:r>
        <w:r>
          <w:rPr>
            <w:i/>
            <w:iCs/>
          </w:rPr>
          <w:delText>Journal of Comparative Physiology B</w:delText>
        </w:r>
        <w:r>
          <w:delText xml:space="preserve"> </w:delText>
        </w:r>
        <w:r>
          <w:rPr>
            <w:b/>
            <w:bCs/>
          </w:rPr>
          <w:delText>188</w:delText>
        </w:r>
        <w:r>
          <w:delText>, 1–13 (2018).</w:delText>
        </w:r>
      </w:del>
    </w:p>
    <w:p w14:paraId="0F0F4F19" w14:textId="77777777" w:rsidR="00CF6956" w:rsidRDefault="00CF6956" w:rsidP="00CF6956">
      <w:pPr>
        <w:pStyle w:val="Bibliography"/>
        <w:rPr>
          <w:del w:id="1564" w:author="Monica Thom" w:date="2026-09-07T23:09:00Z" w16du:dateUtc="2026-09-08T03:09:00Z"/>
        </w:rPr>
      </w:pPr>
      <w:del w:id="1565" w:author="Monica Thom" w:date="2026-09-07T23:09:00Z" w16du:dateUtc="2026-09-08T03:09:00Z">
        <w:r>
          <w:delText xml:space="preserve">207. </w:delText>
        </w:r>
        <w:r>
          <w:tab/>
          <w:delText xml:space="preserve">Schumann, N., Gales, N. J., Harcourt, R. G. &amp; Arnould, J. P. Impacts of climate change on Australian marine mammals. </w:delText>
        </w:r>
        <w:r>
          <w:rPr>
            <w:i/>
            <w:iCs/>
          </w:rPr>
          <w:delText>Australian Journal of Zoology</w:delText>
        </w:r>
        <w:r>
          <w:delText xml:space="preserve"> </w:delText>
        </w:r>
        <w:r>
          <w:rPr>
            <w:b/>
            <w:bCs/>
          </w:rPr>
          <w:delText>61</w:delText>
        </w:r>
        <w:r>
          <w:delText>, 146–159 (2013).</w:delText>
        </w:r>
      </w:del>
    </w:p>
    <w:p w14:paraId="595A385D" w14:textId="77777777" w:rsidR="00CF6956" w:rsidRDefault="00CF6956" w:rsidP="00CF6956">
      <w:pPr>
        <w:pStyle w:val="Bibliography"/>
        <w:rPr>
          <w:del w:id="1566" w:author="Monica Thom" w:date="2026-09-07T23:09:00Z" w16du:dateUtc="2026-09-08T03:09:00Z"/>
        </w:rPr>
      </w:pPr>
      <w:del w:id="1567" w:author="Monica Thom" w:date="2026-09-07T23:09:00Z" w16du:dateUtc="2026-09-08T03:09:00Z">
        <w:r>
          <w:delText xml:space="preserve">208. </w:delText>
        </w:r>
        <w:r>
          <w:tab/>
          <w:delText xml:space="preserve">Marcogliese, D. J. The impact of climate change on the parasites and infectious diseases of aquatic animals. </w:delText>
        </w:r>
        <w:r>
          <w:rPr>
            <w:i/>
            <w:iCs/>
          </w:rPr>
          <w:delText>Rev Sci Tech</w:delText>
        </w:r>
        <w:r>
          <w:delText xml:space="preserve"> </w:delText>
        </w:r>
        <w:r>
          <w:rPr>
            <w:b/>
            <w:bCs/>
          </w:rPr>
          <w:delText>27</w:delText>
        </w:r>
        <w:r>
          <w:delText>, 467–484 (2008).</w:delText>
        </w:r>
      </w:del>
    </w:p>
    <w:p w14:paraId="75313028" w14:textId="77777777" w:rsidR="00CF6956" w:rsidRDefault="00CF6956" w:rsidP="00CF6956">
      <w:pPr>
        <w:pStyle w:val="Bibliography"/>
        <w:rPr>
          <w:del w:id="1568" w:author="Monica Thom" w:date="2026-09-07T23:09:00Z" w16du:dateUtc="2026-09-08T03:09:00Z"/>
        </w:rPr>
      </w:pPr>
      <w:del w:id="1569" w:author="Monica Thom" w:date="2026-09-07T23:09:00Z" w16du:dateUtc="2026-09-08T03:09:00Z">
        <w:r>
          <w:delText xml:space="preserve">209. </w:delText>
        </w:r>
        <w:r>
          <w:tab/>
          <w:delText xml:space="preserve">Hughes, A. L., Wilson, A. M. &amp; Morris, J. T. Hydrologic variability in a salt marsh: Assessing the links between drought and acute marsh dieback. </w:delText>
        </w:r>
        <w:r>
          <w:rPr>
            <w:i/>
            <w:iCs/>
          </w:rPr>
          <w:delText>Estuarine, Coastal and Shelf Science</w:delText>
        </w:r>
        <w:r>
          <w:delText xml:space="preserve"> </w:delText>
        </w:r>
        <w:r>
          <w:rPr>
            <w:b/>
            <w:bCs/>
          </w:rPr>
          <w:delText>111</w:delText>
        </w:r>
        <w:r>
          <w:delText>, 95–106 (2012).</w:delText>
        </w:r>
      </w:del>
    </w:p>
    <w:p w14:paraId="7B116FB4" w14:textId="77777777" w:rsidR="00CF6956" w:rsidRDefault="00CF6956" w:rsidP="00CF6956">
      <w:pPr>
        <w:pStyle w:val="Bibliography"/>
        <w:rPr>
          <w:del w:id="1570" w:author="Monica Thom" w:date="2026-09-07T23:09:00Z" w16du:dateUtc="2026-09-08T03:09:00Z"/>
        </w:rPr>
      </w:pPr>
      <w:del w:id="1571" w:author="Monica Thom" w:date="2026-09-07T23:09:00Z" w16du:dateUtc="2026-09-08T03:09:00Z">
        <w:r>
          <w:delText xml:space="preserve">210. </w:delText>
        </w:r>
        <w:r>
          <w:tab/>
          <w:delText xml:space="preserve">Garrard, S. L. &amp; Beaumont, N. J. The effect of ocean acidification on carbon storage and sequestration in seagrass beds; a global and UK context. </w:delText>
        </w:r>
        <w:r>
          <w:rPr>
            <w:i/>
            <w:iCs/>
          </w:rPr>
          <w:delText>Marine Pollution Bulletin</w:delText>
        </w:r>
        <w:r>
          <w:delText xml:space="preserve"> </w:delText>
        </w:r>
        <w:r>
          <w:rPr>
            <w:b/>
            <w:bCs/>
          </w:rPr>
          <w:delText>86</w:delText>
        </w:r>
        <w:r>
          <w:delText>, 138–146 (2014).</w:delText>
        </w:r>
      </w:del>
    </w:p>
    <w:p w14:paraId="66F75249" w14:textId="77777777" w:rsidR="00CF6956" w:rsidRDefault="00CF6956" w:rsidP="00CF6956">
      <w:pPr>
        <w:pStyle w:val="Bibliography"/>
        <w:rPr>
          <w:del w:id="1572" w:author="Monica Thom" w:date="2026-09-07T23:09:00Z" w16du:dateUtc="2026-09-08T03:09:00Z"/>
        </w:rPr>
      </w:pPr>
      <w:del w:id="1573" w:author="Monica Thom" w:date="2026-09-07T23:09:00Z" w16du:dateUtc="2026-09-08T03:09:00Z">
        <w:r>
          <w:delText xml:space="preserve">211. </w:delText>
        </w:r>
        <w:r>
          <w:tab/>
          <w:delText xml:space="preserve">Santos, C. P. </w:delText>
        </w:r>
        <w:r>
          <w:rPr>
            <w:i/>
            <w:iCs/>
          </w:rPr>
          <w:delText>et al.</w:delText>
        </w:r>
        <w:r>
          <w:delText xml:space="preserve"> Elasmobranch responses to experimental warming, acidification, and oxygen loss—A meta-analysis. </w:delText>
        </w:r>
        <w:r>
          <w:rPr>
            <w:i/>
            <w:iCs/>
          </w:rPr>
          <w:delText>Frontiers in Marine Science</w:delText>
        </w:r>
        <w:r>
          <w:delText xml:space="preserve"> </w:delText>
        </w:r>
        <w:r>
          <w:rPr>
            <w:b/>
            <w:bCs/>
          </w:rPr>
          <w:delText>8</w:delText>
        </w:r>
        <w:r>
          <w:delText>, 735377 (2021).</w:delText>
        </w:r>
      </w:del>
    </w:p>
    <w:p w14:paraId="391CAB23" w14:textId="77777777" w:rsidR="00CF6956" w:rsidRDefault="00CF6956" w:rsidP="00CF6956">
      <w:pPr>
        <w:pStyle w:val="Bibliography"/>
        <w:rPr>
          <w:del w:id="1574" w:author="Monica Thom" w:date="2026-09-07T23:09:00Z" w16du:dateUtc="2026-09-08T03:09:00Z"/>
        </w:rPr>
      </w:pPr>
      <w:del w:id="1575" w:author="Monica Thom" w:date="2026-09-07T23:09:00Z" w16du:dateUtc="2026-09-08T03:09:00Z">
        <w:r>
          <w:lastRenderedPageBreak/>
          <w:delText xml:space="preserve">212. </w:delText>
        </w:r>
        <w:r>
          <w:tab/>
          <w:delText xml:space="preserve">Lang, B. J. </w:delText>
        </w:r>
        <w:r>
          <w:rPr>
            <w:i/>
            <w:iCs/>
          </w:rPr>
          <w:delText>et al.</w:delText>
        </w:r>
        <w:r>
          <w:delText xml:space="preserve"> Impacts of ocean warming on echinoderms: A meta</w:delText>
        </w:r>
        <w:r>
          <w:rPr>
            <w:rFonts w:ascii="Cambria Math" w:hAnsi="Cambria Math" w:cs="Cambria Math"/>
          </w:rPr>
          <w:delText>‐</w:delText>
        </w:r>
        <w:r>
          <w:delText xml:space="preserve">analysis. </w:delText>
        </w:r>
        <w:r>
          <w:rPr>
            <w:i/>
            <w:iCs/>
          </w:rPr>
          <w:delText>Ecology and Evolution</w:delText>
        </w:r>
        <w:r>
          <w:delText xml:space="preserve"> </w:delText>
        </w:r>
        <w:r>
          <w:rPr>
            <w:b/>
            <w:bCs/>
          </w:rPr>
          <w:delText>13</w:delText>
        </w:r>
        <w:r>
          <w:delText>, e10307 (2023).</w:delText>
        </w:r>
      </w:del>
    </w:p>
    <w:p w14:paraId="1BDE37C8" w14:textId="77777777" w:rsidR="00CF6956" w:rsidRDefault="00CF6956" w:rsidP="00CF6956">
      <w:pPr>
        <w:pStyle w:val="Bibliography"/>
        <w:rPr>
          <w:del w:id="1576" w:author="Monica Thom" w:date="2026-09-07T23:09:00Z" w16du:dateUtc="2026-09-08T03:09:00Z"/>
        </w:rPr>
      </w:pPr>
      <w:del w:id="1577" w:author="Monica Thom" w:date="2026-09-07T23:09:00Z" w16du:dateUtc="2026-09-08T03:09:00Z">
        <w:r>
          <w:delText xml:space="preserve">213. </w:delText>
        </w:r>
        <w:r>
          <w:tab/>
          <w:delText xml:space="preserve">Masanja, F. </w:delText>
        </w:r>
        <w:r>
          <w:rPr>
            <w:i/>
            <w:iCs/>
          </w:rPr>
          <w:delText>et al.</w:delText>
        </w:r>
        <w:r>
          <w:delText xml:space="preserve"> Impacts of marine heat extremes on bivalves. </w:delText>
        </w:r>
        <w:r>
          <w:rPr>
            <w:i/>
            <w:iCs/>
          </w:rPr>
          <w:delText>Frontiers in Marine Science</w:delText>
        </w:r>
        <w:r>
          <w:delText xml:space="preserve"> </w:delText>
        </w:r>
        <w:r>
          <w:rPr>
            <w:b/>
            <w:bCs/>
          </w:rPr>
          <w:delText>10</w:delText>
        </w:r>
        <w:r>
          <w:delText>, 1159261 (2023).</w:delText>
        </w:r>
      </w:del>
    </w:p>
    <w:p w14:paraId="370EB3DF" w14:textId="77777777" w:rsidR="00CF6956" w:rsidRDefault="00CF6956" w:rsidP="00CF6956">
      <w:pPr>
        <w:pStyle w:val="Bibliography"/>
        <w:rPr>
          <w:del w:id="1578" w:author="Monica Thom" w:date="2026-09-07T23:09:00Z" w16du:dateUtc="2026-09-08T03:09:00Z"/>
        </w:rPr>
      </w:pPr>
      <w:del w:id="1579" w:author="Monica Thom" w:date="2026-09-07T23:09:00Z" w16du:dateUtc="2026-09-08T03:09:00Z">
        <w:r>
          <w:delText xml:space="preserve">214. </w:delText>
        </w:r>
        <w:r>
          <w:tab/>
          <w:delText xml:space="preserve">Goreau, T. J. &amp; Hayes, R. L. 2023 Record marine heat waves: Coral reef bleaching HotSpot maps reveal global sea surface temperature extremes, coral mortality, and ocean circulation changes. </w:delText>
        </w:r>
        <w:r>
          <w:rPr>
            <w:i/>
            <w:iCs/>
          </w:rPr>
          <w:delText>Oxford Open Climate Change</w:delText>
        </w:r>
        <w:r>
          <w:delText xml:space="preserve"> </w:delText>
        </w:r>
        <w:r>
          <w:rPr>
            <w:b/>
            <w:bCs/>
          </w:rPr>
          <w:delText>4</w:delText>
        </w:r>
        <w:r>
          <w:delText>, kgae005 (2024).</w:delText>
        </w:r>
      </w:del>
    </w:p>
    <w:p w14:paraId="4A173F0A" w14:textId="77777777" w:rsidR="00CF6956" w:rsidRDefault="00CF6956" w:rsidP="00CF6956">
      <w:pPr>
        <w:pStyle w:val="Bibliography"/>
        <w:rPr>
          <w:del w:id="1580" w:author="Monica Thom" w:date="2026-09-07T23:09:00Z" w16du:dateUtc="2026-09-08T03:09:00Z"/>
        </w:rPr>
      </w:pPr>
      <w:del w:id="1581" w:author="Monica Thom" w:date="2026-09-07T23:09:00Z" w16du:dateUtc="2026-09-08T03:09:00Z">
        <w:r>
          <w:delText xml:space="preserve">215. </w:delText>
        </w:r>
        <w:r>
          <w:tab/>
          <w:delText xml:space="preserve">Saintilan, N., Wilson, N. C., Rogers, K., Rajkaran, A. &amp; Krauss, K. W. Mangrove expansion and salt marsh decline at mangrove poleward limits. </w:delText>
        </w:r>
        <w:r>
          <w:rPr>
            <w:i/>
            <w:iCs/>
          </w:rPr>
          <w:delText>Global change biology</w:delText>
        </w:r>
        <w:r>
          <w:delText xml:space="preserve"> </w:delText>
        </w:r>
        <w:r>
          <w:rPr>
            <w:b/>
            <w:bCs/>
          </w:rPr>
          <w:delText>20</w:delText>
        </w:r>
        <w:r>
          <w:delText>, 147–157 (2014).</w:delText>
        </w:r>
      </w:del>
    </w:p>
    <w:p w14:paraId="78DA31FB" w14:textId="77777777" w:rsidR="00CF6956" w:rsidRDefault="00CF6956" w:rsidP="00CF6956">
      <w:pPr>
        <w:pStyle w:val="Bibliography"/>
        <w:rPr>
          <w:del w:id="1582" w:author="Monica Thom" w:date="2026-09-07T23:09:00Z" w16du:dateUtc="2026-09-08T03:09:00Z"/>
        </w:rPr>
      </w:pPr>
      <w:del w:id="1583" w:author="Monica Thom" w:date="2026-09-07T23:09:00Z" w16du:dateUtc="2026-09-08T03:09:00Z">
        <w:r>
          <w:delText xml:space="preserve">216. </w:delText>
        </w:r>
        <w:r>
          <w:tab/>
          <w:delText xml:space="preserve">Jones, T. </w:delText>
        </w:r>
        <w:r>
          <w:rPr>
            <w:i/>
            <w:iCs/>
          </w:rPr>
          <w:delText>et al.</w:delText>
        </w:r>
        <w:r>
          <w:delText xml:space="preserve"> Marine bird mass mortality events as an indicator of the impacts of ocean warming. </w:delText>
        </w:r>
        <w:r>
          <w:rPr>
            <w:i/>
            <w:iCs/>
          </w:rPr>
          <w:delText>Marine Ecology Progress Series</w:delText>
        </w:r>
        <w:r>
          <w:delText xml:space="preserve"> </w:delText>
        </w:r>
        <w:r>
          <w:rPr>
            <w:b/>
            <w:bCs/>
          </w:rPr>
          <w:delText>737</w:delText>
        </w:r>
        <w:r>
          <w:delText>, 161–181 (2024).</w:delText>
        </w:r>
      </w:del>
    </w:p>
    <w:p w14:paraId="65BC51BC" w14:textId="77777777" w:rsidR="00CF6956" w:rsidRDefault="00CF6956" w:rsidP="00CF6956">
      <w:pPr>
        <w:pStyle w:val="Bibliography"/>
        <w:rPr>
          <w:del w:id="1584" w:author="Monica Thom" w:date="2026-09-07T23:09:00Z" w16du:dateUtc="2026-09-08T03:09:00Z"/>
        </w:rPr>
      </w:pPr>
      <w:del w:id="1585" w:author="Monica Thom" w:date="2026-09-07T23:09:00Z" w16du:dateUtc="2026-09-08T03:09:00Z">
        <w:r>
          <w:delText xml:space="preserve">217. </w:delText>
        </w:r>
        <w:r>
          <w:tab/>
          <w:delText>Dahms, C. &amp; Killen, S. S. Temperature change effects on marine fish range shifts: A meta</w:delText>
        </w:r>
        <w:r>
          <w:rPr>
            <w:rFonts w:ascii="Cambria Math" w:hAnsi="Cambria Math" w:cs="Cambria Math"/>
          </w:rPr>
          <w:delText>‐</w:delText>
        </w:r>
        <w:r>
          <w:delText xml:space="preserve">analysis of ecological and methodological predictors. </w:delText>
        </w:r>
        <w:r>
          <w:rPr>
            <w:i/>
            <w:iCs/>
          </w:rPr>
          <w:delText>Global Change Biology</w:delText>
        </w:r>
        <w:r>
          <w:delText xml:space="preserve"> </w:delText>
        </w:r>
        <w:r>
          <w:rPr>
            <w:b/>
            <w:bCs/>
          </w:rPr>
          <w:delText>29</w:delText>
        </w:r>
        <w:r>
          <w:delText>, 4459–4479 (2023).</w:delText>
        </w:r>
      </w:del>
    </w:p>
    <w:p w14:paraId="04987457" w14:textId="77777777" w:rsidR="00CF6956" w:rsidRDefault="00CF6956" w:rsidP="00CF6956">
      <w:pPr>
        <w:pStyle w:val="Bibliography"/>
        <w:rPr>
          <w:del w:id="1586" w:author="Monica Thom" w:date="2026-09-07T23:09:00Z" w16du:dateUtc="2026-09-08T03:09:00Z"/>
        </w:rPr>
      </w:pPr>
      <w:del w:id="1587" w:author="Monica Thom" w:date="2026-09-07T23:09:00Z" w16du:dateUtc="2026-09-08T03:09:00Z">
        <w:r>
          <w:delText xml:space="preserve">218. </w:delText>
        </w:r>
        <w:r>
          <w:tab/>
          <w:delText xml:space="preserve">Orgeret, F. </w:delText>
        </w:r>
        <w:r>
          <w:rPr>
            <w:i/>
            <w:iCs/>
          </w:rPr>
          <w:delText>et al.</w:delText>
        </w:r>
        <w:r>
          <w:delText xml:space="preserve"> Climate change impacts on seabirds and marine mammals: The importance of study duration, thermal tolerance and generation time. </w:delText>
        </w:r>
        <w:r>
          <w:rPr>
            <w:i/>
            <w:iCs/>
          </w:rPr>
          <w:delText>Ecology Letters</w:delText>
        </w:r>
        <w:r>
          <w:delText xml:space="preserve"> </w:delText>
        </w:r>
        <w:r>
          <w:rPr>
            <w:b/>
            <w:bCs/>
          </w:rPr>
          <w:delText>25</w:delText>
        </w:r>
        <w:r>
          <w:delText>, 218–239 (2022).</w:delText>
        </w:r>
      </w:del>
    </w:p>
    <w:p w14:paraId="67B3D551" w14:textId="77777777" w:rsidR="00CF6956" w:rsidRDefault="00CF6956" w:rsidP="00CF6956">
      <w:pPr>
        <w:pStyle w:val="Bibliography"/>
        <w:rPr>
          <w:del w:id="1588" w:author="Monica Thom" w:date="2026-09-07T23:09:00Z" w16du:dateUtc="2026-09-08T03:09:00Z"/>
        </w:rPr>
      </w:pPr>
      <w:del w:id="1589" w:author="Monica Thom" w:date="2026-09-07T23:09:00Z" w16du:dateUtc="2026-09-08T03:09:00Z">
        <w:r>
          <w:delText xml:space="preserve">219. </w:delText>
        </w:r>
        <w:r>
          <w:tab/>
          <w:delText>Nguyen, H. M., Ralph, P. J., Marín</w:delText>
        </w:r>
        <w:r>
          <w:rPr>
            <w:rFonts w:ascii="Cambria Math" w:hAnsi="Cambria Math" w:cs="Cambria Math"/>
          </w:rPr>
          <w:delText>‐</w:delText>
        </w:r>
        <w:r>
          <w:delText xml:space="preserve">Guirao, L., Pernice, M. &amp; Procaccini, G. Seagrasses in an era of ocean warming: a review. </w:delText>
        </w:r>
        <w:r>
          <w:rPr>
            <w:i/>
            <w:iCs/>
          </w:rPr>
          <w:delText>Biological reviews</w:delText>
        </w:r>
        <w:r>
          <w:delText xml:space="preserve"> </w:delText>
        </w:r>
        <w:r>
          <w:rPr>
            <w:b/>
            <w:bCs/>
          </w:rPr>
          <w:delText>96</w:delText>
        </w:r>
        <w:r>
          <w:delText>, 2009–2030 (2021).</w:delText>
        </w:r>
      </w:del>
    </w:p>
    <w:p w14:paraId="790B689A" w14:textId="77777777" w:rsidR="00CF6956" w:rsidRDefault="00CF6956" w:rsidP="00CF6956">
      <w:pPr>
        <w:pStyle w:val="Bibliography"/>
        <w:rPr>
          <w:del w:id="1590" w:author="Monica Thom" w:date="2026-09-07T23:09:00Z" w16du:dateUtc="2026-09-08T03:09:00Z"/>
        </w:rPr>
      </w:pPr>
      <w:del w:id="1591" w:author="Monica Thom" w:date="2026-09-07T23:09:00Z" w16du:dateUtc="2026-09-08T03:09:00Z">
        <w:r>
          <w:delText xml:space="preserve">220. </w:delText>
        </w:r>
        <w:r>
          <w:tab/>
          <w:delText xml:space="preserve">Taghon, G. L., Ramey, P. A., Fuller, C. M., Petrecca, R. F. &amp; Grassle, J. P. Benthic community structure and sediment properties in Barnegat Bay, New Jersey, before and after Hurricane Sandy. </w:delText>
        </w:r>
        <w:r>
          <w:rPr>
            <w:i/>
            <w:iCs/>
          </w:rPr>
          <w:delText>Estuaries and Coasts</w:delText>
        </w:r>
        <w:r>
          <w:delText xml:space="preserve"> </w:delText>
        </w:r>
        <w:r>
          <w:rPr>
            <w:b/>
            <w:bCs/>
          </w:rPr>
          <w:delText>40</w:delText>
        </w:r>
        <w:r>
          <w:delText>, 160–172 (2017).</w:delText>
        </w:r>
      </w:del>
    </w:p>
    <w:p w14:paraId="45B8D687" w14:textId="77777777" w:rsidR="00CF6956" w:rsidRDefault="00CF6956" w:rsidP="00CF6956">
      <w:pPr>
        <w:pStyle w:val="Bibliography"/>
        <w:rPr>
          <w:del w:id="1592" w:author="Monica Thom" w:date="2026-09-07T23:09:00Z" w16du:dateUtc="2026-09-08T03:09:00Z"/>
        </w:rPr>
      </w:pPr>
      <w:del w:id="1593" w:author="Monica Thom" w:date="2026-09-07T23:09:00Z" w16du:dateUtc="2026-09-08T03:09:00Z">
        <w:r>
          <w:delText xml:space="preserve">221. </w:delText>
        </w:r>
        <w:r>
          <w:tab/>
          <w:delText xml:space="preserve">Corte, G. N. </w:delText>
        </w:r>
        <w:r>
          <w:rPr>
            <w:i/>
            <w:iCs/>
          </w:rPr>
          <w:delText>et al.</w:delText>
        </w:r>
        <w:r>
          <w:delText xml:space="preserve"> Storm effects on intertidal invertebrates: increased beta diversity of few individuals and species. </w:delText>
        </w:r>
        <w:r>
          <w:rPr>
            <w:i/>
            <w:iCs/>
          </w:rPr>
          <w:delText>PeerJ</w:delText>
        </w:r>
        <w:r>
          <w:delText xml:space="preserve"> </w:delText>
        </w:r>
        <w:r>
          <w:rPr>
            <w:b/>
            <w:bCs/>
          </w:rPr>
          <w:delText>5</w:delText>
        </w:r>
        <w:r>
          <w:delText>, e3360 (2017).</w:delText>
        </w:r>
      </w:del>
    </w:p>
    <w:p w14:paraId="5F0AD92D" w14:textId="77777777" w:rsidR="00CF6956" w:rsidRDefault="00CF6956" w:rsidP="00CF6956">
      <w:pPr>
        <w:pStyle w:val="Bibliography"/>
        <w:rPr>
          <w:del w:id="1594" w:author="Monica Thom" w:date="2026-09-07T23:09:00Z" w16du:dateUtc="2026-09-08T03:09:00Z"/>
        </w:rPr>
      </w:pPr>
      <w:del w:id="1595" w:author="Monica Thom" w:date="2026-09-07T23:09:00Z" w16du:dateUtc="2026-09-08T03:09:00Z">
        <w:r>
          <w:lastRenderedPageBreak/>
          <w:delText xml:space="preserve">222. </w:delText>
        </w:r>
        <w:r>
          <w:tab/>
          <w:delText xml:space="preserve">Wiesebron, L. </w:delText>
        </w:r>
        <w:r>
          <w:rPr>
            <w:i/>
            <w:iCs/>
          </w:rPr>
          <w:delText>et al.</w:delText>
        </w:r>
        <w:r>
          <w:delText xml:space="preserve"> Contrasting strategies to cope with storm</w:delText>
        </w:r>
        <w:r>
          <w:rPr>
            <w:rFonts w:ascii="Cambria Math" w:hAnsi="Cambria Math" w:cs="Cambria Math"/>
          </w:rPr>
          <w:delText>‐</w:delText>
        </w:r>
        <w:r>
          <w:delText xml:space="preserve">induced erosion events: a flume study comparing a native vs. introduced bivalve. </w:delText>
        </w:r>
        <w:r>
          <w:rPr>
            <w:i/>
            <w:iCs/>
          </w:rPr>
          <w:delText>Limnology and Oceanography</w:delText>
        </w:r>
        <w:r>
          <w:delText xml:space="preserve"> </w:delText>
        </w:r>
        <w:r>
          <w:rPr>
            <w:b/>
            <w:bCs/>
          </w:rPr>
          <w:delText>67</w:delText>
        </w:r>
        <w:r>
          <w:delText>, 2572–2585 (2022).</w:delText>
        </w:r>
      </w:del>
    </w:p>
    <w:p w14:paraId="3E3A6EE9" w14:textId="77777777" w:rsidR="00CF6956" w:rsidRDefault="00CF6956" w:rsidP="00CF6956">
      <w:pPr>
        <w:pStyle w:val="Bibliography"/>
        <w:rPr>
          <w:del w:id="1596" w:author="Monica Thom" w:date="2026-09-07T23:09:00Z" w16du:dateUtc="2026-09-08T03:09:00Z"/>
        </w:rPr>
      </w:pPr>
      <w:del w:id="1597" w:author="Monica Thom" w:date="2026-09-07T23:09:00Z" w16du:dateUtc="2026-09-08T03:09:00Z">
        <w:r>
          <w:delText xml:space="preserve">223. </w:delText>
        </w:r>
        <w:r>
          <w:tab/>
          <w:delText xml:space="preserve">Cheal, A. J., MacNeil, M. A., Emslie, M. J. &amp; Sweatman, H. The threat to coral reefs from more intense cyclones under climate change. </w:delText>
        </w:r>
        <w:r>
          <w:rPr>
            <w:i/>
            <w:iCs/>
          </w:rPr>
          <w:delText>Global change biology</w:delText>
        </w:r>
        <w:r>
          <w:delText xml:space="preserve"> </w:delText>
        </w:r>
        <w:r>
          <w:rPr>
            <w:b/>
            <w:bCs/>
          </w:rPr>
          <w:delText>23</w:delText>
        </w:r>
        <w:r>
          <w:delText>, 1511–1524 (2017).</w:delText>
        </w:r>
      </w:del>
    </w:p>
    <w:p w14:paraId="62BDB922" w14:textId="77777777" w:rsidR="00CF6956" w:rsidRDefault="00CF6956" w:rsidP="00CF6956">
      <w:pPr>
        <w:pStyle w:val="Bibliography"/>
        <w:rPr>
          <w:del w:id="1598" w:author="Monica Thom" w:date="2026-09-07T23:09:00Z" w16du:dateUtc="2026-09-08T03:09:00Z"/>
        </w:rPr>
      </w:pPr>
      <w:del w:id="1599" w:author="Monica Thom" w:date="2026-09-07T23:09:00Z" w16du:dateUtc="2026-09-08T03:09:00Z">
        <w:r>
          <w:delText xml:space="preserve">224. </w:delText>
        </w:r>
        <w:r>
          <w:tab/>
          <w:delText>Peereman, J., Hogan, J. A. &amp; Lin, T. Disturbance frequency, intensity and forest structure modulate cyclone</w:delText>
        </w:r>
        <w:r>
          <w:rPr>
            <w:rFonts w:ascii="Cambria Math" w:hAnsi="Cambria Math" w:cs="Cambria Math"/>
          </w:rPr>
          <w:delText>‐</w:delText>
        </w:r>
        <w:r>
          <w:delText xml:space="preserve">induced changes in mangrove forest canopy cover. </w:delText>
        </w:r>
        <w:r>
          <w:rPr>
            <w:i/>
            <w:iCs/>
          </w:rPr>
          <w:delText>Global Ecology and Biogeography</w:delText>
        </w:r>
        <w:r>
          <w:delText xml:space="preserve"> </w:delText>
        </w:r>
        <w:r>
          <w:rPr>
            <w:b/>
            <w:bCs/>
          </w:rPr>
          <w:delText>31</w:delText>
        </w:r>
        <w:r>
          <w:delText>, 37–50 (2022).</w:delText>
        </w:r>
      </w:del>
    </w:p>
    <w:p w14:paraId="23743B0C" w14:textId="77777777" w:rsidR="00CF6956" w:rsidRDefault="00CF6956" w:rsidP="00CF6956">
      <w:pPr>
        <w:pStyle w:val="Bibliography"/>
        <w:rPr>
          <w:del w:id="1600" w:author="Monica Thom" w:date="2026-09-07T23:09:00Z" w16du:dateUtc="2026-09-08T03:09:00Z"/>
        </w:rPr>
      </w:pPr>
      <w:del w:id="1601" w:author="Monica Thom" w:date="2026-09-07T23:09:00Z" w16du:dateUtc="2026-09-08T03:09:00Z">
        <w:r>
          <w:delText xml:space="preserve">225. </w:delText>
        </w:r>
        <w:r>
          <w:tab/>
          <w:delText xml:space="preserve">Laurenson, K. </w:delText>
        </w:r>
        <w:r>
          <w:rPr>
            <w:i/>
            <w:iCs/>
          </w:rPr>
          <w:delText>et al.</w:delText>
        </w:r>
        <w:r>
          <w:delText xml:space="preserve"> Long</w:delText>
        </w:r>
        <w:r>
          <w:rPr>
            <w:rFonts w:ascii="Cambria Math" w:hAnsi="Cambria Math" w:cs="Cambria Math"/>
          </w:rPr>
          <w:delText>‐</w:delText>
        </w:r>
        <w:r>
          <w:delText>term multi</w:delText>
        </w:r>
        <w:r>
          <w:rPr>
            <w:rFonts w:ascii="Cambria Math" w:hAnsi="Cambria Math" w:cs="Cambria Math"/>
          </w:rPr>
          <w:delText>‐</w:delText>
        </w:r>
        <w:r>
          <w:delText xml:space="preserve">species demographic studies reveal divergent negative impacts of winter storms on seabird survival. </w:delText>
        </w:r>
        <w:r>
          <w:rPr>
            <w:i/>
            <w:iCs/>
          </w:rPr>
          <w:delText>Journal of Animal Ecology</w:delText>
        </w:r>
        <w:r>
          <w:delText xml:space="preserve"> </w:delText>
        </w:r>
        <w:r>
          <w:rPr>
            <w:b/>
            <w:bCs/>
          </w:rPr>
          <w:delText>94</w:delText>
        </w:r>
        <w:r>
          <w:delText>, 139–153 (2025).</w:delText>
        </w:r>
      </w:del>
    </w:p>
    <w:p w14:paraId="3D0A1234" w14:textId="77777777" w:rsidR="00CF6956" w:rsidRDefault="00CF6956" w:rsidP="00CF6956">
      <w:pPr>
        <w:pStyle w:val="Bibliography"/>
        <w:rPr>
          <w:del w:id="1602" w:author="Monica Thom" w:date="2026-09-07T23:09:00Z" w16du:dateUtc="2026-09-08T03:09:00Z"/>
        </w:rPr>
      </w:pPr>
      <w:del w:id="1603" w:author="Monica Thom" w:date="2026-09-07T23:09:00Z" w16du:dateUtc="2026-09-08T03:09:00Z">
        <w:r>
          <w:delText xml:space="preserve">226. </w:delText>
        </w:r>
        <w:r>
          <w:tab/>
          <w:delText xml:space="preserve">Cooke, S. J. </w:delText>
        </w:r>
        <w:r>
          <w:rPr>
            <w:i/>
            <w:iCs/>
          </w:rPr>
          <w:delText>et al.</w:delText>
        </w:r>
        <w:r>
          <w:delText xml:space="preserve"> Consequences of “natural” disasters on aquatic life and habitats. </w:delText>
        </w:r>
        <w:r>
          <w:rPr>
            <w:i/>
            <w:iCs/>
          </w:rPr>
          <w:delText>Environmental reviews</w:delText>
        </w:r>
        <w:r>
          <w:delText xml:space="preserve"> </w:delText>
        </w:r>
        <w:r>
          <w:rPr>
            <w:b/>
            <w:bCs/>
          </w:rPr>
          <w:delText>31</w:delText>
        </w:r>
        <w:r>
          <w:delText>, 122–140 (2022).</w:delText>
        </w:r>
      </w:del>
    </w:p>
    <w:p w14:paraId="46691C5F" w14:textId="77777777" w:rsidR="00CF6956" w:rsidRDefault="00CF6956" w:rsidP="00CF6956">
      <w:pPr>
        <w:pStyle w:val="Bibliography"/>
        <w:rPr>
          <w:del w:id="1604" w:author="Monica Thom" w:date="2026-09-07T23:09:00Z" w16du:dateUtc="2026-09-08T03:09:00Z"/>
        </w:rPr>
      </w:pPr>
      <w:del w:id="1605" w:author="Monica Thom" w:date="2026-09-07T23:09:00Z" w16du:dateUtc="2026-09-08T03:09:00Z">
        <w:r>
          <w:delText xml:space="preserve">227. </w:delText>
        </w:r>
        <w:r>
          <w:tab/>
          <w:delText xml:space="preserve">Saville, K. </w:delText>
        </w:r>
        <w:r>
          <w:rPr>
            <w:i/>
            <w:iCs/>
          </w:rPr>
          <w:delText>et al.</w:delText>
        </w:r>
        <w:r>
          <w:delText xml:space="preserve"> Vulnerability of Grey Seal Pups (Halichoerus grypus) to Storm Disturbances in the Context of Climate Change: A British Isles Case Study. in vol. 6 19 (MDPI, 2025).</w:delText>
        </w:r>
      </w:del>
    </w:p>
    <w:p w14:paraId="49724D4A" w14:textId="77777777" w:rsidR="00CF6956" w:rsidRDefault="00CF6956" w:rsidP="00CF6956">
      <w:pPr>
        <w:pStyle w:val="Bibliography"/>
        <w:rPr>
          <w:del w:id="1606" w:author="Monica Thom" w:date="2026-09-07T23:09:00Z" w16du:dateUtc="2026-09-08T03:09:00Z"/>
        </w:rPr>
      </w:pPr>
      <w:del w:id="1607" w:author="Monica Thom" w:date="2026-09-07T23:09:00Z" w16du:dateUtc="2026-09-08T03:09:00Z">
        <w:r>
          <w:delText xml:space="preserve">228. </w:delText>
        </w:r>
        <w:r>
          <w:tab/>
          <w:delText>Feehan, C. J., Scheibling, R. E., Brown, M. S. &amp; Thompson, K. R. Marine epizootics linked to storms: Mechanisms of pathogen introduction and persistence inferred from coupled physical and biological time</w:delText>
        </w:r>
        <w:r>
          <w:rPr>
            <w:rFonts w:ascii="Cambria Math" w:hAnsi="Cambria Math" w:cs="Cambria Math"/>
          </w:rPr>
          <w:delText>‐</w:delText>
        </w:r>
        <w:r>
          <w:delText xml:space="preserve">series. </w:delText>
        </w:r>
        <w:r>
          <w:rPr>
            <w:i/>
            <w:iCs/>
          </w:rPr>
          <w:delText>Limnology and Oceanography</w:delText>
        </w:r>
        <w:r>
          <w:delText xml:space="preserve"> </w:delText>
        </w:r>
        <w:r>
          <w:rPr>
            <w:b/>
            <w:bCs/>
          </w:rPr>
          <w:delText>61</w:delText>
        </w:r>
        <w:r>
          <w:delText>, 316–329 (2016).</w:delText>
        </w:r>
      </w:del>
    </w:p>
    <w:p w14:paraId="410BF57C" w14:textId="77777777" w:rsidR="00CF6956" w:rsidRDefault="00CF6956" w:rsidP="00CF6956">
      <w:pPr>
        <w:pStyle w:val="Bibliography"/>
        <w:rPr>
          <w:del w:id="1608" w:author="Monica Thom" w:date="2026-09-07T23:09:00Z" w16du:dateUtc="2026-09-08T03:09:00Z"/>
        </w:rPr>
      </w:pPr>
      <w:del w:id="1609" w:author="Monica Thom" w:date="2026-09-07T23:09:00Z" w16du:dateUtc="2026-09-08T03:09:00Z">
        <w:r>
          <w:delText xml:space="preserve">229. </w:delText>
        </w:r>
        <w:r>
          <w:tab/>
          <w:delText xml:space="preserve">Pannozzo, N., Leonardi, N., Carnacina, I. &amp; Smedley, R. Salt marsh resilience to sea-level rise and increased storm intensity. </w:delText>
        </w:r>
        <w:r>
          <w:rPr>
            <w:i/>
            <w:iCs/>
          </w:rPr>
          <w:delText>Geomorphology</w:delText>
        </w:r>
        <w:r>
          <w:delText xml:space="preserve"> </w:delText>
        </w:r>
        <w:r>
          <w:rPr>
            <w:b/>
            <w:bCs/>
          </w:rPr>
          <w:delText>389</w:delText>
        </w:r>
        <w:r>
          <w:delText>, 107825 (2021).</w:delText>
        </w:r>
      </w:del>
    </w:p>
    <w:p w14:paraId="02D57B94" w14:textId="77777777" w:rsidR="00CF6956" w:rsidRDefault="00CF6956" w:rsidP="00CF6956">
      <w:pPr>
        <w:pStyle w:val="Bibliography"/>
        <w:rPr>
          <w:del w:id="1610" w:author="Monica Thom" w:date="2026-09-07T23:09:00Z" w16du:dateUtc="2026-09-08T03:09:00Z"/>
        </w:rPr>
      </w:pPr>
      <w:del w:id="1611" w:author="Monica Thom" w:date="2026-09-07T23:09:00Z" w16du:dateUtc="2026-09-08T03:09:00Z">
        <w:r>
          <w:delText xml:space="preserve">230. </w:delText>
        </w:r>
        <w:r>
          <w:tab/>
          <w:delText xml:space="preserve">Preen, A. &amp; Marsh, H. Response of dugongs to large-scale loss of seagrass from Hervey Bay, Queensland Australia. </w:delText>
        </w:r>
        <w:r>
          <w:rPr>
            <w:i/>
            <w:iCs/>
          </w:rPr>
          <w:delText>Wildlife Research</w:delText>
        </w:r>
        <w:r>
          <w:delText xml:space="preserve"> </w:delText>
        </w:r>
        <w:r>
          <w:rPr>
            <w:b/>
            <w:bCs/>
          </w:rPr>
          <w:delText>22</w:delText>
        </w:r>
        <w:r>
          <w:delText>, 507–519 (1995).</w:delText>
        </w:r>
      </w:del>
    </w:p>
    <w:p w14:paraId="52F294F6" w14:textId="77777777" w:rsidR="00CF6956" w:rsidRDefault="00CF6956" w:rsidP="00CF6956">
      <w:pPr>
        <w:pStyle w:val="Bibliography"/>
        <w:rPr>
          <w:del w:id="1612" w:author="Monica Thom" w:date="2026-09-07T23:09:00Z" w16du:dateUtc="2026-09-08T03:09:00Z"/>
        </w:rPr>
      </w:pPr>
      <w:del w:id="1613" w:author="Monica Thom" w:date="2026-09-07T23:09:00Z" w16du:dateUtc="2026-09-08T03:09:00Z">
        <w:r>
          <w:lastRenderedPageBreak/>
          <w:delText xml:space="preserve">231. </w:delText>
        </w:r>
        <w:r>
          <w:tab/>
          <w:delText xml:space="preserve">Gutowsky, L. </w:delText>
        </w:r>
        <w:r>
          <w:rPr>
            <w:i/>
            <w:iCs/>
          </w:rPr>
          <w:delText>et al.</w:delText>
        </w:r>
        <w:r>
          <w:delText xml:space="preserve"> Large sharks exhibit varying behavioral responses to major hurricanes. </w:delText>
        </w:r>
        <w:r>
          <w:rPr>
            <w:i/>
            <w:iCs/>
          </w:rPr>
          <w:delText>Estuarine, Coastal and Shelf Science</w:delText>
        </w:r>
        <w:r>
          <w:delText xml:space="preserve"> </w:delText>
        </w:r>
        <w:r>
          <w:rPr>
            <w:b/>
            <w:bCs/>
          </w:rPr>
          <w:delText>256</w:delText>
        </w:r>
        <w:r>
          <w:delText>, 107373 (2021).</w:delText>
        </w:r>
      </w:del>
    </w:p>
    <w:p w14:paraId="3F49840D" w14:textId="77777777" w:rsidR="00CF6956" w:rsidRDefault="00CF6956" w:rsidP="00CF6956">
      <w:pPr>
        <w:pStyle w:val="Bibliography"/>
        <w:rPr>
          <w:del w:id="1614" w:author="Monica Thom" w:date="2026-09-07T23:09:00Z" w16du:dateUtc="2026-09-08T03:09:00Z"/>
        </w:rPr>
      </w:pPr>
      <w:del w:id="1615" w:author="Monica Thom" w:date="2026-09-07T23:09:00Z" w16du:dateUtc="2026-09-08T03:09:00Z">
        <w:r>
          <w:delText xml:space="preserve">232. </w:delText>
        </w:r>
        <w:r>
          <w:tab/>
          <w:delText xml:space="preserve">Singer, A. </w:delText>
        </w:r>
        <w:r>
          <w:rPr>
            <w:i/>
            <w:iCs/>
          </w:rPr>
          <w:delText>et al.</w:delText>
        </w:r>
        <w:r>
          <w:delText xml:space="preserve"> Long-term response of coastal macrofauna communities to de-eutrophication and sea level rise mediated habitat changes (1980s versus 2018). </w:delText>
        </w:r>
        <w:r>
          <w:rPr>
            <w:i/>
            <w:iCs/>
          </w:rPr>
          <w:delText>Frontiers in Marine Science</w:delText>
        </w:r>
        <w:r>
          <w:delText xml:space="preserve"> </w:delText>
        </w:r>
        <w:r>
          <w:rPr>
            <w:b/>
            <w:bCs/>
          </w:rPr>
          <w:delText>9</w:delText>
        </w:r>
        <w:r>
          <w:delText>, 963325 (2023).</w:delText>
        </w:r>
      </w:del>
    </w:p>
    <w:p w14:paraId="025BB9AC" w14:textId="77777777" w:rsidR="00CF6956" w:rsidRDefault="00CF6956" w:rsidP="00CF6956">
      <w:pPr>
        <w:pStyle w:val="Bibliography"/>
        <w:rPr>
          <w:del w:id="1616" w:author="Monica Thom" w:date="2026-09-07T23:09:00Z" w16du:dateUtc="2026-09-08T03:09:00Z"/>
        </w:rPr>
      </w:pPr>
      <w:del w:id="1617" w:author="Monica Thom" w:date="2026-09-07T23:09:00Z" w16du:dateUtc="2026-09-08T03:09:00Z">
        <w:r>
          <w:delText xml:space="preserve">233. </w:delText>
        </w:r>
        <w:r>
          <w:tab/>
          <w:delText xml:space="preserve">Hallam, A. The case for sea-level change as a dominant causal factor in mass extinction of marine invertebrates. </w:delText>
        </w:r>
        <w:r>
          <w:rPr>
            <w:i/>
            <w:iCs/>
          </w:rPr>
          <w:delText>Philosophical Transactions of the Royal Society of London. B, Biological Sciences</w:delText>
        </w:r>
        <w:r>
          <w:delText xml:space="preserve"> </w:delText>
        </w:r>
        <w:r>
          <w:rPr>
            <w:b/>
            <w:bCs/>
          </w:rPr>
          <w:delText>325</w:delText>
        </w:r>
        <w:r>
          <w:delText>, 437–455 (1989).</w:delText>
        </w:r>
      </w:del>
    </w:p>
    <w:p w14:paraId="13EEB1E3" w14:textId="77777777" w:rsidR="00CF6956" w:rsidRDefault="00CF6956" w:rsidP="00CF6956">
      <w:pPr>
        <w:pStyle w:val="Bibliography"/>
        <w:rPr>
          <w:del w:id="1618" w:author="Monica Thom" w:date="2026-09-07T23:09:00Z" w16du:dateUtc="2026-09-08T03:09:00Z"/>
        </w:rPr>
      </w:pPr>
      <w:del w:id="1619" w:author="Monica Thom" w:date="2026-09-07T23:09:00Z" w16du:dateUtc="2026-09-08T03:09:00Z">
        <w:r>
          <w:delText xml:space="preserve">234. </w:delText>
        </w:r>
        <w:r>
          <w:tab/>
          <w:delText xml:space="preserve">Isdell, R. E., Bilkovic, D. M. &amp; Hershner, C. Large projected population loss of a salt marsh bivalve (Geukensia demissa) from sea level rise. </w:delText>
        </w:r>
        <w:r>
          <w:rPr>
            <w:i/>
            <w:iCs/>
          </w:rPr>
          <w:delText>Wetlands</w:delText>
        </w:r>
        <w:r>
          <w:delText xml:space="preserve"> </w:delText>
        </w:r>
        <w:r>
          <w:rPr>
            <w:b/>
            <w:bCs/>
          </w:rPr>
          <w:delText>40</w:delText>
        </w:r>
        <w:r>
          <w:delText>, 1729–1738 (2020).</w:delText>
        </w:r>
      </w:del>
    </w:p>
    <w:p w14:paraId="472AFFFF" w14:textId="77777777" w:rsidR="00CF6956" w:rsidRDefault="00CF6956" w:rsidP="00CF6956">
      <w:pPr>
        <w:pStyle w:val="Bibliography"/>
        <w:rPr>
          <w:del w:id="1620" w:author="Monica Thom" w:date="2026-09-07T23:09:00Z" w16du:dateUtc="2026-09-08T03:09:00Z"/>
        </w:rPr>
      </w:pPr>
      <w:del w:id="1621" w:author="Monica Thom" w:date="2026-09-07T23:09:00Z" w16du:dateUtc="2026-09-08T03:09:00Z">
        <w:r>
          <w:delText xml:space="preserve">235. </w:delText>
        </w:r>
        <w:r>
          <w:tab/>
          <w:delText xml:space="preserve">Xavier, J. C. </w:delText>
        </w:r>
        <w:r>
          <w:rPr>
            <w:i/>
            <w:iCs/>
          </w:rPr>
          <w:delText>et al.</w:delText>
        </w:r>
        <w:r>
          <w:delText xml:space="preserve"> A review on the biodiversity, distribution and trophic role of cephalopods in the Arctic and Antarctic marine ecosystems under a changing ocean. </w:delText>
        </w:r>
        <w:r>
          <w:rPr>
            <w:i/>
            <w:iCs/>
          </w:rPr>
          <w:delText>Marine biology</w:delText>
        </w:r>
        <w:r>
          <w:delText xml:space="preserve"> </w:delText>
        </w:r>
        <w:r>
          <w:rPr>
            <w:b/>
            <w:bCs/>
          </w:rPr>
          <w:delText>165</w:delText>
        </w:r>
        <w:r>
          <w:delText>, 93 (2018).</w:delText>
        </w:r>
      </w:del>
    </w:p>
    <w:p w14:paraId="57ABC2C3" w14:textId="77777777" w:rsidR="00CF6956" w:rsidRDefault="00CF6956" w:rsidP="00CF6956">
      <w:pPr>
        <w:pStyle w:val="Bibliography"/>
        <w:rPr>
          <w:del w:id="1622" w:author="Monica Thom" w:date="2026-09-07T23:09:00Z" w16du:dateUtc="2026-09-08T03:09:00Z"/>
        </w:rPr>
      </w:pPr>
      <w:del w:id="1623" w:author="Monica Thom" w:date="2026-09-07T23:09:00Z" w16du:dateUtc="2026-09-08T03:09:00Z">
        <w:r>
          <w:delText xml:space="preserve">236. </w:delText>
        </w:r>
        <w:r>
          <w:tab/>
          <w:delText xml:space="preserve">Perry, C. T. </w:delText>
        </w:r>
        <w:r>
          <w:rPr>
            <w:i/>
            <w:iCs/>
          </w:rPr>
          <w:delText>et al.</w:delText>
        </w:r>
        <w:r>
          <w:delText xml:space="preserve"> Loss of coral reef growth capacity to track future increases in sea level. </w:delText>
        </w:r>
        <w:r>
          <w:rPr>
            <w:i/>
            <w:iCs/>
          </w:rPr>
          <w:delText>Nature</w:delText>
        </w:r>
        <w:r>
          <w:delText xml:space="preserve"> </w:delText>
        </w:r>
        <w:r>
          <w:rPr>
            <w:b/>
            <w:bCs/>
          </w:rPr>
          <w:delText>558</w:delText>
        </w:r>
        <w:r>
          <w:delText>, 396–400 (2018).</w:delText>
        </w:r>
      </w:del>
    </w:p>
    <w:p w14:paraId="735B869B" w14:textId="77777777" w:rsidR="00CF6956" w:rsidRPr="00775FC7" w:rsidRDefault="00CF6956" w:rsidP="00CF6956">
      <w:pPr>
        <w:pStyle w:val="Bibliography"/>
        <w:rPr>
          <w:del w:id="1624" w:author="Monica Thom" w:date="2026-09-07T23:09:00Z" w16du:dateUtc="2026-09-08T03:09:00Z"/>
          <w:lang w:val="fr-FR"/>
          <w:rPrChange w:id="1625" w:author="Will Patrone" w:date="2026-09-07T23:10:00Z" w16du:dateUtc="2026-09-08T03:10:00Z">
            <w:rPr>
              <w:del w:id="1626" w:author="Monica Thom" w:date="2026-09-07T23:09:00Z" w16du:dateUtc="2026-09-08T03:09:00Z"/>
            </w:rPr>
          </w:rPrChange>
        </w:rPr>
      </w:pPr>
      <w:del w:id="1627" w:author="Monica Thom" w:date="2026-09-07T23:09:00Z" w16du:dateUtc="2026-09-08T03:09:00Z">
        <w:r>
          <w:delText xml:space="preserve">237. </w:delText>
        </w:r>
        <w:r>
          <w:tab/>
          <w:delText xml:space="preserve">Valero, M. </w:delText>
        </w:r>
        <w:r>
          <w:rPr>
            <w:i/>
            <w:iCs/>
          </w:rPr>
          <w:delText>et al.</w:delText>
        </w:r>
        <w:r>
          <w:delText xml:space="preserve"> Using genetic tools for sustainable management of kelps: a literature review and the example of Laminaria digitata. </w:delText>
        </w:r>
        <w:r w:rsidRPr="00775FC7">
          <w:rPr>
            <w:i/>
            <w:lang w:val="fr-FR"/>
            <w:rPrChange w:id="1628" w:author="Will Patrone" w:date="2026-09-07T23:10:00Z" w16du:dateUtc="2026-09-08T03:10:00Z">
              <w:rPr>
                <w:i/>
              </w:rPr>
            </w:rPrChange>
          </w:rPr>
          <w:delText>CBM-Cahiers de Biologie Marine</w:delText>
        </w:r>
        <w:r w:rsidRPr="00775FC7">
          <w:rPr>
            <w:lang w:val="fr-FR"/>
            <w:rPrChange w:id="1629" w:author="Will Patrone" w:date="2026-09-07T23:10:00Z" w16du:dateUtc="2026-09-08T03:10:00Z">
              <w:rPr/>
            </w:rPrChange>
          </w:rPr>
          <w:delText xml:space="preserve"> </w:delText>
        </w:r>
        <w:r w:rsidRPr="00775FC7">
          <w:rPr>
            <w:b/>
            <w:lang w:val="fr-FR"/>
            <w:rPrChange w:id="1630" w:author="Will Patrone" w:date="2026-09-07T23:10:00Z" w16du:dateUtc="2026-09-08T03:10:00Z">
              <w:rPr>
                <w:b/>
              </w:rPr>
            </w:rPrChange>
          </w:rPr>
          <w:delText>52</w:delText>
        </w:r>
        <w:r w:rsidRPr="00775FC7">
          <w:rPr>
            <w:lang w:val="fr-FR"/>
            <w:rPrChange w:id="1631" w:author="Will Patrone" w:date="2026-09-07T23:10:00Z" w16du:dateUtc="2026-09-08T03:10:00Z">
              <w:rPr/>
            </w:rPrChange>
          </w:rPr>
          <w:delText>, 467 (2011).</w:delText>
        </w:r>
      </w:del>
    </w:p>
    <w:p w14:paraId="1947EB5C" w14:textId="77777777" w:rsidR="00CF6956" w:rsidRPr="00775FC7" w:rsidRDefault="00CF6956" w:rsidP="00CF6956">
      <w:pPr>
        <w:pStyle w:val="Bibliography"/>
        <w:rPr>
          <w:del w:id="1632" w:author="Monica Thom" w:date="2026-09-07T23:09:00Z" w16du:dateUtc="2026-09-08T03:09:00Z"/>
          <w:lang w:val="pt-BR"/>
          <w:rPrChange w:id="1633" w:author="Will Patrone" w:date="2026-09-07T23:10:00Z" w16du:dateUtc="2026-09-08T03:10:00Z">
            <w:rPr>
              <w:del w:id="1634" w:author="Monica Thom" w:date="2026-09-07T23:09:00Z" w16du:dateUtc="2026-09-08T03:09:00Z"/>
            </w:rPr>
          </w:rPrChange>
        </w:rPr>
      </w:pPr>
      <w:del w:id="1635" w:author="Monica Thom" w:date="2026-09-07T23:09:00Z" w16du:dateUtc="2026-09-08T03:09:00Z">
        <w:r w:rsidRPr="00775FC7">
          <w:rPr>
            <w:lang w:val="fr-FR"/>
            <w:rPrChange w:id="1636" w:author="Will Patrone" w:date="2026-09-07T23:10:00Z" w16du:dateUtc="2026-09-08T03:10:00Z">
              <w:rPr/>
            </w:rPrChange>
          </w:rPr>
          <w:delText xml:space="preserve">238. </w:delText>
        </w:r>
        <w:r w:rsidRPr="00775FC7">
          <w:rPr>
            <w:lang w:val="fr-FR"/>
            <w:rPrChange w:id="1637" w:author="Will Patrone" w:date="2026-09-07T23:10:00Z" w16du:dateUtc="2026-09-08T03:10:00Z">
              <w:rPr/>
            </w:rPrChange>
          </w:rPr>
          <w:tab/>
          <w:delText xml:space="preserve">Godoy, M. D. &amp; Lacerda, L. D. de. </w:delText>
        </w:r>
        <w:r>
          <w:delText xml:space="preserve">Mangroves response to climate change: a review of recent findings on mangrove extension and distribution. </w:delText>
        </w:r>
        <w:r w:rsidRPr="00775FC7">
          <w:rPr>
            <w:i/>
            <w:lang w:val="pt-BR"/>
            <w:rPrChange w:id="1638" w:author="Will Patrone" w:date="2026-09-07T23:10:00Z" w16du:dateUtc="2026-09-08T03:10:00Z">
              <w:rPr>
                <w:i/>
              </w:rPr>
            </w:rPrChange>
          </w:rPr>
          <w:delText>Anais da Academia Brasileira de Ciências</w:delText>
        </w:r>
        <w:r w:rsidRPr="00775FC7">
          <w:rPr>
            <w:lang w:val="pt-BR"/>
            <w:rPrChange w:id="1639" w:author="Will Patrone" w:date="2026-09-07T23:10:00Z" w16du:dateUtc="2026-09-08T03:10:00Z">
              <w:rPr/>
            </w:rPrChange>
          </w:rPr>
          <w:delText xml:space="preserve"> </w:delText>
        </w:r>
        <w:r w:rsidRPr="00775FC7">
          <w:rPr>
            <w:b/>
            <w:lang w:val="pt-BR"/>
            <w:rPrChange w:id="1640" w:author="Will Patrone" w:date="2026-09-07T23:10:00Z" w16du:dateUtc="2026-09-08T03:10:00Z">
              <w:rPr>
                <w:b/>
              </w:rPr>
            </w:rPrChange>
          </w:rPr>
          <w:delText>87</w:delText>
        </w:r>
        <w:r w:rsidRPr="00775FC7">
          <w:rPr>
            <w:lang w:val="pt-BR"/>
            <w:rPrChange w:id="1641" w:author="Will Patrone" w:date="2026-09-07T23:10:00Z" w16du:dateUtc="2026-09-08T03:10:00Z">
              <w:rPr/>
            </w:rPrChange>
          </w:rPr>
          <w:delText>, 651–667 (2015).</w:delText>
        </w:r>
      </w:del>
    </w:p>
    <w:p w14:paraId="771CF66B" w14:textId="77777777" w:rsidR="00CF6956" w:rsidRDefault="00CF6956" w:rsidP="00CF6956">
      <w:pPr>
        <w:pStyle w:val="Bibliography"/>
        <w:rPr>
          <w:del w:id="1642" w:author="Monica Thom" w:date="2026-09-07T23:09:00Z" w16du:dateUtc="2026-09-08T03:09:00Z"/>
        </w:rPr>
      </w:pPr>
      <w:del w:id="1643" w:author="Monica Thom" w:date="2026-09-07T23:09:00Z" w16du:dateUtc="2026-09-08T03:09:00Z">
        <w:r w:rsidRPr="00775FC7">
          <w:rPr>
            <w:lang w:val="pt-BR"/>
            <w:rPrChange w:id="1644" w:author="Will Patrone" w:date="2026-09-07T23:10:00Z" w16du:dateUtc="2026-09-08T03:10:00Z">
              <w:rPr/>
            </w:rPrChange>
          </w:rPr>
          <w:delText xml:space="preserve">239. </w:delText>
        </w:r>
        <w:r w:rsidRPr="00775FC7">
          <w:rPr>
            <w:lang w:val="pt-BR"/>
            <w:rPrChange w:id="1645" w:author="Will Patrone" w:date="2026-09-07T23:10:00Z" w16du:dateUtc="2026-09-08T03:10:00Z">
              <w:rPr/>
            </w:rPrChange>
          </w:rPr>
          <w:tab/>
          <w:delText xml:space="preserve">Galbraith, H. </w:delText>
        </w:r>
        <w:r w:rsidRPr="00775FC7">
          <w:rPr>
            <w:i/>
            <w:lang w:val="pt-BR"/>
            <w:rPrChange w:id="1646" w:author="Will Patrone" w:date="2026-09-07T23:10:00Z" w16du:dateUtc="2026-09-08T03:10:00Z">
              <w:rPr>
                <w:i/>
              </w:rPr>
            </w:rPrChange>
          </w:rPr>
          <w:delText>et al.</w:delText>
        </w:r>
        <w:r w:rsidRPr="00775FC7">
          <w:rPr>
            <w:lang w:val="pt-BR"/>
            <w:rPrChange w:id="1647" w:author="Will Patrone" w:date="2026-09-07T23:10:00Z" w16du:dateUtc="2026-09-08T03:10:00Z">
              <w:rPr/>
            </w:rPrChange>
          </w:rPr>
          <w:delText xml:space="preserve"> </w:delText>
        </w:r>
        <w:r>
          <w:delText xml:space="preserve">Global climate change and sea level rise: potential losses of intertidal habitat for shorebirds. </w:delText>
        </w:r>
        <w:r>
          <w:rPr>
            <w:i/>
            <w:iCs/>
          </w:rPr>
          <w:delText>Waterbirds</w:delText>
        </w:r>
        <w:r>
          <w:delText xml:space="preserve"> </w:delText>
        </w:r>
        <w:r>
          <w:rPr>
            <w:b/>
            <w:bCs/>
          </w:rPr>
          <w:delText>25</w:delText>
        </w:r>
        <w:r>
          <w:delText>, 173–183 (2002).</w:delText>
        </w:r>
      </w:del>
    </w:p>
    <w:p w14:paraId="2D266A72" w14:textId="77777777" w:rsidR="00CF6956" w:rsidRDefault="00CF6956" w:rsidP="00CF6956">
      <w:pPr>
        <w:pStyle w:val="Bibliography"/>
        <w:rPr>
          <w:del w:id="1648" w:author="Monica Thom" w:date="2026-09-07T23:09:00Z" w16du:dateUtc="2026-09-08T03:09:00Z"/>
        </w:rPr>
      </w:pPr>
      <w:del w:id="1649" w:author="Monica Thom" w:date="2026-09-07T23:09:00Z" w16du:dateUtc="2026-09-08T03:09:00Z">
        <w:r>
          <w:delText xml:space="preserve">240. </w:delText>
        </w:r>
        <w:r>
          <w:tab/>
          <w:delText xml:space="preserve">Johannessen, O. M. &amp; Miles, M. W. Critical vulnerabilities of marine and sea ice–based ecosystems in the high Arctic. </w:delText>
        </w:r>
        <w:r>
          <w:rPr>
            <w:i/>
            <w:iCs/>
          </w:rPr>
          <w:delText>Regional Environmental Change</w:delText>
        </w:r>
        <w:r>
          <w:delText xml:space="preserve"> </w:delText>
        </w:r>
        <w:r>
          <w:rPr>
            <w:b/>
            <w:bCs/>
          </w:rPr>
          <w:delText>11</w:delText>
        </w:r>
        <w:r>
          <w:delText>, 239–248 (2011).</w:delText>
        </w:r>
      </w:del>
    </w:p>
    <w:p w14:paraId="35CE6FC1" w14:textId="77777777" w:rsidR="00CF6956" w:rsidRDefault="00CF6956" w:rsidP="00CF6956">
      <w:pPr>
        <w:pStyle w:val="Bibliography"/>
        <w:rPr>
          <w:del w:id="1650" w:author="Monica Thom" w:date="2026-09-07T23:09:00Z" w16du:dateUtc="2026-09-08T03:09:00Z"/>
        </w:rPr>
      </w:pPr>
      <w:del w:id="1651" w:author="Monica Thom" w:date="2026-09-07T23:09:00Z" w16du:dateUtc="2026-09-08T03:09:00Z">
        <w:r>
          <w:lastRenderedPageBreak/>
          <w:delText xml:space="preserve">241. </w:delText>
        </w:r>
        <w:r>
          <w:tab/>
          <w:delText xml:space="preserve">Pagano, A. M. &amp; Williams, T. M. Physiological consequences of Arctic sea ice loss on large marine carnivores: unique responses by polar bears and narwhals. </w:delText>
        </w:r>
        <w:r>
          <w:rPr>
            <w:i/>
            <w:iCs/>
          </w:rPr>
          <w:delText>Journal of Experimental Biology</w:delText>
        </w:r>
        <w:r>
          <w:delText xml:space="preserve"> </w:delText>
        </w:r>
        <w:r>
          <w:rPr>
            <w:b/>
            <w:bCs/>
          </w:rPr>
          <w:delText>224</w:delText>
        </w:r>
        <w:r>
          <w:delText>, jeb228049 (2021).</w:delText>
        </w:r>
      </w:del>
    </w:p>
    <w:p w14:paraId="4BA21EDF" w14:textId="77777777" w:rsidR="00CF6956" w:rsidRDefault="00CF6956" w:rsidP="00CF6956">
      <w:pPr>
        <w:pStyle w:val="Bibliography"/>
        <w:rPr>
          <w:del w:id="1652" w:author="Monica Thom" w:date="2026-09-07T23:09:00Z" w16du:dateUtc="2026-09-08T03:09:00Z"/>
        </w:rPr>
      </w:pPr>
      <w:del w:id="1653" w:author="Monica Thom" w:date="2026-09-07T23:09:00Z" w16du:dateUtc="2026-09-08T03:09:00Z">
        <w:r>
          <w:delText xml:space="preserve">242. </w:delText>
        </w:r>
        <w:r>
          <w:tab/>
          <w:delText xml:space="preserve">Capistrant-Fossa, K. A. &amp; Dunton, K. H. Rapid sea level rise causes loss of seagrass meadows. </w:delText>
        </w:r>
        <w:r>
          <w:rPr>
            <w:i/>
            <w:iCs/>
          </w:rPr>
          <w:delText>Communications Earth &amp; Environment</w:delText>
        </w:r>
        <w:r>
          <w:delText xml:space="preserve"> </w:delText>
        </w:r>
        <w:r>
          <w:rPr>
            <w:b/>
            <w:bCs/>
          </w:rPr>
          <w:delText>5</w:delText>
        </w:r>
        <w:r>
          <w:delText>, 87 (2024).</w:delText>
        </w:r>
      </w:del>
    </w:p>
    <w:p w14:paraId="25873019" w14:textId="77777777" w:rsidR="00CF6956" w:rsidRDefault="00CF6956" w:rsidP="00CF6956">
      <w:pPr>
        <w:pStyle w:val="Bibliography"/>
        <w:rPr>
          <w:del w:id="1654" w:author="Monica Thom" w:date="2026-09-07T23:09:00Z" w16du:dateUtc="2026-09-08T03:09:00Z"/>
        </w:rPr>
      </w:pPr>
      <w:del w:id="1655" w:author="Monica Thom" w:date="2026-09-07T23:09:00Z" w16du:dateUtc="2026-09-08T03:09:00Z">
        <w:r>
          <w:delText xml:space="preserve">243. </w:delText>
        </w:r>
        <w:r>
          <w:tab/>
          <w:delText xml:space="preserve">Niella, Y. </w:delText>
        </w:r>
        <w:r>
          <w:rPr>
            <w:i/>
            <w:iCs/>
          </w:rPr>
          <w:delText>et al.</w:delText>
        </w:r>
        <w:r>
          <w:delText xml:space="preserve"> Reliance of young sharks on threatened estuarine habitats for nutrition implies susceptibility to climate change. </w:delText>
        </w:r>
        <w:r>
          <w:rPr>
            <w:i/>
            <w:iCs/>
          </w:rPr>
          <w:delText>Estuarine, Coastal and Shelf Science</w:delText>
        </w:r>
        <w:r>
          <w:delText xml:space="preserve"> </w:delText>
        </w:r>
        <w:r>
          <w:rPr>
            <w:b/>
            <w:bCs/>
          </w:rPr>
          <w:delText>268</w:delText>
        </w:r>
        <w:r>
          <w:delText>, 107790 (2022).</w:delText>
        </w:r>
      </w:del>
    </w:p>
    <w:p w14:paraId="4E4CF5D0" w14:textId="77777777" w:rsidR="00CF6956" w:rsidRDefault="00CF6956" w:rsidP="00CF6956">
      <w:pPr>
        <w:pStyle w:val="Bibliography"/>
        <w:rPr>
          <w:del w:id="1656" w:author="Monica Thom" w:date="2026-09-07T23:09:00Z" w16du:dateUtc="2026-09-08T03:09:00Z"/>
        </w:rPr>
      </w:pPr>
      <w:del w:id="1657" w:author="Monica Thom" w:date="2026-09-07T23:09:00Z" w16du:dateUtc="2026-09-08T03:09:00Z">
        <w:r>
          <w:delText xml:space="preserve">244. </w:delText>
        </w:r>
        <w:r>
          <w:tab/>
          <w:delText xml:space="preserve">Qu, F., Nunnally, C. &amp; Rowe, G. T. Polychaete annelid biomass size spectra: the effects of hypoxia stress. </w:delText>
        </w:r>
        <w:r>
          <w:rPr>
            <w:i/>
            <w:iCs/>
          </w:rPr>
          <w:delText>Journal of Marine Sciences</w:delText>
        </w:r>
        <w:r>
          <w:delText xml:space="preserve"> </w:delText>
        </w:r>
        <w:r>
          <w:rPr>
            <w:b/>
            <w:bCs/>
          </w:rPr>
          <w:delText>2015</w:delText>
        </w:r>
        <w:r>
          <w:delText>, 983521 (2015).</w:delText>
        </w:r>
      </w:del>
    </w:p>
    <w:p w14:paraId="797F1862" w14:textId="77777777" w:rsidR="00CF6956" w:rsidRDefault="00CF6956" w:rsidP="00CF6956">
      <w:pPr>
        <w:pStyle w:val="Bibliography"/>
        <w:rPr>
          <w:del w:id="1658" w:author="Monica Thom" w:date="2026-09-07T23:09:00Z" w16du:dateUtc="2026-09-08T03:09:00Z"/>
        </w:rPr>
      </w:pPr>
      <w:del w:id="1659" w:author="Monica Thom" w:date="2026-09-07T23:09:00Z" w16du:dateUtc="2026-09-08T03:09:00Z">
        <w:r>
          <w:delText xml:space="preserve">245. </w:delText>
        </w:r>
        <w:r>
          <w:tab/>
          <w:delText xml:space="preserve">Craig, J. K. </w:delText>
        </w:r>
        <w:r>
          <w:rPr>
            <w:i/>
            <w:iCs/>
          </w:rPr>
          <w:delText>et al.</w:delText>
        </w:r>
        <w:r>
          <w:delText xml:space="preserve"> Ecological effects of hypoxia on fish, sea turtles, and marine mammals in the northwestern Gulf of Mexico. </w:delText>
        </w:r>
        <w:r>
          <w:rPr>
            <w:i/>
            <w:iCs/>
          </w:rPr>
          <w:delText>Coastal hypoxia: consequences for living resources and ecosystems</w:delText>
        </w:r>
        <w:r>
          <w:delText xml:space="preserve"> </w:delText>
        </w:r>
        <w:r>
          <w:rPr>
            <w:b/>
            <w:bCs/>
          </w:rPr>
          <w:delText>58</w:delText>
        </w:r>
        <w:r>
          <w:delText>, 269–291 (2001).</w:delText>
        </w:r>
      </w:del>
    </w:p>
    <w:p w14:paraId="1BD7500E" w14:textId="77777777" w:rsidR="00CF6956" w:rsidRDefault="00CF6956" w:rsidP="00CF6956">
      <w:pPr>
        <w:pStyle w:val="Bibliography"/>
        <w:rPr>
          <w:del w:id="1660" w:author="Monica Thom" w:date="2026-09-07T23:09:00Z" w16du:dateUtc="2026-09-08T03:09:00Z"/>
        </w:rPr>
      </w:pPr>
      <w:del w:id="1661" w:author="Monica Thom" w:date="2026-09-07T23:09:00Z" w16du:dateUtc="2026-09-08T03:09:00Z">
        <w:r>
          <w:delText xml:space="preserve">246. </w:delText>
        </w:r>
        <w:r>
          <w:tab/>
          <w:delText xml:space="preserve">Seibel, B. A. Cephalopod susceptibility to asphyxiation via ocean incalescence, deoxygenation, and acidification. </w:delText>
        </w:r>
        <w:r>
          <w:rPr>
            <w:i/>
            <w:iCs/>
          </w:rPr>
          <w:delText>Physiology</w:delText>
        </w:r>
        <w:r>
          <w:delText xml:space="preserve"> </w:delText>
        </w:r>
        <w:r>
          <w:rPr>
            <w:b/>
            <w:bCs/>
          </w:rPr>
          <w:delText>31</w:delText>
        </w:r>
        <w:r>
          <w:delText>, 418–429 (2016).</w:delText>
        </w:r>
      </w:del>
    </w:p>
    <w:p w14:paraId="2E26E4A8" w14:textId="77777777" w:rsidR="00CF6956" w:rsidRDefault="00CF6956" w:rsidP="00CF6956">
      <w:pPr>
        <w:pStyle w:val="Bibliography"/>
        <w:rPr>
          <w:del w:id="1662" w:author="Monica Thom" w:date="2026-09-07T23:09:00Z" w16du:dateUtc="2026-09-08T03:09:00Z"/>
        </w:rPr>
      </w:pPr>
      <w:del w:id="1663" w:author="Monica Thom" w:date="2026-09-07T23:09:00Z" w16du:dateUtc="2026-09-08T03:09:00Z">
        <w:r>
          <w:delText xml:space="preserve">247. </w:delText>
        </w:r>
        <w:r>
          <w:tab/>
          <w:delText xml:space="preserve">Hughes, D. J. </w:delText>
        </w:r>
        <w:r>
          <w:rPr>
            <w:i/>
            <w:iCs/>
          </w:rPr>
          <w:delText>et al.</w:delText>
        </w:r>
        <w:r>
          <w:delText xml:space="preserve"> Coral reef survival under accelerating ocean deoxygenation. </w:delText>
        </w:r>
        <w:r>
          <w:rPr>
            <w:i/>
            <w:iCs/>
          </w:rPr>
          <w:delText>Nature Climate Change</w:delText>
        </w:r>
        <w:r>
          <w:delText xml:space="preserve"> </w:delText>
        </w:r>
        <w:r>
          <w:rPr>
            <w:b/>
            <w:bCs/>
          </w:rPr>
          <w:delText>10</w:delText>
        </w:r>
        <w:r>
          <w:delText>, 296–307 (2020).</w:delText>
        </w:r>
      </w:del>
    </w:p>
    <w:p w14:paraId="251EC405" w14:textId="77777777" w:rsidR="00CF6956" w:rsidRDefault="00CF6956" w:rsidP="00CF6956">
      <w:pPr>
        <w:pStyle w:val="Bibliography"/>
        <w:rPr>
          <w:del w:id="1664" w:author="Monica Thom" w:date="2026-09-07T23:09:00Z" w16du:dateUtc="2026-09-08T03:09:00Z"/>
        </w:rPr>
      </w:pPr>
      <w:del w:id="1665" w:author="Monica Thom" w:date="2026-09-07T23:09:00Z" w16du:dateUtc="2026-09-08T03:09:00Z">
        <w:r>
          <w:delText xml:space="preserve">248. </w:delText>
        </w:r>
        <w:r>
          <w:tab/>
          <w:delText xml:space="preserve">Ng, C. A. &amp; Micheli, F. Short-term effects of hypoxia are more important than effects of ocean acidification on grazing interactions with juvenile giant kelp (Macrocystis pyrifera). </w:delText>
        </w:r>
        <w:r>
          <w:rPr>
            <w:i/>
            <w:iCs/>
          </w:rPr>
          <w:delText>Scientific reports</w:delText>
        </w:r>
        <w:r>
          <w:delText xml:space="preserve"> </w:delText>
        </w:r>
        <w:r>
          <w:rPr>
            <w:b/>
            <w:bCs/>
          </w:rPr>
          <w:delText>10</w:delText>
        </w:r>
        <w:r>
          <w:delText>, 5403 (2020).</w:delText>
        </w:r>
      </w:del>
    </w:p>
    <w:p w14:paraId="2852B621" w14:textId="77777777" w:rsidR="00CF6956" w:rsidRDefault="00CF6956" w:rsidP="00CF6956">
      <w:pPr>
        <w:pStyle w:val="Bibliography"/>
        <w:rPr>
          <w:del w:id="1666" w:author="Monica Thom" w:date="2026-09-07T23:09:00Z" w16du:dateUtc="2026-09-08T03:09:00Z"/>
        </w:rPr>
      </w:pPr>
      <w:del w:id="1667" w:author="Monica Thom" w:date="2026-09-07T23:09:00Z" w16du:dateUtc="2026-09-08T03:09:00Z">
        <w:r>
          <w:delText xml:space="preserve">249. </w:delText>
        </w:r>
        <w:r>
          <w:tab/>
          <w:delText xml:space="preserve">Meera, S. P., Bhattacharyya, M. &amp; Kumar, A. Dynamics of mangrove functional traits under osmotic and oxidative stresses. </w:delText>
        </w:r>
        <w:r>
          <w:rPr>
            <w:i/>
            <w:iCs/>
          </w:rPr>
          <w:delText>Plant Growth Regulation</w:delText>
        </w:r>
        <w:r>
          <w:delText xml:space="preserve"> </w:delText>
        </w:r>
        <w:r>
          <w:rPr>
            <w:b/>
            <w:bCs/>
          </w:rPr>
          <w:delText>101</w:delText>
        </w:r>
        <w:r>
          <w:delText>, 285–306 (2023).</w:delText>
        </w:r>
      </w:del>
    </w:p>
    <w:p w14:paraId="0821E051" w14:textId="77777777" w:rsidR="00CF6956" w:rsidRDefault="00CF6956" w:rsidP="00CF6956">
      <w:pPr>
        <w:pStyle w:val="Bibliography"/>
        <w:rPr>
          <w:del w:id="1668" w:author="Monica Thom" w:date="2026-09-07T23:09:00Z" w16du:dateUtc="2026-09-08T03:09:00Z"/>
        </w:rPr>
      </w:pPr>
      <w:del w:id="1669" w:author="Monica Thom" w:date="2026-09-07T23:09:00Z" w16du:dateUtc="2026-09-08T03:09:00Z">
        <w:r>
          <w:delText xml:space="preserve">250. </w:delText>
        </w:r>
        <w:r>
          <w:tab/>
          <w:delText xml:space="preserve">Clark, A., Ellis, W. T., Rodriguez, A. R. &amp; Baker, R. Dissolved Oxygen May Limit the Suitability of Salt Marsh as Nekton Habitat. </w:delText>
        </w:r>
        <w:r>
          <w:rPr>
            <w:i/>
            <w:iCs/>
          </w:rPr>
          <w:delText>Estuaries and Coasts</w:delText>
        </w:r>
        <w:r>
          <w:delText xml:space="preserve"> </w:delText>
        </w:r>
        <w:r>
          <w:rPr>
            <w:b/>
            <w:bCs/>
          </w:rPr>
          <w:delText>48</w:delText>
        </w:r>
        <w:r>
          <w:delText>, 1–8 (2025).</w:delText>
        </w:r>
      </w:del>
    </w:p>
    <w:p w14:paraId="16A72C1D" w14:textId="77777777" w:rsidR="00CF6956" w:rsidRDefault="00CF6956" w:rsidP="00CF6956">
      <w:pPr>
        <w:pStyle w:val="Bibliography"/>
        <w:rPr>
          <w:del w:id="1670" w:author="Monica Thom" w:date="2026-09-07T23:09:00Z" w16du:dateUtc="2026-09-08T03:09:00Z"/>
        </w:rPr>
      </w:pPr>
      <w:del w:id="1671" w:author="Monica Thom" w:date="2026-09-07T23:09:00Z" w16du:dateUtc="2026-09-08T03:09:00Z">
        <w:r>
          <w:lastRenderedPageBreak/>
          <w:delText xml:space="preserve">251. </w:delText>
        </w:r>
        <w:r>
          <w:tab/>
          <w:delText xml:space="preserve">Tu, T.-H., Lin, E.-J., Hung, C.-C., Chou, W.-C. &amp; Shih, Y.-Y. The dissolved oxygen variation in seagrasses is influenced by DOC excretion and its associated microbes. </w:delText>
        </w:r>
        <w:r>
          <w:rPr>
            <w:i/>
            <w:iCs/>
          </w:rPr>
          <w:delText>Estuarine, Coastal and Shelf Science</w:delText>
        </w:r>
        <w:r>
          <w:delText xml:space="preserve"> </w:delText>
        </w:r>
        <w:r>
          <w:rPr>
            <w:b/>
            <w:bCs/>
          </w:rPr>
          <w:delText>313</w:delText>
        </w:r>
        <w:r>
          <w:delText>, 109080 (2025).</w:delText>
        </w:r>
      </w:del>
    </w:p>
    <w:p w14:paraId="26542037" w14:textId="77777777" w:rsidR="00CF6956" w:rsidRDefault="00CF6956" w:rsidP="00CF6956">
      <w:pPr>
        <w:pStyle w:val="Bibliography"/>
        <w:rPr>
          <w:del w:id="1672" w:author="Monica Thom" w:date="2026-09-07T23:09:00Z" w16du:dateUtc="2026-09-08T03:09:00Z"/>
        </w:rPr>
      </w:pPr>
      <w:del w:id="1673" w:author="Monica Thom" w:date="2026-09-07T23:09:00Z" w16du:dateUtc="2026-09-08T03:09:00Z">
        <w:r>
          <w:delText xml:space="preserve">252. </w:delText>
        </w:r>
        <w:r>
          <w:tab/>
          <w:delText xml:space="preserve">Vedor, M. </w:delText>
        </w:r>
        <w:r>
          <w:rPr>
            <w:i/>
            <w:iCs/>
          </w:rPr>
          <w:delText>et al.</w:delText>
        </w:r>
        <w:r>
          <w:delText xml:space="preserve"> Climate-driven deoxygenation elevates fishing vulnerability for the ocean’s widest ranging shark. </w:delText>
        </w:r>
        <w:r>
          <w:rPr>
            <w:i/>
            <w:iCs/>
          </w:rPr>
          <w:delText>Elife</w:delText>
        </w:r>
        <w:r>
          <w:delText xml:space="preserve"> </w:delText>
        </w:r>
        <w:r>
          <w:rPr>
            <w:b/>
            <w:bCs/>
          </w:rPr>
          <w:delText>10</w:delText>
        </w:r>
        <w:r>
          <w:delText>, e62508 (2021).</w:delText>
        </w:r>
      </w:del>
    </w:p>
    <w:p w14:paraId="0464A2FE" w14:textId="77777777" w:rsidR="00CF6956" w:rsidRDefault="00CF6956" w:rsidP="00CF6956">
      <w:pPr>
        <w:pStyle w:val="Bibliography"/>
        <w:rPr>
          <w:del w:id="1674" w:author="Monica Thom" w:date="2026-09-07T23:09:00Z" w16du:dateUtc="2026-09-08T03:09:00Z"/>
        </w:rPr>
      </w:pPr>
      <w:del w:id="1675" w:author="Monica Thom" w:date="2026-09-07T23:09:00Z" w16du:dateUtc="2026-09-08T03:09:00Z">
        <w:r>
          <w:delText xml:space="preserve">253. </w:delText>
        </w:r>
        <w:r>
          <w:tab/>
          <w:delText xml:space="preserve">Giangrande, A., Licciano, M., Musco, L. &amp; Stabili, L. Shift in Sabella spallanzanii (Polychaeta, Sabellidae) spawning period in the Central Mediterranean Sea: a consequence of climate change? </w:delText>
        </w:r>
        <w:r>
          <w:rPr>
            <w:i/>
            <w:iCs/>
          </w:rPr>
          <w:delText>Mediterranean Marine Science</w:delText>
        </w:r>
        <w:r>
          <w:delText xml:space="preserve"> </w:delText>
        </w:r>
        <w:r>
          <w:rPr>
            <w:b/>
            <w:bCs/>
          </w:rPr>
          <w:delText>11</w:delText>
        </w:r>
        <w:r>
          <w:delText>, 373–379 (2010).</w:delText>
        </w:r>
      </w:del>
    </w:p>
    <w:p w14:paraId="23CDA8EA" w14:textId="77777777" w:rsidR="00CF6956" w:rsidRDefault="00CF6956" w:rsidP="00CF6956">
      <w:pPr>
        <w:pStyle w:val="Bibliography"/>
        <w:rPr>
          <w:del w:id="1676" w:author="Monica Thom" w:date="2026-09-07T23:09:00Z" w16du:dateUtc="2026-09-08T03:09:00Z"/>
        </w:rPr>
      </w:pPr>
      <w:del w:id="1677" w:author="Monica Thom" w:date="2026-09-07T23:09:00Z" w16du:dateUtc="2026-09-08T03:09:00Z">
        <w:r>
          <w:delText xml:space="preserve">254. </w:delText>
        </w:r>
        <w:r>
          <w:tab/>
          <w:delText xml:space="preserve">Long, W. C., Conrad, A. L., Gardner, J. L. &amp; Foy, R. J. Red king crab larval survival and development are resilient to ocean acidification. </w:delText>
        </w:r>
        <w:r>
          <w:rPr>
            <w:i/>
            <w:iCs/>
          </w:rPr>
          <w:delText>Journal of Experimental Marine Biology and Ecology</w:delText>
        </w:r>
        <w:r>
          <w:delText xml:space="preserve"> </w:delText>
        </w:r>
        <w:r>
          <w:rPr>
            <w:b/>
            <w:bCs/>
          </w:rPr>
          <w:delText>577</w:delText>
        </w:r>
        <w:r>
          <w:delText>, 152028 (2024).</w:delText>
        </w:r>
      </w:del>
    </w:p>
    <w:p w14:paraId="23D5ED28" w14:textId="77777777" w:rsidR="00CF6956" w:rsidRDefault="00CF6956" w:rsidP="00CF6956">
      <w:pPr>
        <w:pStyle w:val="Bibliography"/>
        <w:rPr>
          <w:del w:id="1678" w:author="Monica Thom" w:date="2026-09-07T23:09:00Z" w16du:dateUtc="2026-09-08T03:09:00Z"/>
        </w:rPr>
      </w:pPr>
      <w:del w:id="1679" w:author="Monica Thom" w:date="2026-09-07T23:09:00Z" w16du:dateUtc="2026-09-08T03:09:00Z">
        <w:r>
          <w:delText xml:space="preserve">255. </w:delText>
        </w:r>
        <w:r>
          <w:tab/>
          <w:delText>Meza</w:delText>
        </w:r>
        <w:r>
          <w:rPr>
            <w:rFonts w:ascii="Cambria Math" w:hAnsi="Cambria Math" w:cs="Cambria Math"/>
          </w:rPr>
          <w:delText>‐</w:delText>
        </w:r>
        <w:r>
          <w:delText xml:space="preserve">Buendía, A. K. </w:delText>
        </w:r>
        <w:r>
          <w:rPr>
            <w:i/>
            <w:iCs/>
          </w:rPr>
          <w:delText>et al.</w:delText>
        </w:r>
        <w:r>
          <w:delText xml:space="preserve"> Why high temperatures limit reproduction in cephalopods? The case of Octopus maya. </w:delText>
        </w:r>
        <w:r>
          <w:rPr>
            <w:i/>
            <w:iCs/>
          </w:rPr>
          <w:delText>Aquaculture Research</w:delText>
        </w:r>
        <w:r>
          <w:delText xml:space="preserve"> </w:delText>
        </w:r>
        <w:r>
          <w:rPr>
            <w:b/>
            <w:bCs/>
          </w:rPr>
          <w:delText>52</w:delText>
        </w:r>
        <w:r>
          <w:delText>, 5111–5123 (2021).</w:delText>
        </w:r>
      </w:del>
    </w:p>
    <w:p w14:paraId="60F7CA55" w14:textId="77777777" w:rsidR="00CF6956" w:rsidRDefault="00CF6956" w:rsidP="00CF6956">
      <w:pPr>
        <w:pStyle w:val="Bibliography"/>
        <w:rPr>
          <w:del w:id="1680" w:author="Monica Thom" w:date="2026-09-07T23:09:00Z" w16du:dateUtc="2026-09-08T03:09:00Z"/>
        </w:rPr>
      </w:pPr>
      <w:del w:id="1681" w:author="Monica Thom" w:date="2026-09-07T23:09:00Z" w16du:dateUtc="2026-09-08T03:09:00Z">
        <w:r>
          <w:delText xml:space="preserve">256. </w:delText>
        </w:r>
        <w:r>
          <w:tab/>
          <w:delText xml:space="preserve">Padilla-Gamiño, J. L., Alma, L., Spencer, L. H., Venkataraman, Y. R. &amp; Wessler, L. Ocean acidification does not overlook sex: review of understudied effects and implications of low pH on marine invertebrate sexual reproduction. </w:delText>
        </w:r>
        <w:r>
          <w:rPr>
            <w:i/>
            <w:iCs/>
          </w:rPr>
          <w:delText>Frontiers in Marine Science</w:delText>
        </w:r>
        <w:r>
          <w:delText xml:space="preserve"> </w:delText>
        </w:r>
        <w:r>
          <w:rPr>
            <w:b/>
            <w:bCs/>
          </w:rPr>
          <w:delText>9</w:delText>
        </w:r>
        <w:r>
          <w:delText>, 977754 (2022).</w:delText>
        </w:r>
      </w:del>
    </w:p>
    <w:p w14:paraId="1D19FE91" w14:textId="77777777" w:rsidR="00CF6956" w:rsidRDefault="00CF6956" w:rsidP="00CF6956">
      <w:pPr>
        <w:pStyle w:val="Bibliography"/>
        <w:rPr>
          <w:del w:id="1682" w:author="Monica Thom" w:date="2026-09-07T23:09:00Z" w16du:dateUtc="2026-09-08T03:09:00Z"/>
        </w:rPr>
      </w:pPr>
      <w:del w:id="1683" w:author="Monica Thom" w:date="2026-09-07T23:09:00Z" w16du:dateUtc="2026-09-08T03:09:00Z">
        <w:r>
          <w:delText xml:space="preserve">257. </w:delText>
        </w:r>
        <w:r>
          <w:tab/>
          <w:delText xml:space="preserve">Friess, D. A., Adame, M. F., Adams, J. B. &amp; Lovelock, C. E. Mangrove forests under climate change in a 2 C world. </w:delText>
        </w:r>
        <w:r>
          <w:rPr>
            <w:i/>
            <w:iCs/>
          </w:rPr>
          <w:delText>Wiley Interdisciplinary Reviews: Climate Change</w:delText>
        </w:r>
        <w:r>
          <w:delText xml:space="preserve"> </w:delText>
        </w:r>
        <w:r>
          <w:rPr>
            <w:b/>
            <w:bCs/>
          </w:rPr>
          <w:delText>13</w:delText>
        </w:r>
        <w:r>
          <w:delText>, e792 (2022).</w:delText>
        </w:r>
      </w:del>
    </w:p>
    <w:p w14:paraId="0947B26F" w14:textId="77777777" w:rsidR="00CF6956" w:rsidRDefault="00CF6956" w:rsidP="00CF6956">
      <w:pPr>
        <w:pStyle w:val="Bibliography"/>
        <w:rPr>
          <w:del w:id="1684" w:author="Monica Thom" w:date="2026-09-07T23:09:00Z" w16du:dateUtc="2026-09-08T03:09:00Z"/>
        </w:rPr>
      </w:pPr>
      <w:del w:id="1685" w:author="Monica Thom" w:date="2026-09-07T23:09:00Z" w16du:dateUtc="2026-09-08T03:09:00Z">
        <w:r>
          <w:delText xml:space="preserve">258. </w:delText>
        </w:r>
        <w:r>
          <w:tab/>
          <w:delText xml:space="preserve">Lourenço, S. </w:delText>
        </w:r>
        <w:r>
          <w:rPr>
            <w:i/>
            <w:iCs/>
          </w:rPr>
          <w:delText>et al.</w:delText>
        </w:r>
        <w:r>
          <w:delText xml:space="preserve"> Short and long-term temperature variations drive recruitment variability in marine and estuarine juvenile fishes. </w:delText>
        </w:r>
        <w:r>
          <w:rPr>
            <w:i/>
            <w:iCs/>
          </w:rPr>
          <w:delText>Marine Pollution Bulletin</w:delText>
        </w:r>
        <w:r>
          <w:delText xml:space="preserve"> </w:delText>
        </w:r>
        <w:r>
          <w:rPr>
            <w:b/>
            <w:bCs/>
          </w:rPr>
          <w:delText>192</w:delText>
        </w:r>
        <w:r>
          <w:delText>, 115093 (2023).</w:delText>
        </w:r>
      </w:del>
    </w:p>
    <w:p w14:paraId="1E94F0D1" w14:textId="77777777" w:rsidR="00CF6956" w:rsidRDefault="00CF6956" w:rsidP="00CF6956">
      <w:pPr>
        <w:pStyle w:val="Bibliography"/>
        <w:rPr>
          <w:del w:id="1686" w:author="Monica Thom" w:date="2026-09-07T23:09:00Z" w16du:dateUtc="2026-09-08T03:09:00Z"/>
        </w:rPr>
      </w:pPr>
      <w:del w:id="1687" w:author="Monica Thom" w:date="2026-09-07T23:09:00Z" w16du:dateUtc="2026-09-08T03:09:00Z">
        <w:r>
          <w:delText xml:space="preserve">259. </w:delText>
        </w:r>
        <w:r>
          <w:tab/>
          <w:delText xml:space="preserve">Zhu, Z., Bouma, T. J., Zhu, Q., Cai, Y. &amp; Yang, Z. Effects of waves and sediment disturbance on seed bank persistence at tidal flats. </w:delText>
        </w:r>
        <w:r>
          <w:rPr>
            <w:i/>
            <w:iCs/>
          </w:rPr>
          <w:delText>Frontiers in marine science</w:delText>
        </w:r>
        <w:r>
          <w:delText xml:space="preserve"> </w:delText>
        </w:r>
        <w:r>
          <w:rPr>
            <w:b/>
            <w:bCs/>
          </w:rPr>
          <w:delText>8</w:delText>
        </w:r>
        <w:r>
          <w:delText>, 728065 (2021).</w:delText>
        </w:r>
      </w:del>
    </w:p>
    <w:p w14:paraId="52E74702" w14:textId="77777777" w:rsidR="00CF6956" w:rsidRDefault="00CF6956" w:rsidP="00CF6956">
      <w:pPr>
        <w:pStyle w:val="Bibliography"/>
        <w:rPr>
          <w:del w:id="1688" w:author="Monica Thom" w:date="2026-09-07T23:09:00Z" w16du:dateUtc="2026-09-08T03:09:00Z"/>
        </w:rPr>
      </w:pPr>
      <w:del w:id="1689" w:author="Monica Thom" w:date="2026-09-07T23:09:00Z" w16du:dateUtc="2026-09-08T03:09:00Z">
        <w:r>
          <w:lastRenderedPageBreak/>
          <w:delText xml:space="preserve">260. </w:delText>
        </w:r>
        <w:r>
          <w:tab/>
          <w:delText xml:space="preserve">Duarte, B. </w:delText>
        </w:r>
        <w:r>
          <w:rPr>
            <w:i/>
            <w:iCs/>
          </w:rPr>
          <w:delText>et al.</w:delText>
        </w:r>
        <w:r>
          <w:delText xml:space="preserve"> Climate change impacts on seagrass meadows and macroalgal forests: an integrative perspective on acclimation and adaptation potential. </w:delText>
        </w:r>
        <w:r>
          <w:rPr>
            <w:i/>
            <w:iCs/>
          </w:rPr>
          <w:delText>Frontiers in Marine Science</w:delText>
        </w:r>
        <w:r>
          <w:delText xml:space="preserve"> </w:delText>
        </w:r>
        <w:r>
          <w:rPr>
            <w:b/>
            <w:bCs/>
          </w:rPr>
          <w:delText>5</w:delText>
        </w:r>
        <w:r>
          <w:delText>, 190 (2018).</w:delText>
        </w:r>
      </w:del>
    </w:p>
    <w:p w14:paraId="0D9C03B4" w14:textId="77777777" w:rsidR="00CF6956" w:rsidRDefault="00CF6956" w:rsidP="00CF6956">
      <w:pPr>
        <w:pStyle w:val="Bibliography"/>
        <w:rPr>
          <w:del w:id="1690" w:author="Monica Thom" w:date="2026-09-07T23:09:00Z" w16du:dateUtc="2026-09-08T03:09:00Z"/>
        </w:rPr>
      </w:pPr>
      <w:del w:id="1691" w:author="Monica Thom" w:date="2026-09-07T23:09:00Z" w16du:dateUtc="2026-09-08T03:09:00Z">
        <w:r>
          <w:delText xml:space="preserve">261. </w:delText>
        </w:r>
        <w:r>
          <w:tab/>
          <w:delText xml:space="preserve">Ripley, D. M., De Giorgio, S., Gaffney, K., Thomas, L. &amp; Shiels, H. A. Ocean warming impairs the predator avoidance behaviour of elasmobranch embryos. </w:delText>
        </w:r>
        <w:r>
          <w:rPr>
            <w:i/>
            <w:iCs/>
          </w:rPr>
          <w:delText>Conservation Physiology</w:delText>
        </w:r>
        <w:r>
          <w:delText xml:space="preserve"> </w:delText>
        </w:r>
        <w:r>
          <w:rPr>
            <w:b/>
            <w:bCs/>
          </w:rPr>
          <w:delText>9</w:delText>
        </w:r>
        <w:r>
          <w:delText>, coab045 (2021).</w:delText>
        </w:r>
      </w:del>
    </w:p>
    <w:p w14:paraId="3546BA0D" w14:textId="77777777" w:rsidR="00CF6956" w:rsidRDefault="00CF6956" w:rsidP="00CF6956">
      <w:pPr>
        <w:pStyle w:val="Bibliography"/>
        <w:rPr>
          <w:del w:id="1692" w:author="Monica Thom" w:date="2026-09-07T23:09:00Z" w16du:dateUtc="2026-09-08T03:09:00Z"/>
        </w:rPr>
      </w:pPr>
      <w:del w:id="1693" w:author="Monica Thom" w:date="2026-09-07T23:09:00Z" w16du:dateUtc="2026-09-08T03:09:00Z">
        <w:r>
          <w:delText xml:space="preserve">262. </w:delText>
        </w:r>
        <w:r>
          <w:tab/>
          <w:delText xml:space="preserve">Jessen, C., Voolstra, C. R. &amp; Wild, C. In situ effects of simulated overfishing and eutrophication on settlement of benthic coral reef invertebrates in the Central Red Sea. </w:delText>
        </w:r>
        <w:r>
          <w:rPr>
            <w:i/>
            <w:iCs/>
          </w:rPr>
          <w:delText>PeerJ</w:delText>
        </w:r>
        <w:r>
          <w:delText xml:space="preserve"> </w:delText>
        </w:r>
        <w:r>
          <w:rPr>
            <w:b/>
            <w:bCs/>
          </w:rPr>
          <w:delText>2</w:delText>
        </w:r>
        <w:r>
          <w:delText>, e339 (2014).</w:delText>
        </w:r>
      </w:del>
    </w:p>
    <w:p w14:paraId="755C5E42" w14:textId="77777777" w:rsidR="00CF6956" w:rsidRDefault="00CF6956" w:rsidP="00CF6956">
      <w:pPr>
        <w:pStyle w:val="Bibliography"/>
        <w:rPr>
          <w:del w:id="1694" w:author="Monica Thom" w:date="2026-09-07T23:09:00Z" w16du:dateUtc="2026-09-08T03:09:00Z"/>
        </w:rPr>
      </w:pPr>
      <w:del w:id="1695" w:author="Monica Thom" w:date="2026-09-07T23:09:00Z" w16du:dateUtc="2026-09-08T03:09:00Z">
        <w:r>
          <w:delText xml:space="preserve">263. </w:delText>
        </w:r>
        <w:r>
          <w:tab/>
          <w:delText xml:space="preserve">Toso, A. </w:delText>
        </w:r>
        <w:r>
          <w:rPr>
            <w:i/>
            <w:iCs/>
          </w:rPr>
          <w:delText>et al.</w:delText>
        </w:r>
        <w:r>
          <w:delText xml:space="preserve"> Overfishing and sea warming drive the collapse of Paracentrotus lividus. </w:delText>
        </w:r>
        <w:r>
          <w:rPr>
            <w:i/>
            <w:iCs/>
          </w:rPr>
          <w:delText>Scientific Reports</w:delText>
        </w:r>
        <w:r>
          <w:delText xml:space="preserve"> </w:delText>
        </w:r>
        <w:r>
          <w:rPr>
            <w:b/>
            <w:bCs/>
          </w:rPr>
          <w:delText>15</w:delText>
        </w:r>
        <w:r>
          <w:delText>, 18733 (2025).</w:delText>
        </w:r>
      </w:del>
    </w:p>
    <w:p w14:paraId="73990C80" w14:textId="77777777" w:rsidR="00CF6956" w:rsidRDefault="00CF6956" w:rsidP="00CF6956">
      <w:pPr>
        <w:pStyle w:val="Bibliography"/>
        <w:rPr>
          <w:del w:id="1696" w:author="Monica Thom" w:date="2026-09-07T23:09:00Z" w16du:dateUtc="2026-09-08T03:09:00Z"/>
        </w:rPr>
      </w:pPr>
      <w:del w:id="1697" w:author="Monica Thom" w:date="2026-09-07T23:09:00Z" w16du:dateUtc="2026-09-08T03:09:00Z">
        <w:r>
          <w:delText xml:space="preserve">264. </w:delText>
        </w:r>
        <w:r>
          <w:tab/>
          <w:delText xml:space="preserve">Huang, S. </w:delText>
        </w:r>
        <w:r>
          <w:rPr>
            <w:i/>
            <w:iCs/>
          </w:rPr>
          <w:delText>et al.</w:delText>
        </w:r>
        <w:r>
          <w:delText xml:space="preserve"> Diversity, distribution and intrinsic extinction vulnerability of exploited marine bivalves. </w:delText>
        </w:r>
        <w:r>
          <w:rPr>
            <w:i/>
            <w:iCs/>
          </w:rPr>
          <w:delText>Nature Communications</w:delText>
        </w:r>
        <w:r>
          <w:delText xml:space="preserve"> </w:delText>
        </w:r>
        <w:r>
          <w:rPr>
            <w:b/>
            <w:bCs/>
          </w:rPr>
          <w:delText>14</w:delText>
        </w:r>
        <w:r>
          <w:delText>, 4639 (2023).</w:delText>
        </w:r>
      </w:del>
    </w:p>
    <w:p w14:paraId="51817486" w14:textId="77777777" w:rsidR="00CF6956" w:rsidRDefault="00CF6956" w:rsidP="00CF6956">
      <w:pPr>
        <w:pStyle w:val="Bibliography"/>
        <w:rPr>
          <w:del w:id="1698" w:author="Monica Thom" w:date="2026-09-07T23:09:00Z" w16du:dateUtc="2026-09-08T03:09:00Z"/>
        </w:rPr>
      </w:pPr>
      <w:del w:id="1699" w:author="Monica Thom" w:date="2026-09-07T23:09:00Z" w16du:dateUtc="2026-09-08T03:09:00Z">
        <w:r>
          <w:delText xml:space="preserve">265. </w:delText>
        </w:r>
        <w:r>
          <w:tab/>
          <w:delText xml:space="preserve">Sabolić, I., Baltazar-Soares, M. &amp; Štambuk, A. Incorporating evolutionary based tools in cephalopod fisheries management. </w:delText>
        </w:r>
        <w:r>
          <w:rPr>
            <w:i/>
            <w:iCs/>
          </w:rPr>
          <w:delText>Reviews in fish biology and fisheries</w:delText>
        </w:r>
        <w:r>
          <w:delText xml:space="preserve"> </w:delText>
        </w:r>
        <w:r>
          <w:rPr>
            <w:b/>
            <w:bCs/>
          </w:rPr>
          <w:delText>31</w:delText>
        </w:r>
        <w:r>
          <w:delText>, 485–503 (2021).</w:delText>
        </w:r>
      </w:del>
    </w:p>
    <w:p w14:paraId="6E60136A" w14:textId="77777777" w:rsidR="00CF6956" w:rsidRDefault="00CF6956" w:rsidP="00CF6956">
      <w:pPr>
        <w:pStyle w:val="Bibliography"/>
        <w:rPr>
          <w:del w:id="1700" w:author="Monica Thom" w:date="2026-09-07T23:09:00Z" w16du:dateUtc="2026-09-08T03:09:00Z"/>
        </w:rPr>
      </w:pPr>
      <w:del w:id="1701" w:author="Monica Thom" w:date="2026-09-07T23:09:00Z" w16du:dateUtc="2026-09-08T03:09:00Z">
        <w:r>
          <w:delText xml:space="preserve">266. </w:delText>
        </w:r>
        <w:r>
          <w:tab/>
          <w:delText xml:space="preserve">Loh, T.-L., McMurray, S. E., Henkel, T. P., Vicente, J. &amp; Pawlik, J. R. Indirect effects of overfishing on Caribbean reefs: sponges overgrow reef-building corals. </w:delText>
        </w:r>
        <w:r>
          <w:rPr>
            <w:i/>
            <w:iCs/>
          </w:rPr>
          <w:delText>PeerJ</w:delText>
        </w:r>
        <w:r>
          <w:delText xml:space="preserve"> </w:delText>
        </w:r>
        <w:r>
          <w:rPr>
            <w:b/>
            <w:bCs/>
          </w:rPr>
          <w:delText>3</w:delText>
        </w:r>
        <w:r>
          <w:delText>, e901 (2015).</w:delText>
        </w:r>
      </w:del>
    </w:p>
    <w:p w14:paraId="76D5C86F" w14:textId="77777777" w:rsidR="00CF6956" w:rsidRDefault="00CF6956" w:rsidP="00CF6956">
      <w:pPr>
        <w:pStyle w:val="Bibliography"/>
        <w:rPr>
          <w:del w:id="1702" w:author="Monica Thom" w:date="2026-09-07T23:09:00Z" w16du:dateUtc="2026-09-08T03:09:00Z"/>
        </w:rPr>
      </w:pPr>
      <w:del w:id="1703" w:author="Monica Thom" w:date="2026-09-07T23:09:00Z" w16du:dateUtc="2026-09-08T03:09:00Z">
        <w:r>
          <w:delText xml:space="preserve">267. </w:delText>
        </w:r>
        <w:r>
          <w:tab/>
          <w:delText xml:space="preserve">Friess, D. A. </w:delText>
        </w:r>
        <w:r>
          <w:rPr>
            <w:i/>
            <w:iCs/>
          </w:rPr>
          <w:delText>et al.</w:delText>
        </w:r>
        <w:r>
          <w:delText xml:space="preserve"> The state of the world’s mangrove forests: past, present, and future. </w:delText>
        </w:r>
        <w:r>
          <w:rPr>
            <w:i/>
            <w:iCs/>
          </w:rPr>
          <w:delText>Annual Review of Environment and Resources</w:delText>
        </w:r>
        <w:r>
          <w:delText xml:space="preserve"> </w:delText>
        </w:r>
        <w:r>
          <w:rPr>
            <w:b/>
            <w:bCs/>
          </w:rPr>
          <w:delText>44</w:delText>
        </w:r>
        <w:r>
          <w:delText>, 89–115 (2019).</w:delText>
        </w:r>
      </w:del>
    </w:p>
    <w:p w14:paraId="02773F24" w14:textId="77777777" w:rsidR="00CF6956" w:rsidRDefault="00CF6956" w:rsidP="00CF6956">
      <w:pPr>
        <w:pStyle w:val="Bibliography"/>
        <w:rPr>
          <w:del w:id="1704" w:author="Monica Thom" w:date="2026-09-07T23:09:00Z" w16du:dateUtc="2026-09-08T03:09:00Z"/>
        </w:rPr>
      </w:pPr>
      <w:del w:id="1705" w:author="Monica Thom" w:date="2026-09-07T23:09:00Z" w16du:dateUtc="2026-09-08T03:09:00Z">
        <w:r>
          <w:delText xml:space="preserve">268. </w:delText>
        </w:r>
        <w:r>
          <w:tab/>
          <w:delText xml:space="preserve">Votier, S. C., Sherley, R., Scales, K., Camphuysen, K. &amp; Phillips, R. An overview of the impacts of fishing on seabirds, including identifying future research directions. </w:delText>
        </w:r>
        <w:r>
          <w:rPr>
            <w:i/>
            <w:iCs/>
          </w:rPr>
          <w:delText>ICES Journal of Marine Science</w:delText>
        </w:r>
        <w:r>
          <w:delText xml:space="preserve"> </w:delText>
        </w:r>
        <w:r>
          <w:rPr>
            <w:b/>
            <w:bCs/>
          </w:rPr>
          <w:delText>80</w:delText>
        </w:r>
        <w:r>
          <w:delText>, 2380–2392 (2023).</w:delText>
        </w:r>
      </w:del>
    </w:p>
    <w:p w14:paraId="33BE0273" w14:textId="77777777" w:rsidR="00CF6956" w:rsidRDefault="00CF6956" w:rsidP="00CF6956">
      <w:pPr>
        <w:pStyle w:val="Bibliography"/>
        <w:rPr>
          <w:del w:id="1706" w:author="Monica Thom" w:date="2026-09-07T23:09:00Z" w16du:dateUtc="2026-09-08T03:09:00Z"/>
        </w:rPr>
      </w:pPr>
      <w:del w:id="1707" w:author="Monica Thom" w:date="2026-09-07T23:09:00Z" w16du:dateUtc="2026-09-08T03:09:00Z">
        <w:r>
          <w:delText xml:space="preserve">269. </w:delText>
        </w:r>
        <w:r>
          <w:tab/>
          <w:delText xml:space="preserve">Link, J. S. Evidence of ecosystem overfishing in US large marine ecosystems. </w:delText>
        </w:r>
        <w:r>
          <w:rPr>
            <w:i/>
            <w:iCs/>
          </w:rPr>
          <w:delText>ICES Journal of Marine Science</w:delText>
        </w:r>
        <w:r>
          <w:delText xml:space="preserve"> </w:delText>
        </w:r>
        <w:r>
          <w:rPr>
            <w:b/>
            <w:bCs/>
          </w:rPr>
          <w:delText>78</w:delText>
        </w:r>
        <w:r>
          <w:delText>, 3176–3201 (2021).</w:delText>
        </w:r>
      </w:del>
    </w:p>
    <w:p w14:paraId="1B70BC5D" w14:textId="77777777" w:rsidR="00CF6956" w:rsidRDefault="00CF6956" w:rsidP="00CF6956">
      <w:pPr>
        <w:pStyle w:val="Bibliography"/>
        <w:rPr>
          <w:del w:id="1708" w:author="Monica Thom" w:date="2026-09-07T23:09:00Z" w16du:dateUtc="2026-09-08T03:09:00Z"/>
        </w:rPr>
      </w:pPr>
      <w:del w:id="1709" w:author="Monica Thom" w:date="2026-09-07T23:09:00Z" w16du:dateUtc="2026-09-08T03:09:00Z">
        <w:r>
          <w:lastRenderedPageBreak/>
          <w:delText xml:space="preserve">270. </w:delText>
        </w:r>
        <w:r>
          <w:tab/>
          <w:delText xml:space="preserve">Read, A. J. The looming crisis: interactions between marine mammals and fisheries. </w:delText>
        </w:r>
        <w:r>
          <w:rPr>
            <w:i/>
            <w:iCs/>
          </w:rPr>
          <w:delText>Journal of Mammalogy</w:delText>
        </w:r>
        <w:r>
          <w:delText xml:space="preserve"> </w:delText>
        </w:r>
        <w:r>
          <w:rPr>
            <w:b/>
            <w:bCs/>
          </w:rPr>
          <w:delText>89</w:delText>
        </w:r>
        <w:r>
          <w:delText>, 541–548 (2008).</w:delText>
        </w:r>
      </w:del>
    </w:p>
    <w:p w14:paraId="4EF70A4F" w14:textId="77777777" w:rsidR="00CF6956" w:rsidRDefault="00CF6956" w:rsidP="00CF6956">
      <w:pPr>
        <w:pStyle w:val="Bibliography"/>
        <w:rPr>
          <w:del w:id="1710" w:author="Monica Thom" w:date="2026-09-07T23:09:00Z" w16du:dateUtc="2026-09-08T03:09:00Z"/>
        </w:rPr>
      </w:pPr>
      <w:del w:id="1711" w:author="Monica Thom" w:date="2026-09-07T23:09:00Z" w16du:dateUtc="2026-09-08T03:09:00Z">
        <w:r>
          <w:delText xml:space="preserve">271. </w:delText>
        </w:r>
        <w:r>
          <w:tab/>
          <w:delText xml:space="preserve">Wood, C. L., Lafferty, K. D. &amp; Micheli, F. Fishing out marine parasites? Impacts of fishing on rates of parasitism in the ocean. </w:delText>
        </w:r>
        <w:r>
          <w:rPr>
            <w:i/>
            <w:iCs/>
          </w:rPr>
          <w:delText>Ecology Letters</w:delText>
        </w:r>
        <w:r>
          <w:delText xml:space="preserve"> </w:delText>
        </w:r>
        <w:r>
          <w:rPr>
            <w:b/>
            <w:bCs/>
          </w:rPr>
          <w:delText>13</w:delText>
        </w:r>
        <w:r>
          <w:delText>, 761–775 (2010).</w:delText>
        </w:r>
      </w:del>
    </w:p>
    <w:p w14:paraId="76536052" w14:textId="77777777" w:rsidR="00CF6956" w:rsidRDefault="00CF6956" w:rsidP="00CF6956">
      <w:pPr>
        <w:pStyle w:val="Bibliography"/>
        <w:rPr>
          <w:del w:id="1712" w:author="Monica Thom" w:date="2026-09-07T23:09:00Z" w16du:dateUtc="2026-09-08T03:09:00Z"/>
        </w:rPr>
      </w:pPr>
      <w:del w:id="1713" w:author="Monica Thom" w:date="2026-09-07T23:09:00Z" w16du:dateUtc="2026-09-08T03:09:00Z">
        <w:r>
          <w:delText xml:space="preserve">272. </w:delText>
        </w:r>
        <w:r>
          <w:tab/>
          <w:delText>Altieri, A. H., Bertness, M. D., Coverdale, T. C., Herrmann, N. C. &amp; Angelini, C. A trophic cascade triggers collapse of a salt</w:delText>
        </w:r>
        <w:r>
          <w:rPr>
            <w:rFonts w:ascii="Cambria Math" w:hAnsi="Cambria Math" w:cs="Cambria Math"/>
          </w:rPr>
          <w:delText>‐</w:delText>
        </w:r>
        <w:r>
          <w:delText xml:space="preserve">marsh ecosystem with intensive recreational fishing. </w:delText>
        </w:r>
        <w:r>
          <w:rPr>
            <w:i/>
            <w:iCs/>
          </w:rPr>
          <w:delText>Ecology</w:delText>
        </w:r>
        <w:r>
          <w:delText xml:space="preserve"> </w:delText>
        </w:r>
        <w:r>
          <w:rPr>
            <w:b/>
            <w:bCs/>
          </w:rPr>
          <w:delText>93</w:delText>
        </w:r>
        <w:r>
          <w:delText>, 1402–1410 (2012).</w:delText>
        </w:r>
      </w:del>
    </w:p>
    <w:p w14:paraId="77A33201" w14:textId="77777777" w:rsidR="00CF6956" w:rsidRDefault="00CF6956" w:rsidP="00CF6956">
      <w:pPr>
        <w:pStyle w:val="Bibliography"/>
        <w:rPr>
          <w:del w:id="1714" w:author="Monica Thom" w:date="2026-09-07T23:09:00Z" w16du:dateUtc="2026-09-08T03:09:00Z"/>
        </w:rPr>
      </w:pPr>
      <w:del w:id="1715" w:author="Monica Thom" w:date="2026-09-07T23:09:00Z" w16du:dateUtc="2026-09-08T03:09:00Z">
        <w:r>
          <w:delText xml:space="preserve">273. </w:delText>
        </w:r>
        <w:r>
          <w:tab/>
          <w:delText xml:space="preserve">Burgess, M. G. </w:delText>
        </w:r>
        <w:r>
          <w:rPr>
            <w:i/>
            <w:iCs/>
          </w:rPr>
          <w:delText>et al.</w:delText>
        </w:r>
        <w:r>
          <w:delText xml:space="preserve"> Protecting marine mammals, turtles, and birds by rebuilding global fisheries. </w:delText>
        </w:r>
        <w:r>
          <w:rPr>
            <w:i/>
            <w:iCs/>
          </w:rPr>
          <w:delText>Science</w:delText>
        </w:r>
        <w:r>
          <w:delText xml:space="preserve"> </w:delText>
        </w:r>
        <w:r>
          <w:rPr>
            <w:b/>
            <w:bCs/>
          </w:rPr>
          <w:delText>359</w:delText>
        </w:r>
        <w:r>
          <w:delText>, 1255–1258 (2018).</w:delText>
        </w:r>
      </w:del>
    </w:p>
    <w:p w14:paraId="4AC25942" w14:textId="77777777" w:rsidR="00CF6956" w:rsidRDefault="00CF6956" w:rsidP="00CF6956">
      <w:pPr>
        <w:pStyle w:val="Bibliography"/>
        <w:rPr>
          <w:del w:id="1716" w:author="Monica Thom" w:date="2026-09-07T23:09:00Z" w16du:dateUtc="2026-09-08T03:09:00Z"/>
        </w:rPr>
      </w:pPr>
      <w:del w:id="1717" w:author="Monica Thom" w:date="2026-09-07T23:09:00Z" w16du:dateUtc="2026-09-08T03:09:00Z">
        <w:r>
          <w:delText xml:space="preserve">274. </w:delText>
        </w:r>
        <w:r>
          <w:tab/>
          <w:delText xml:space="preserve">Peters, E. C. Diseases of other invertebrate phyla: Porifera, cnidaria, ctenophora, annelida, echinodermata. in </w:delText>
        </w:r>
        <w:r>
          <w:rPr>
            <w:i/>
            <w:iCs/>
          </w:rPr>
          <w:delText>Pathobiology of marine and estuarine organisms</w:delText>
        </w:r>
        <w:r>
          <w:delText xml:space="preserve"> 393–449 (CRC press, 2021).</w:delText>
        </w:r>
      </w:del>
    </w:p>
    <w:p w14:paraId="1CE70D6C" w14:textId="77777777" w:rsidR="00CF6956" w:rsidRDefault="00CF6956" w:rsidP="00CF6956">
      <w:pPr>
        <w:pStyle w:val="Bibliography"/>
        <w:rPr>
          <w:del w:id="1718" w:author="Monica Thom" w:date="2026-09-07T23:09:00Z" w16du:dateUtc="2026-09-08T03:09:00Z"/>
        </w:rPr>
      </w:pPr>
      <w:del w:id="1719" w:author="Monica Thom" w:date="2026-09-07T23:09:00Z" w16du:dateUtc="2026-09-08T03:09:00Z">
        <w:r>
          <w:delText xml:space="preserve">275. </w:delText>
        </w:r>
        <w:r>
          <w:tab/>
          <w:delText xml:space="preserve">Davies, C. E. Invertebrate health in marine protected areas (MPAs). </w:delText>
        </w:r>
        <w:r>
          <w:rPr>
            <w:i/>
            <w:iCs/>
          </w:rPr>
          <w:delText>Journal of Invertebrate Pathology</w:delText>
        </w:r>
        <w:r>
          <w:delText xml:space="preserve"> </w:delText>
        </w:r>
        <w:r>
          <w:rPr>
            <w:b/>
            <w:bCs/>
          </w:rPr>
          <w:delText>186</w:delText>
        </w:r>
        <w:r>
          <w:delText>, 107524 (2021).</w:delText>
        </w:r>
      </w:del>
    </w:p>
    <w:p w14:paraId="66FAB6E8" w14:textId="77777777" w:rsidR="00CF6956" w:rsidRDefault="00CF6956" w:rsidP="00CF6956">
      <w:pPr>
        <w:pStyle w:val="Bibliography"/>
        <w:rPr>
          <w:del w:id="1720" w:author="Monica Thom" w:date="2026-09-07T23:09:00Z" w16du:dateUtc="2026-09-08T03:09:00Z"/>
        </w:rPr>
      </w:pPr>
      <w:del w:id="1721" w:author="Monica Thom" w:date="2026-09-07T23:09:00Z" w16du:dateUtc="2026-09-08T03:09:00Z">
        <w:r>
          <w:delText xml:space="preserve">276. </w:delText>
        </w:r>
        <w:r>
          <w:tab/>
          <w:delText xml:space="preserve">Beck, M. W. </w:delText>
        </w:r>
        <w:r>
          <w:rPr>
            <w:i/>
            <w:iCs/>
          </w:rPr>
          <w:delText>et al.</w:delText>
        </w:r>
        <w:r>
          <w:delText xml:space="preserve"> Oyster reefs at risk and recommendations for conservation, restoration, and management. </w:delText>
        </w:r>
        <w:r>
          <w:rPr>
            <w:i/>
            <w:iCs/>
          </w:rPr>
          <w:delText>Bioscience</w:delText>
        </w:r>
        <w:r>
          <w:delText xml:space="preserve"> </w:delText>
        </w:r>
        <w:r>
          <w:rPr>
            <w:b/>
            <w:bCs/>
          </w:rPr>
          <w:delText>61</w:delText>
        </w:r>
        <w:r>
          <w:delText>, 107–116 (2011).</w:delText>
        </w:r>
      </w:del>
    </w:p>
    <w:p w14:paraId="3B47D7D8" w14:textId="77777777" w:rsidR="00CF6956" w:rsidRDefault="00CF6956" w:rsidP="00CF6956">
      <w:pPr>
        <w:pStyle w:val="Bibliography"/>
        <w:rPr>
          <w:del w:id="1722" w:author="Monica Thom" w:date="2026-09-07T23:09:00Z" w16du:dateUtc="2026-09-08T03:09:00Z"/>
        </w:rPr>
      </w:pPr>
      <w:del w:id="1723" w:author="Monica Thom" w:date="2026-09-07T23:09:00Z" w16du:dateUtc="2026-09-08T03:09:00Z">
        <w:r>
          <w:delText xml:space="preserve">277. </w:delText>
        </w:r>
        <w:r>
          <w:tab/>
          <w:delText xml:space="preserve">Gestal, C., Pascual, S., Guerra, Á., Fiorito, G. &amp; Vieites, J. M. </w:delText>
        </w:r>
        <w:r>
          <w:rPr>
            <w:i/>
            <w:iCs/>
          </w:rPr>
          <w:delText>Handbook of Pathogens and Diseases in Cephalopods</w:delText>
        </w:r>
        <w:r>
          <w:delText>. (Springer, 2019).</w:delText>
        </w:r>
      </w:del>
    </w:p>
    <w:p w14:paraId="4E305315" w14:textId="77777777" w:rsidR="00CF6956" w:rsidRDefault="00CF6956" w:rsidP="00CF6956">
      <w:pPr>
        <w:pStyle w:val="Bibliography"/>
        <w:rPr>
          <w:del w:id="1724" w:author="Monica Thom" w:date="2026-09-07T23:09:00Z" w16du:dateUtc="2026-09-08T03:09:00Z"/>
        </w:rPr>
      </w:pPr>
      <w:del w:id="1725" w:author="Monica Thom" w:date="2026-09-07T23:09:00Z" w16du:dateUtc="2026-09-08T03:09:00Z">
        <w:r>
          <w:delText xml:space="preserve">278. </w:delText>
        </w:r>
        <w:r>
          <w:tab/>
          <w:delText xml:space="preserve">Vega Thurber, R. L. </w:delText>
        </w:r>
        <w:r>
          <w:rPr>
            <w:i/>
            <w:iCs/>
          </w:rPr>
          <w:delText>et al.</w:delText>
        </w:r>
        <w:r>
          <w:delText xml:space="preserve"> Coral disease: Direct and indirect agents, mechanisms of disease, and innovations for increasing resistance and resilience. </w:delText>
        </w:r>
        <w:r>
          <w:rPr>
            <w:i/>
            <w:iCs/>
          </w:rPr>
          <w:delText>Annual Review of Marine Science</w:delText>
        </w:r>
        <w:r>
          <w:delText xml:space="preserve"> </w:delText>
        </w:r>
        <w:r>
          <w:rPr>
            <w:b/>
            <w:bCs/>
          </w:rPr>
          <w:delText>17</w:delText>
        </w:r>
        <w:r>
          <w:delText>, 227–255 (2025).</w:delText>
        </w:r>
      </w:del>
    </w:p>
    <w:p w14:paraId="2EF02FC3" w14:textId="77777777" w:rsidR="00CF6956" w:rsidRDefault="00CF6956" w:rsidP="00CF6956">
      <w:pPr>
        <w:pStyle w:val="Bibliography"/>
        <w:rPr>
          <w:del w:id="1726" w:author="Monica Thom" w:date="2026-09-07T23:09:00Z" w16du:dateUtc="2026-09-08T03:09:00Z"/>
        </w:rPr>
      </w:pPr>
      <w:del w:id="1727" w:author="Monica Thom" w:date="2026-09-07T23:09:00Z" w16du:dateUtc="2026-09-08T03:09:00Z">
        <w:r>
          <w:delText xml:space="preserve">279. </w:delText>
        </w:r>
        <w:r>
          <w:tab/>
          <w:delText xml:space="preserve">Zhang, Y. </w:delText>
        </w:r>
        <w:r>
          <w:rPr>
            <w:i/>
            <w:iCs/>
          </w:rPr>
          <w:delText>et al.</w:delText>
        </w:r>
        <w:r>
          <w:delText xml:space="preserve"> Adverse environmental perturbations may threaten kelp farming sustainability by exacerbating Enterobacterales diseases. </w:delText>
        </w:r>
        <w:r>
          <w:rPr>
            <w:i/>
            <w:iCs/>
          </w:rPr>
          <w:delText>Environmental Science &amp; Technology</w:delText>
        </w:r>
        <w:r>
          <w:delText xml:space="preserve"> </w:delText>
        </w:r>
        <w:r>
          <w:rPr>
            <w:b/>
            <w:bCs/>
          </w:rPr>
          <w:delText>58</w:delText>
        </w:r>
        <w:r>
          <w:delText>, 5796–5810 (2024).</w:delText>
        </w:r>
      </w:del>
    </w:p>
    <w:p w14:paraId="4F650B3B" w14:textId="77777777" w:rsidR="00CF6956" w:rsidRDefault="00CF6956" w:rsidP="00CF6956">
      <w:pPr>
        <w:pStyle w:val="Bibliography"/>
        <w:rPr>
          <w:del w:id="1728" w:author="Monica Thom" w:date="2026-09-07T23:09:00Z" w16du:dateUtc="2026-09-08T03:09:00Z"/>
        </w:rPr>
      </w:pPr>
      <w:del w:id="1729" w:author="Monica Thom" w:date="2026-09-07T23:09:00Z" w16du:dateUtc="2026-09-08T03:09:00Z">
        <w:r>
          <w:lastRenderedPageBreak/>
          <w:delText xml:space="preserve">280. </w:delText>
        </w:r>
        <w:r>
          <w:tab/>
          <w:delText xml:space="preserve">Atkinson, P. W. &amp; Baillie, S. R. Jumping species and seasons–the spread and impact of highly pathogenic avian influenza on seabirds and waterbirds. </w:delText>
        </w:r>
        <w:r>
          <w:rPr>
            <w:i/>
            <w:iCs/>
          </w:rPr>
          <w:delText>Bird Study</w:delText>
        </w:r>
        <w:r>
          <w:delText xml:space="preserve"> </w:delText>
        </w:r>
        <w:r>
          <w:rPr>
            <w:b/>
            <w:bCs/>
          </w:rPr>
          <w:delText>71</w:delText>
        </w:r>
        <w:r>
          <w:delText>, 289–292 (2024).</w:delText>
        </w:r>
      </w:del>
    </w:p>
    <w:p w14:paraId="726CA388" w14:textId="77777777" w:rsidR="00CF6956" w:rsidRDefault="00CF6956" w:rsidP="00CF6956">
      <w:pPr>
        <w:pStyle w:val="Bibliography"/>
        <w:rPr>
          <w:del w:id="1730" w:author="Monica Thom" w:date="2026-09-07T23:09:00Z" w16du:dateUtc="2026-09-08T03:09:00Z"/>
        </w:rPr>
      </w:pPr>
      <w:del w:id="1731" w:author="Monica Thom" w:date="2026-09-07T23:09:00Z" w16du:dateUtc="2026-09-08T03:09:00Z">
        <w:r>
          <w:delText xml:space="preserve">281. </w:delText>
        </w:r>
        <w:r>
          <w:tab/>
          <w:delText xml:space="preserve">Kent, M. L. &amp; Fournie, J. W. Importance of Marine Fish Diseases–An Overview. in </w:delText>
        </w:r>
        <w:r>
          <w:rPr>
            <w:i/>
            <w:iCs/>
          </w:rPr>
          <w:delText>Pathobiology of Marine and Estuarine Organisms</w:delText>
        </w:r>
        <w:r>
          <w:delText xml:space="preserve"> 1–24 (CRC Press, 2021).</w:delText>
        </w:r>
      </w:del>
    </w:p>
    <w:p w14:paraId="4CCA9516" w14:textId="77777777" w:rsidR="00CF6956" w:rsidRDefault="00CF6956" w:rsidP="00CF6956">
      <w:pPr>
        <w:pStyle w:val="Bibliography"/>
        <w:rPr>
          <w:del w:id="1732" w:author="Monica Thom" w:date="2026-09-07T23:09:00Z" w16du:dateUtc="2026-09-08T03:09:00Z"/>
        </w:rPr>
      </w:pPr>
      <w:del w:id="1733" w:author="Monica Thom" w:date="2026-09-07T23:09:00Z" w16du:dateUtc="2026-09-08T03:09:00Z">
        <w:r>
          <w:delText xml:space="preserve">282. </w:delText>
        </w:r>
        <w:r>
          <w:tab/>
          <w:delText xml:space="preserve">Reckendorf, A., Siebert, U., Parmentier, E. &amp; Das, K. Chemical pollution and diseases of marine mammals. in </w:delText>
        </w:r>
        <w:r>
          <w:rPr>
            <w:i/>
            <w:iCs/>
          </w:rPr>
          <w:delText>Marine mammals: a deep dive into the world of science</w:delText>
        </w:r>
        <w:r>
          <w:delText xml:space="preserve"> 63–78 (Springer International Publishing Cham, 2023).</w:delText>
        </w:r>
      </w:del>
    </w:p>
    <w:p w14:paraId="12C6506D" w14:textId="77777777" w:rsidR="00CF6956" w:rsidRDefault="00CF6956" w:rsidP="00CF6956">
      <w:pPr>
        <w:pStyle w:val="Bibliography"/>
        <w:rPr>
          <w:del w:id="1734" w:author="Monica Thom" w:date="2026-09-07T23:09:00Z" w16du:dateUtc="2026-09-08T03:09:00Z"/>
        </w:rPr>
      </w:pPr>
      <w:del w:id="1735" w:author="Monica Thom" w:date="2026-09-07T23:09:00Z" w16du:dateUtc="2026-09-08T03:09:00Z">
        <w:r>
          <w:delText xml:space="preserve">283. </w:delText>
        </w:r>
        <w:r>
          <w:tab/>
          <w:delText xml:space="preserve">Delli Compagni, E., Pardossi, A. &amp; Pecchia, S. Fungal and Fungal-like Diseases of Halophytes in the Mediterranean Basin: A State-of-the-Art Review. </w:delText>
        </w:r>
        <w:r>
          <w:rPr>
            <w:i/>
            <w:iCs/>
          </w:rPr>
          <w:delText>Horticulturae</w:delText>
        </w:r>
        <w:r>
          <w:delText xml:space="preserve"> </w:delText>
        </w:r>
        <w:r>
          <w:rPr>
            <w:b/>
            <w:bCs/>
          </w:rPr>
          <w:delText>10</w:delText>
        </w:r>
        <w:r>
          <w:delText>, 313 (2024).</w:delText>
        </w:r>
      </w:del>
    </w:p>
    <w:p w14:paraId="5D081A7F" w14:textId="77777777" w:rsidR="00CF6956" w:rsidRDefault="00CF6956" w:rsidP="00CF6956">
      <w:pPr>
        <w:pStyle w:val="Bibliography"/>
        <w:rPr>
          <w:del w:id="1736" w:author="Monica Thom" w:date="2026-09-07T23:09:00Z" w16du:dateUtc="2026-09-08T03:09:00Z"/>
        </w:rPr>
      </w:pPr>
      <w:del w:id="1737" w:author="Monica Thom" w:date="2026-09-07T23:09:00Z" w16du:dateUtc="2026-09-08T03:09:00Z">
        <w:r>
          <w:delText xml:space="preserve">284. </w:delText>
        </w:r>
        <w:r>
          <w:tab/>
          <w:delText xml:space="preserve">Eisenlord, M. E. </w:delText>
        </w:r>
        <w:r>
          <w:rPr>
            <w:i/>
            <w:iCs/>
          </w:rPr>
          <w:delText>et al.</w:delText>
        </w:r>
        <w:r>
          <w:delText xml:space="preserve"> High infectivity and waterborne transmission of seagrass wasting disease. </w:delText>
        </w:r>
        <w:r>
          <w:rPr>
            <w:i/>
            <w:iCs/>
          </w:rPr>
          <w:delText>Royal Society Open Science</w:delText>
        </w:r>
        <w:r>
          <w:delText xml:space="preserve"> </w:delText>
        </w:r>
        <w:r>
          <w:rPr>
            <w:b/>
            <w:bCs/>
          </w:rPr>
          <w:delText>11</w:delText>
        </w:r>
        <w:r>
          <w:delText>, 240663 (2024).</w:delText>
        </w:r>
      </w:del>
    </w:p>
    <w:p w14:paraId="1AED5D1F" w14:textId="77777777" w:rsidR="00CF6956" w:rsidRDefault="00CF6956" w:rsidP="00CF6956">
      <w:pPr>
        <w:pStyle w:val="Bibliography"/>
        <w:rPr>
          <w:del w:id="1738" w:author="Monica Thom" w:date="2026-09-07T23:09:00Z" w16du:dateUtc="2026-09-08T03:09:00Z"/>
        </w:rPr>
      </w:pPr>
      <w:del w:id="1739" w:author="Monica Thom" w:date="2026-09-07T23:09:00Z" w16du:dateUtc="2026-09-08T03:09:00Z">
        <w:r>
          <w:delText xml:space="preserve">285. </w:delText>
        </w:r>
        <w:r>
          <w:tab/>
          <w:delText xml:space="preserve">Garner, M. A retrospective study of disease in elasmobranchs. </w:delText>
        </w:r>
        <w:r>
          <w:rPr>
            <w:i/>
            <w:iCs/>
          </w:rPr>
          <w:delText>Veterinary Pathology</w:delText>
        </w:r>
        <w:r>
          <w:delText xml:space="preserve"> </w:delText>
        </w:r>
        <w:r>
          <w:rPr>
            <w:b/>
            <w:bCs/>
          </w:rPr>
          <w:delText>50</w:delText>
        </w:r>
        <w:r>
          <w:delText>, 377–389 (2013).</w:delText>
        </w:r>
      </w:del>
    </w:p>
    <w:p w14:paraId="129C71C6" w14:textId="483F84D3" w:rsidR="005A6D18" w:rsidRPr="00CF6956" w:rsidRDefault="0055361D">
      <w:pPr>
        <w:spacing w:line="480" w:lineRule="auto"/>
        <w:ind w:left="264"/>
        <w:rPr>
          <w:del w:id="1740" w:author="Monica Thom" w:date="2026-09-07T23:09:00Z" w16du:dateUtc="2026-09-08T03:09:00Z"/>
          <w:rFonts w:ascii="Times New Roman" w:hAnsi="Times New Roman" w:cs="Times New Roman"/>
        </w:rPr>
      </w:pPr>
      <w:del w:id="1741" w:author="Monica Thom" w:date="2026-09-07T23:09:00Z" w16du:dateUtc="2026-09-08T03:09:00Z">
        <w:r w:rsidRPr="00CF6956">
          <w:rPr>
            <w:rFonts w:ascii="Times New Roman" w:hAnsi="Times New Roman" w:cs="Times New Roman"/>
          </w:rPr>
          <w:fldChar w:fldCharType="end"/>
        </w:r>
      </w:del>
    </w:p>
    <w:p w14:paraId="16C582A9" w14:textId="66A97E1E" w:rsidR="005A6D18" w:rsidRPr="00CF6956" w:rsidRDefault="005A6D18">
      <w:pPr>
        <w:spacing w:line="480" w:lineRule="auto"/>
        <w:ind w:left="264"/>
        <w:rPr>
          <w:rFonts w:ascii="Times New Roman" w:hAnsi="Times New Roman" w:cs="Times New Roman"/>
        </w:rPr>
      </w:pPr>
    </w:p>
    <w:sectPr w:rsidR="005A6D18" w:rsidRPr="00CF6956">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Zoe Rand" w:date="2026-08-25T10:38:00Z" w:initials="ZR">
    <w:p w14:paraId="5ABB5888" w14:textId="77777777" w:rsidR="000E0CA6" w:rsidRDefault="000E0CA6" w:rsidP="000E0CA6">
      <w:r>
        <w:rPr>
          <w:rStyle w:val="CommentReference"/>
        </w:rPr>
        <w:annotationRef/>
      </w:r>
      <w:r>
        <w:rPr>
          <w:sz w:val="20"/>
          <w:szCs w:val="20"/>
        </w:rPr>
        <w:t>Seems like there was maybe meant to be more here?</w:t>
      </w:r>
    </w:p>
  </w:comment>
  <w:comment w:id="13" w:author="Zoe Rand" w:date="2026-08-25T10:41:00Z" w:initials="ZR">
    <w:p w14:paraId="0DE3B7B4" w14:textId="77777777" w:rsidR="000E0CA6" w:rsidRDefault="000E0CA6" w:rsidP="000E0CA6">
      <w:r>
        <w:rPr>
          <w:rStyle w:val="CommentReference"/>
        </w:rPr>
        <w:annotationRef/>
      </w:r>
      <w:r>
        <w:rPr>
          <w:sz w:val="20"/>
          <w:szCs w:val="20"/>
        </w:rPr>
        <w:t>I'm adding a subsection because I think there's another data issue (below) that should be discussed</w:t>
      </w:r>
    </w:p>
  </w:comment>
  <w:comment w:id="25" w:author="Connor Quiroz" w:date="2026-09-07T10:25:00Z" w:initials="CQ">
    <w:p w14:paraId="581663F4" w14:textId="77777777" w:rsidR="003D5DAC" w:rsidRDefault="003D5DAC" w:rsidP="003D5DAC">
      <w:pPr>
        <w:pStyle w:val="CommentText"/>
      </w:pPr>
      <w:r>
        <w:rPr>
          <w:rStyle w:val="CommentReference"/>
        </w:rPr>
        <w:annotationRef/>
      </w:r>
      <w:r>
        <w:t>I think this could benefit being a main point. As the topic of the paper is global trends in marine biodiversity, this is a big caveat, in my opinion, in the data worth discussion in the main paper about why the trends seem to be the way they are.</w:t>
      </w:r>
    </w:p>
  </w:comment>
  <w:comment w:id="53" w:author="Taylor A Trivino" w:date="2026-09-03T10:12:00Z" w:initials="TT">
    <w:p w14:paraId="6C4D66B4" w14:textId="77777777" w:rsidR="00A66A8B" w:rsidRDefault="00A66A8B" w:rsidP="00A66A8B">
      <w:r>
        <w:rPr>
          <w:rStyle w:val="CommentReference"/>
        </w:rPr>
        <w:annotationRef/>
      </w:r>
      <w:r>
        <w:rPr>
          <w:sz w:val="20"/>
          <w:szCs w:val="20"/>
        </w:rPr>
        <w:t xml:space="preserve">i.e., add comma </w:t>
      </w:r>
    </w:p>
  </w:comment>
  <w:comment w:id="54" w:author="Taylor A Trivino" w:date="2026-09-03T10:13:00Z" w:initials="TT">
    <w:p w14:paraId="30960643" w14:textId="77777777" w:rsidR="00A66A8B" w:rsidRDefault="00A66A8B" w:rsidP="00A66A8B">
      <w:r>
        <w:rPr>
          <w:rStyle w:val="CommentReference"/>
        </w:rPr>
        <w:annotationRef/>
      </w:r>
      <w:r>
        <w:rPr>
          <w:sz w:val="20"/>
          <w:szCs w:val="20"/>
        </w:rPr>
        <w:t>Globally and from this study? For the words in parentheses</w:t>
      </w:r>
    </w:p>
  </w:comment>
  <w:comment w:id="64" w:author="Zoe Rand" w:date="2026-08-25T11:07:00Z" w:initials="ZR">
    <w:p w14:paraId="4E831261" w14:textId="77777777" w:rsidR="00A73038" w:rsidRDefault="00A73038" w:rsidP="00A73038">
      <w:r>
        <w:rPr>
          <w:rStyle w:val="CommentReference"/>
        </w:rPr>
        <w:annotationRef/>
      </w:r>
      <w:r>
        <w:rPr>
          <w:sz w:val="20"/>
          <w:szCs w:val="20"/>
        </w:rPr>
        <w:t xml:space="preserve">These are just my thoughts about this (albeit very marine mammal biased). I don't think it's a super major issue, but just something to think about. I assume it would also be an issue with other groups (like birds, sea turtles etc. ) if they also combine survey types, but since I'm not as familiar with that kind of data I stuck to marine mammal examples. </w:t>
      </w:r>
    </w:p>
  </w:comment>
  <w:comment w:id="77" w:author="Zoe Rand" w:date="2026-08-25T11:09:00Z" w:initials="ZR">
    <w:p w14:paraId="632AF127" w14:textId="77777777" w:rsidR="00A1577E" w:rsidRDefault="00A1577E" w:rsidP="00A1577E">
      <w:r>
        <w:rPr>
          <w:rStyle w:val="CommentReference"/>
        </w:rPr>
        <w:annotationRef/>
      </w:r>
      <w:r>
        <w:rPr>
          <w:sz w:val="20"/>
          <w:szCs w:val="20"/>
        </w:rPr>
        <w:t xml:space="preserve">Buckland, S. T., et al. (2001). </w:t>
      </w:r>
      <w:r>
        <w:rPr>
          <w:sz w:val="20"/>
          <w:szCs w:val="20"/>
          <w:u w:val="single"/>
        </w:rPr>
        <w:t>Introduction to Distance Sampling: Estimating Abundance of Biological Populations</w:t>
      </w:r>
      <w:r>
        <w:rPr>
          <w:sz w:val="20"/>
          <w:szCs w:val="20"/>
        </w:rPr>
        <w:t>, Oxford University Press.</w:t>
      </w:r>
    </w:p>
    <w:p w14:paraId="030B9B25" w14:textId="77777777" w:rsidR="00A1577E" w:rsidRDefault="00A1577E" w:rsidP="00A1577E">
      <w:r>
        <w:rPr>
          <w:sz w:val="20"/>
          <w:szCs w:val="20"/>
        </w:rPr>
        <w:tab/>
      </w:r>
    </w:p>
  </w:comment>
  <w:comment w:id="96" w:author="Zoe Rand" w:date="2026-08-25T11:14:00Z" w:initials="ZR">
    <w:p w14:paraId="2D36A31D" w14:textId="77777777" w:rsidR="00A1577E" w:rsidRDefault="00A1577E" w:rsidP="00A1577E">
      <w:r>
        <w:rPr>
          <w:rStyle w:val="CommentReference"/>
        </w:rPr>
        <w:annotationRef/>
      </w:r>
      <w:r>
        <w:rPr>
          <w:sz w:val="20"/>
          <w:szCs w:val="20"/>
        </w:rPr>
        <w:t>Kenneth H. Pollock (2000) Capture-Recapture Models, Journal of the</w:t>
      </w:r>
    </w:p>
    <w:p w14:paraId="1E2E500D" w14:textId="77777777" w:rsidR="00A1577E" w:rsidRDefault="00A1577E" w:rsidP="00A1577E">
      <w:r>
        <w:rPr>
          <w:sz w:val="20"/>
          <w:szCs w:val="20"/>
        </w:rPr>
        <w:t>American Statistical Association, 95:449, 293-296, DOI: 10.1080/01621459.2000.10473926</w:t>
      </w:r>
    </w:p>
  </w:comment>
  <w:comment w:id="100" w:author="Zoe Rand" w:date="2026-08-25T11:16:00Z" w:initials="ZR">
    <w:p w14:paraId="7A38A503" w14:textId="77777777" w:rsidR="00A1577E" w:rsidRDefault="00A1577E" w:rsidP="00A1577E">
      <w:r>
        <w:rPr>
          <w:rStyle w:val="CommentReference"/>
        </w:rPr>
        <w:annotationRef/>
      </w:r>
      <w:r>
        <w:rPr>
          <w:sz w:val="20"/>
          <w:szCs w:val="20"/>
        </w:rPr>
        <w:t xml:space="preserve">Olson, P., et al. (2025). "Capture-recapture estimates of Antarctic blue whale abundance and population growth rate." </w:t>
      </w:r>
      <w:r>
        <w:rPr>
          <w:sz w:val="20"/>
          <w:szCs w:val="20"/>
          <w:u w:val="single"/>
        </w:rPr>
        <w:t>Marine Mammal Science</w:t>
      </w:r>
      <w:r>
        <w:rPr>
          <w:sz w:val="20"/>
          <w:szCs w:val="20"/>
        </w:rPr>
        <w:t xml:space="preserve"> </w:t>
      </w:r>
      <w:r>
        <w:rPr>
          <w:b/>
          <w:bCs/>
          <w:sz w:val="20"/>
          <w:szCs w:val="20"/>
        </w:rPr>
        <w:t>41</w:t>
      </w:r>
      <w:r>
        <w:rPr>
          <w:sz w:val="20"/>
          <w:szCs w:val="20"/>
        </w:rPr>
        <w:t>: e13215.</w:t>
      </w:r>
    </w:p>
    <w:p w14:paraId="6A1F535B" w14:textId="77777777" w:rsidR="00A1577E" w:rsidRDefault="00A1577E" w:rsidP="00A1577E">
      <w:r>
        <w:rPr>
          <w:sz w:val="20"/>
          <w:szCs w:val="20"/>
        </w:rPr>
        <w:tab/>
      </w:r>
    </w:p>
    <w:p w14:paraId="4E17B062" w14:textId="77777777" w:rsidR="00A1577E" w:rsidRDefault="00A1577E" w:rsidP="00A1577E"/>
  </w:comment>
  <w:comment w:id="111" w:author="Zoe Rand" w:date="2026-08-25T11:17:00Z" w:initials="ZR">
    <w:p w14:paraId="0EDF7027" w14:textId="77777777" w:rsidR="00A1577E" w:rsidRDefault="00A1577E" w:rsidP="00A1577E">
      <w:r>
        <w:rPr>
          <w:rStyle w:val="CommentReference"/>
        </w:rPr>
        <w:annotationRef/>
      </w:r>
      <w:r>
        <w:rPr>
          <w:sz w:val="20"/>
          <w:szCs w:val="20"/>
        </w:rPr>
        <w:t>I think this is true, but happy to talk this through if you disagree.</w:t>
      </w:r>
    </w:p>
  </w:comment>
  <w:comment w:id="120" w:author="Gabby Commisso" w:date="2026-09-02T13:41:00Z" w:initials="GC">
    <w:p w14:paraId="48E83454" w14:textId="77777777" w:rsidR="002A7036" w:rsidRDefault="002A7036" w:rsidP="002A7036">
      <w:r>
        <w:rPr>
          <w:rStyle w:val="CommentReference"/>
        </w:rPr>
        <w:annotationRef/>
      </w:r>
      <w:r>
        <w:rPr>
          <w:sz w:val="20"/>
          <w:szCs w:val="20"/>
        </w:rPr>
        <w:t>I think it would be relevant to include benthic fauna here as well, since the measurement of benthic fauna came from bottom trawling, which significantly alters the benthic habitat</w:t>
      </w:r>
    </w:p>
  </w:comment>
  <w:comment w:id="132" w:author="Taylor A Trivino" w:date="2026-09-03T10:15:00Z" w:initials="TT">
    <w:p w14:paraId="70CCE7F6" w14:textId="77777777" w:rsidR="00A66A8B" w:rsidRDefault="00A66A8B" w:rsidP="00A66A8B">
      <w:r>
        <w:rPr>
          <w:rStyle w:val="CommentReference"/>
        </w:rPr>
        <w:annotationRef/>
      </w:r>
      <w:r>
        <w:rPr>
          <w:sz w:val="20"/>
          <w:szCs w:val="20"/>
        </w:rPr>
        <w:t>Remove comma here</w:t>
      </w:r>
    </w:p>
  </w:comment>
  <w:comment w:id="157" w:author="Gabby Commisso" w:date="2026-09-02T13:51:00Z" w:initials="GC">
    <w:p w14:paraId="3327D975" w14:textId="77777777" w:rsidR="002A7036" w:rsidRDefault="002A7036" w:rsidP="002A7036">
      <w:r>
        <w:rPr>
          <w:rStyle w:val="CommentReference"/>
        </w:rPr>
        <w:annotationRef/>
      </w:r>
      <w:r>
        <w:rPr>
          <w:sz w:val="20"/>
          <w:szCs w:val="20"/>
        </w:rPr>
        <w:t>im curious if you can make any estimate to what proportion of your data in each taxonomic group comes from measurements of invasive species abundance</w:t>
      </w:r>
    </w:p>
  </w:comment>
  <w:comment w:id="161" w:author="Taylor A Trivino" w:date="2026-09-03T10:17:00Z" w:initials="TT">
    <w:p w14:paraId="4B6E6369" w14:textId="77777777" w:rsidR="00A66A8B" w:rsidRDefault="00A66A8B" w:rsidP="00A66A8B">
      <w:r>
        <w:rPr>
          <w:rStyle w:val="CommentReference"/>
        </w:rPr>
        <w:annotationRef/>
      </w:r>
      <w:r>
        <w:rPr>
          <w:sz w:val="20"/>
          <w:szCs w:val="20"/>
        </w:rPr>
        <w:t xml:space="preserve">Add i.e., </w:t>
      </w:r>
    </w:p>
  </w:comment>
  <w:comment w:id="174" w:author="zihan hong" w:date="2026-09-02T16:54:00Z" w:initials="zh">
    <w:p w14:paraId="4D0C55C0" w14:textId="77777777" w:rsidR="00B52D11" w:rsidRDefault="00B52D11" w:rsidP="00B52D11">
      <w:pPr>
        <w:pStyle w:val="CommentText"/>
      </w:pPr>
      <w:r>
        <w:rPr>
          <w:rStyle w:val="CommentReference"/>
        </w:rPr>
        <w:annotationRef/>
      </w:r>
      <w:r>
        <w:t>I made it very general. Let me know if you guys want it more specific.</w:t>
      </w:r>
    </w:p>
  </w:comment>
  <w:comment w:id="194" w:author="zihan hong" w:date="2026-09-02T16:52:00Z" w:initials="zh">
    <w:p w14:paraId="2318CED3" w14:textId="77777777" w:rsidR="0070775B" w:rsidRDefault="0070775B" w:rsidP="0070775B">
      <w:pPr>
        <w:pStyle w:val="CommentText"/>
      </w:pPr>
      <w:r>
        <w:rPr>
          <w:rStyle w:val="CommentReference"/>
        </w:rPr>
        <w:annotationRef/>
      </w:r>
      <w:r>
        <w:rPr>
          <w:lang w:val="en-US"/>
        </w:rPr>
        <w:t>Please add those citations.</w:t>
      </w:r>
    </w:p>
  </w:comment>
  <w:comment w:id="197" w:author="Kristina Randrup" w:date="2026-08-21T20:31:00Z" w:initials="KR">
    <w:p w14:paraId="6602E56D" w14:textId="77777777" w:rsidR="00EC6CFD" w:rsidRDefault="00EC6CFD" w:rsidP="00EC6CFD">
      <w:r>
        <w:rPr>
          <w:rStyle w:val="CommentReference"/>
        </w:rPr>
        <w:annotationRef/>
      </w:r>
      <w:r>
        <w:rPr>
          <w:sz w:val="20"/>
          <w:szCs w:val="20"/>
        </w:rPr>
        <w:t>citation</w:t>
      </w:r>
    </w:p>
  </w:comment>
  <w:comment w:id="216" w:author="Kristina Randrup" w:date="2026-08-21T20:35:00Z" w:initials="KR">
    <w:p w14:paraId="71DB507C" w14:textId="77777777" w:rsidR="001A24FC" w:rsidRDefault="001A24FC" w:rsidP="001A24FC">
      <w:r>
        <w:rPr>
          <w:rStyle w:val="CommentReference"/>
        </w:rPr>
        <w:annotationRef/>
      </w:r>
      <w:r>
        <w:rPr>
          <w:sz w:val="20"/>
          <w:szCs w:val="20"/>
        </w:rPr>
        <w:t>define?</w:t>
      </w:r>
    </w:p>
  </w:comment>
  <w:comment w:id="249" w:author="Kristina Randrup" w:date="2026-08-21T20:38:00Z" w:initials="KR">
    <w:p w14:paraId="11B956A3" w14:textId="77777777" w:rsidR="0066241C" w:rsidRDefault="0066241C" w:rsidP="0066241C">
      <w:r>
        <w:rPr>
          <w:rStyle w:val="CommentReference"/>
        </w:rPr>
        <w:annotationRef/>
      </w:r>
      <w:r>
        <w:rPr>
          <w:sz w:val="20"/>
          <w:szCs w:val="20"/>
        </w:rPr>
        <w:t>maybe i'm dumb but i don't think this phrase makes sense. at least not in a clear way</w:t>
      </w:r>
    </w:p>
  </w:comment>
  <w:comment w:id="274" w:author="Monica Thom" w:date="2026-08-21T18:31:00Z" w:initials="">
    <w:p w14:paraId="0000018A" w14:textId="77777777" w:rsidR="00F57F1F" w:rsidRDefault="00D951D6">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suggested rewording since largest and commercialy desirable are the same trait not separate traits...."Fishing is an inherently non-random process; fishers disproportionately target the most commercially desirable individuals within a stock, which tend to be the largest."</w:t>
      </w:r>
    </w:p>
  </w:comment>
  <w:comment w:id="293" w:author="Zoe Rand" w:date="2026-08-25T11:20:00Z" w:initials="ZR">
    <w:p w14:paraId="26F24E2F" w14:textId="77777777" w:rsidR="00D9099C" w:rsidRDefault="00D9099C" w:rsidP="00D9099C">
      <w:r>
        <w:rPr>
          <w:rStyle w:val="CommentReference"/>
        </w:rPr>
        <w:annotationRef/>
      </w:r>
      <w:r>
        <w:rPr>
          <w:sz w:val="20"/>
          <w:szCs w:val="20"/>
        </w:rPr>
        <w:t>See my comment in the main text but I think some of this needs to be in the introduction to the paper</w:t>
      </w:r>
    </w:p>
  </w:comment>
  <w:comment w:id="337" w:author="Kristina Randrup" w:date="2026-08-21T20:49:00Z" w:initials="KR">
    <w:p w14:paraId="3A22FFC7" w14:textId="77777777" w:rsidR="002F78E4" w:rsidRDefault="002F78E4" w:rsidP="002F78E4">
      <w:r>
        <w:rPr>
          <w:rStyle w:val="CommentReference"/>
        </w:rPr>
        <w:annotationRef/>
      </w:r>
      <w:r>
        <w:rPr>
          <w:sz w:val="20"/>
          <w:szCs w:val="20"/>
        </w:rPr>
        <w:t>you said global scale twice in the same sentence</w:t>
      </w:r>
    </w:p>
  </w:comment>
  <w:comment w:id="428" w:author="Kristina Randrup" w:date="2026-08-21T21:14:00Z" w:initials="KR">
    <w:p w14:paraId="4D27BA75" w14:textId="77777777" w:rsidR="008D0A15" w:rsidRDefault="008D0A15" w:rsidP="008D0A15">
      <w:r>
        <w:rPr>
          <w:rStyle w:val="CommentReference"/>
        </w:rPr>
        <w:annotationRef/>
      </w:r>
      <w:r>
        <w:rPr>
          <w:sz w:val="20"/>
          <w:szCs w:val="20"/>
        </w:rPr>
        <w:t>these can be abbreviated to chl-a</w:t>
      </w:r>
    </w:p>
  </w:comment>
  <w:comment w:id="436" w:author="Kristina Randrup" w:date="2026-08-21T21:17:00Z" w:initials="KR">
    <w:p w14:paraId="7ECE5226" w14:textId="77777777" w:rsidR="005D193D" w:rsidRDefault="005D193D" w:rsidP="005D193D">
      <w:r>
        <w:rPr>
          <w:rStyle w:val="CommentReference"/>
        </w:rPr>
        <w:annotationRef/>
      </w:r>
      <w:r>
        <w:rPr>
          <w:sz w:val="20"/>
          <w:szCs w:val="20"/>
        </w:rPr>
        <w:t>write out acronym, then use it</w:t>
      </w:r>
    </w:p>
  </w:comment>
  <w:comment w:id="466" w:author="Zoe Rand" w:date="2026-08-25T11:23:00Z" w:initials="ZR">
    <w:p w14:paraId="7A2174E6" w14:textId="77777777" w:rsidR="00D9099C" w:rsidRDefault="00D9099C" w:rsidP="00D9099C">
      <w:r>
        <w:rPr>
          <w:rStyle w:val="CommentReference"/>
        </w:rPr>
        <w:annotationRef/>
      </w:r>
      <w:r>
        <w:rPr>
          <w:sz w:val="20"/>
          <w:szCs w:val="20"/>
        </w:rPr>
        <w:t xml:space="preserve">I'm curious why nutrient runoff is listed as mixed for marine mammals. That would suggest to me that it could be positive? Which seems unlikely to me, but I'm not super familiar with that literature so I could be wrong. </w:t>
      </w:r>
    </w:p>
  </w:comment>
  <w:comment w:id="468" w:author="zihan hong" w:date="2026-09-02T16:51:00Z" w:initials="zh">
    <w:p w14:paraId="2E6E9524" w14:textId="77777777" w:rsidR="0070775B" w:rsidRDefault="0070775B" w:rsidP="0070775B">
      <w:pPr>
        <w:pStyle w:val="CommentText"/>
      </w:pPr>
      <w:r>
        <w:rPr>
          <w:rStyle w:val="CommentReference"/>
        </w:rPr>
        <w:annotationRef/>
      </w:r>
      <w:r>
        <w:rPr>
          <w:lang w:val="en-US"/>
        </w:rPr>
        <w:t>Fix the number</w:t>
      </w:r>
    </w:p>
  </w:comment>
  <w:comment w:id="465" w:author="Kristina Randrup" w:date="2026-08-21T21:20:00Z" w:initials="KR">
    <w:p w14:paraId="0D802D4B" w14:textId="77777777" w:rsidR="005F7C60" w:rsidRDefault="005F7C60" w:rsidP="005F7C60">
      <w:r>
        <w:rPr>
          <w:rStyle w:val="CommentReference"/>
        </w:rPr>
        <w:annotationRef/>
      </w:r>
      <w:r>
        <w:rPr>
          <w:sz w:val="20"/>
          <w:szCs w:val="20"/>
        </w:rPr>
        <w:t xml:space="preserve">legend colors should be in a logical order, not alphabetical. </w:t>
      </w:r>
    </w:p>
    <w:p w14:paraId="168E71D2" w14:textId="77777777" w:rsidR="005F7C60" w:rsidRDefault="005F7C60" w:rsidP="005F7C60">
      <w:r>
        <w:rPr>
          <w:sz w:val="20"/>
          <w:szCs w:val="20"/>
        </w:rPr>
        <w:t>also please explain difference in mixed and uncertain</w:t>
      </w:r>
    </w:p>
  </w:comment>
  <w:comment w:id="519" w:author="Kristina Randrup" w:date="2026-08-21T21:21:00Z" w:initials="KR">
    <w:p w14:paraId="40478DBF" w14:textId="77777777" w:rsidR="005F7C60" w:rsidRDefault="005F7C60" w:rsidP="005F7C60">
      <w:r>
        <w:rPr>
          <w:rStyle w:val="CommentReference"/>
        </w:rPr>
        <w:annotationRef/>
      </w:r>
      <w:r>
        <w:rPr>
          <w:sz w:val="20"/>
          <w:szCs w:val="20"/>
        </w:rPr>
        <w:t>pretty but move legend to bottom so maps themselves are larger</w:t>
      </w:r>
    </w:p>
  </w:comment>
  <w:comment w:id="525" w:author="Zoe Rand" w:date="2026-08-25T11:25:00Z" w:initials="ZR">
    <w:p w14:paraId="333C7EC3" w14:textId="77777777" w:rsidR="00D9099C" w:rsidRDefault="00D9099C" w:rsidP="00D9099C">
      <w:r>
        <w:rPr>
          <w:rStyle w:val="CommentReference"/>
        </w:rPr>
        <w:annotationRef/>
      </w:r>
      <w:r>
        <w:rPr>
          <w:sz w:val="20"/>
          <w:szCs w:val="20"/>
        </w:rPr>
        <w:t>Somewhere you need to say how you got this.</w:t>
      </w:r>
    </w:p>
  </w:comment>
  <w:comment w:id="524" w:author="Kristina Randrup" w:date="2026-08-21T21:21:00Z" w:initials="KR">
    <w:p w14:paraId="3ADA212B" w14:textId="77777777" w:rsidR="005F7C60" w:rsidRDefault="005F7C60" w:rsidP="005F7C60">
      <w:r>
        <w:rPr>
          <w:rStyle w:val="CommentReference"/>
        </w:rPr>
        <w:annotationRef/>
      </w:r>
      <w:r>
        <w:rPr>
          <w:sz w:val="20"/>
          <w:szCs w:val="20"/>
        </w:rPr>
        <w:t>same as above</w:t>
      </w:r>
    </w:p>
  </w:comment>
  <w:comment w:id="530" w:author="Zoe Rand" w:date="2026-08-25T11:25:00Z" w:initials="ZR">
    <w:p w14:paraId="60BFE6DE" w14:textId="77777777" w:rsidR="00D9099C" w:rsidRDefault="00D9099C" w:rsidP="00D9099C">
      <w:r>
        <w:rPr>
          <w:rStyle w:val="CommentReference"/>
        </w:rPr>
        <w:annotationRef/>
      </w:r>
      <w:r>
        <w:rPr>
          <w:sz w:val="20"/>
          <w:szCs w:val="20"/>
        </w:rPr>
        <w:t>I would make the gray bars a little lighter so it's easier to see the red line</w:t>
      </w:r>
    </w:p>
  </w:comment>
  <w:comment w:id="531" w:author="Zoe Rand" w:date="2026-08-25T11:26:00Z" w:initials="ZR">
    <w:p w14:paraId="30070E56" w14:textId="77777777" w:rsidR="00D9099C" w:rsidRDefault="00D9099C" w:rsidP="00D9099C">
      <w:r>
        <w:rPr>
          <w:rStyle w:val="CommentReference"/>
        </w:rPr>
        <w:annotationRef/>
      </w:r>
      <w:r>
        <w:rPr>
          <w:sz w:val="20"/>
          <w:szCs w:val="20"/>
        </w:rPr>
        <w:t>Also this should probably be in the same taxa order as the figure in the main text</w:t>
      </w:r>
    </w:p>
  </w:comment>
  <w:comment w:id="536" w:author="Kristina Randrup" w:date="2026-08-21T21:23:00Z" w:initials="KR">
    <w:p w14:paraId="47A2D007" w14:textId="77777777" w:rsidR="005F7C60" w:rsidRDefault="005F7C60" w:rsidP="005F7C60">
      <w:r>
        <w:rPr>
          <w:rStyle w:val="CommentReference"/>
        </w:rPr>
        <w:annotationRef/>
      </w:r>
      <w:r>
        <w:rPr>
          <w:sz w:val="20"/>
          <w:szCs w:val="20"/>
        </w:rPr>
        <w:t>remove boundary around header of the plots</w:t>
      </w:r>
    </w:p>
    <w:p w14:paraId="4C1378B4" w14:textId="77777777" w:rsidR="005F7C60" w:rsidRDefault="005F7C60" w:rsidP="005F7C60">
      <w:r>
        <w:rPr>
          <w:sz w:val="20"/>
          <w:szCs w:val="20"/>
        </w:rPr>
        <w:t>make header titles bold (and maybe left justified)</w:t>
      </w:r>
    </w:p>
    <w:p w14:paraId="31A41054" w14:textId="77777777" w:rsidR="005F7C60" w:rsidRDefault="005F7C60" w:rsidP="005F7C60">
      <w:r>
        <w:rPr>
          <w:sz w:val="20"/>
          <w:szCs w:val="20"/>
        </w:rPr>
        <w:t>add some kind of color?</w:t>
      </w:r>
    </w:p>
  </w:comment>
  <w:comment w:id="537" w:author="Kristina Randrup" w:date="2026-08-21T21:23:00Z" w:initials="KR">
    <w:p w14:paraId="01CDD686" w14:textId="77777777" w:rsidR="005F7C60" w:rsidRDefault="005F7C60" w:rsidP="005F7C60">
      <w:r>
        <w:rPr>
          <w:rStyle w:val="CommentReference"/>
        </w:rPr>
        <w:annotationRef/>
      </w:r>
      <w:r>
        <w:rPr>
          <w:sz w:val="20"/>
          <w:szCs w:val="20"/>
        </w:rPr>
        <w:t>formatting!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BB5888" w15:done="0"/>
  <w15:commentEx w15:paraId="0DE3B7B4" w15:done="0"/>
  <w15:commentEx w15:paraId="581663F4" w15:done="0"/>
  <w15:commentEx w15:paraId="6C4D66B4" w15:done="0"/>
  <w15:commentEx w15:paraId="30960643" w15:paraIdParent="6C4D66B4" w15:done="0"/>
  <w15:commentEx w15:paraId="4E831261" w15:done="0"/>
  <w15:commentEx w15:paraId="030B9B25" w15:done="0"/>
  <w15:commentEx w15:paraId="1E2E500D" w15:done="0"/>
  <w15:commentEx w15:paraId="4E17B062" w15:done="0"/>
  <w15:commentEx w15:paraId="0EDF7027" w15:done="0"/>
  <w15:commentEx w15:paraId="48E83454" w15:done="0"/>
  <w15:commentEx w15:paraId="70CCE7F6" w15:done="0"/>
  <w15:commentEx w15:paraId="3327D975" w15:done="0"/>
  <w15:commentEx w15:paraId="4B6E6369" w15:done="0"/>
  <w15:commentEx w15:paraId="4D0C55C0" w15:done="0"/>
  <w15:commentEx w15:paraId="2318CED3" w15:done="0"/>
  <w15:commentEx w15:paraId="6602E56D" w15:done="0"/>
  <w15:commentEx w15:paraId="71DB507C" w15:done="0"/>
  <w15:commentEx w15:paraId="11B956A3" w15:done="0"/>
  <w15:commentEx w15:paraId="0000018A" w15:done="0"/>
  <w15:commentEx w15:paraId="26F24E2F" w15:done="0"/>
  <w15:commentEx w15:paraId="3A22FFC7" w15:done="0"/>
  <w15:commentEx w15:paraId="4D27BA75" w15:done="0"/>
  <w15:commentEx w15:paraId="7ECE5226" w15:done="0"/>
  <w15:commentEx w15:paraId="7A2174E6" w15:done="0"/>
  <w15:commentEx w15:paraId="2E6E9524" w15:done="0"/>
  <w15:commentEx w15:paraId="168E71D2" w15:done="0"/>
  <w15:commentEx w15:paraId="40478DBF" w15:done="0"/>
  <w15:commentEx w15:paraId="333C7EC3" w15:done="0"/>
  <w15:commentEx w15:paraId="3ADA212B" w15:done="0"/>
  <w15:commentEx w15:paraId="60BFE6DE" w15:done="0"/>
  <w15:commentEx w15:paraId="30070E56" w15:paraIdParent="60BFE6DE" w15:done="0"/>
  <w15:commentEx w15:paraId="31A41054" w15:done="0"/>
  <w15:commentEx w15:paraId="01CDD6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414CAB" w16cex:dateUtc="2026-08-25T16:38:00Z"/>
  <w16cex:commentExtensible w16cex:durableId="52ED360D" w16cex:dateUtc="2026-08-25T16:41:00Z"/>
  <w16cex:commentExtensible w16cex:durableId="357EA309" w16cex:dateUtc="2026-09-07T17:25:00Z"/>
  <w16cex:commentExtensible w16cex:durableId="5CF05411" w16cex:dateUtc="2026-09-03T17:12:00Z"/>
  <w16cex:commentExtensible w16cex:durableId="4A406F2E" w16cex:dateUtc="2026-09-03T17:13:00Z"/>
  <w16cex:commentExtensible w16cex:durableId="2084954A" w16cex:dateUtc="2026-08-25T17:07:00Z"/>
  <w16cex:commentExtensible w16cex:durableId="1AC90AF4" w16cex:dateUtc="2026-08-25T17:09:00Z"/>
  <w16cex:commentExtensible w16cex:durableId="682AB3A8" w16cex:dateUtc="2026-08-25T17:14:00Z"/>
  <w16cex:commentExtensible w16cex:durableId="70B9EB7A" w16cex:dateUtc="2026-08-25T17:16:00Z"/>
  <w16cex:commentExtensible w16cex:durableId="035E2A10" w16cex:dateUtc="2026-08-25T17:17:00Z"/>
  <w16cex:commentExtensible w16cex:durableId="6EED382C" w16cex:dateUtc="2026-09-02T20:41:00Z"/>
  <w16cex:commentExtensible w16cex:durableId="57344ADC" w16cex:dateUtc="2026-09-03T17:15:00Z"/>
  <w16cex:commentExtensible w16cex:durableId="398FEF93" w16cex:dateUtc="2026-09-02T20:51:00Z"/>
  <w16cex:commentExtensible w16cex:durableId="7F6D1DC4" w16cex:dateUtc="2026-09-03T17:17:00Z"/>
  <w16cex:commentExtensible w16cex:durableId="20B9DD5D" w16cex:dateUtc="2026-09-02T23:54:00Z"/>
  <w16cex:commentExtensible w16cex:durableId="2765BDC5" w16cex:dateUtc="2026-09-02T23:52:00Z"/>
  <w16cex:commentExtensible w16cex:durableId="67A5E036" w16cex:dateUtc="2026-08-22T03:31:00Z"/>
  <w16cex:commentExtensible w16cex:durableId="34BE4125" w16cex:dateUtc="2026-08-22T03:35:00Z"/>
  <w16cex:commentExtensible w16cex:durableId="15A39663" w16cex:dateUtc="2026-08-22T03:38:00Z"/>
  <w16cex:commentExtensible w16cex:durableId="43ECDE1B" w16cex:dateUtc="2026-08-25T17:20:00Z"/>
  <w16cex:commentExtensible w16cex:durableId="2A28A94B" w16cex:dateUtc="2026-08-22T03:49:00Z"/>
  <w16cex:commentExtensible w16cex:durableId="4867BC4D" w16cex:dateUtc="2026-08-22T04:14:00Z"/>
  <w16cex:commentExtensible w16cex:durableId="19E94D81" w16cex:dateUtc="2026-08-22T04:17:00Z"/>
  <w16cex:commentExtensible w16cex:durableId="5B26BB25" w16cex:dateUtc="2026-08-25T17:23:00Z"/>
  <w16cex:commentExtensible w16cex:durableId="2FC089A0" w16cex:dateUtc="2026-09-02T23:51:00Z"/>
  <w16cex:commentExtensible w16cex:durableId="3D93F7A2" w16cex:dateUtc="2026-08-22T04:20:00Z"/>
  <w16cex:commentExtensible w16cex:durableId="54971C07" w16cex:dateUtc="2026-08-22T04:21:00Z"/>
  <w16cex:commentExtensible w16cex:durableId="1C79FAE0" w16cex:dateUtc="2026-08-25T17:25:00Z"/>
  <w16cex:commentExtensible w16cex:durableId="5F9EA493" w16cex:dateUtc="2026-08-22T04:21:00Z"/>
  <w16cex:commentExtensible w16cex:durableId="2868236A" w16cex:dateUtc="2026-08-25T17:25:00Z"/>
  <w16cex:commentExtensible w16cex:durableId="1AC3CA86" w16cex:dateUtc="2026-08-25T17:26:00Z"/>
  <w16cex:commentExtensible w16cex:durableId="3EA4A478" w16cex:dateUtc="2026-08-22T04:23:00Z"/>
  <w16cex:commentExtensible w16cex:durableId="49898078" w16cex:dateUtc="2026-08-22T04: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BB5888" w16cid:durableId="44414CAB"/>
  <w16cid:commentId w16cid:paraId="0DE3B7B4" w16cid:durableId="52ED360D"/>
  <w16cid:commentId w16cid:paraId="581663F4" w16cid:durableId="357EA309"/>
  <w16cid:commentId w16cid:paraId="6C4D66B4" w16cid:durableId="5CF05411"/>
  <w16cid:commentId w16cid:paraId="30960643" w16cid:durableId="4A406F2E"/>
  <w16cid:commentId w16cid:paraId="4E831261" w16cid:durableId="2084954A"/>
  <w16cid:commentId w16cid:paraId="030B9B25" w16cid:durableId="1AC90AF4"/>
  <w16cid:commentId w16cid:paraId="1E2E500D" w16cid:durableId="682AB3A8"/>
  <w16cid:commentId w16cid:paraId="4E17B062" w16cid:durableId="70B9EB7A"/>
  <w16cid:commentId w16cid:paraId="0EDF7027" w16cid:durableId="035E2A10"/>
  <w16cid:commentId w16cid:paraId="48E83454" w16cid:durableId="6EED382C"/>
  <w16cid:commentId w16cid:paraId="70CCE7F6" w16cid:durableId="57344ADC"/>
  <w16cid:commentId w16cid:paraId="3327D975" w16cid:durableId="398FEF93"/>
  <w16cid:commentId w16cid:paraId="4B6E6369" w16cid:durableId="7F6D1DC4"/>
  <w16cid:commentId w16cid:paraId="4D0C55C0" w16cid:durableId="20B9DD5D"/>
  <w16cid:commentId w16cid:paraId="2318CED3" w16cid:durableId="2765BDC5"/>
  <w16cid:commentId w16cid:paraId="6602E56D" w16cid:durableId="67A5E036"/>
  <w16cid:commentId w16cid:paraId="71DB507C" w16cid:durableId="34BE4125"/>
  <w16cid:commentId w16cid:paraId="11B956A3" w16cid:durableId="15A39663"/>
  <w16cid:commentId w16cid:paraId="0000018A" w16cid:durableId="0000018A"/>
  <w16cid:commentId w16cid:paraId="26F24E2F" w16cid:durableId="43ECDE1B"/>
  <w16cid:commentId w16cid:paraId="3A22FFC7" w16cid:durableId="2A28A94B"/>
  <w16cid:commentId w16cid:paraId="4D27BA75" w16cid:durableId="4867BC4D"/>
  <w16cid:commentId w16cid:paraId="7ECE5226" w16cid:durableId="19E94D81"/>
  <w16cid:commentId w16cid:paraId="7A2174E6" w16cid:durableId="5B26BB25"/>
  <w16cid:commentId w16cid:paraId="2E6E9524" w16cid:durableId="2FC089A0"/>
  <w16cid:commentId w16cid:paraId="168E71D2" w16cid:durableId="3D93F7A2"/>
  <w16cid:commentId w16cid:paraId="40478DBF" w16cid:durableId="54971C07"/>
  <w16cid:commentId w16cid:paraId="333C7EC3" w16cid:durableId="1C79FAE0"/>
  <w16cid:commentId w16cid:paraId="3ADA212B" w16cid:durableId="5F9EA493"/>
  <w16cid:commentId w16cid:paraId="60BFE6DE" w16cid:durableId="2868236A"/>
  <w16cid:commentId w16cid:paraId="30070E56" w16cid:durableId="1AC3CA86"/>
  <w16cid:commentId w16cid:paraId="31A41054" w16cid:durableId="3EA4A478"/>
  <w16cid:commentId w16cid:paraId="01CDD686" w16cid:durableId="4989807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8D7BF4B7-541B-41A7-B05C-AE47F37E6C19}"/>
  </w:font>
  <w:font w:name="Calibri">
    <w:panose1 w:val="020F0502020204030204"/>
    <w:charset w:val="00"/>
    <w:family w:val="swiss"/>
    <w:pitch w:val="variable"/>
    <w:sig w:usb0="E4002EFF" w:usb1="C200247B" w:usb2="00000009" w:usb3="00000000" w:csb0="000001FF" w:csb1="00000000"/>
    <w:embedRegular r:id="rId2" w:fontKey="{632419E8-C416-4F5F-8089-833ED64C739C}"/>
  </w:font>
  <w:font w:name="Cambria">
    <w:panose1 w:val="02040503050406030204"/>
    <w:charset w:val="00"/>
    <w:family w:val="roman"/>
    <w:pitch w:val="variable"/>
    <w:sig w:usb0="E00006FF" w:usb1="420024FF" w:usb2="02000000" w:usb3="00000000" w:csb0="0000019F" w:csb1="00000000"/>
    <w:embedRegular r:id="rId3" w:fontKey="{BAAF1344-144C-4345-84A3-478EE206A2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90596"/>
    <w:multiLevelType w:val="hybridMultilevel"/>
    <w:tmpl w:val="57B05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56390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Randrup">
    <w15:presenceInfo w15:providerId="AD" w15:userId="S::krandrup@uw.edu::9806dc8d-0279-4104-9b38-b0012f8c2027"/>
  </w15:person>
  <w15:person w15:author="Zoe Rand">
    <w15:presenceInfo w15:providerId="AD" w15:userId="S::zrand@uw.edu::72809326-f9bc-4e9f-bbc5-5ce7b56fbeec"/>
  </w15:person>
  <w15:person w15:author="Will Patrone">
    <w15:presenceInfo w15:providerId="AD" w15:userId="S::will0926@uw.edu::d91f2d5d-000c-4559-88ee-6dfcda5fee28"/>
  </w15:person>
  <w15:person w15:author="Connor Quiroz">
    <w15:presenceInfo w15:providerId="Windows Live" w15:userId="bf63b11b86edeb2d"/>
  </w15:person>
  <w15:person w15:author="Taylor A Trivino">
    <w15:presenceInfo w15:providerId="AD" w15:userId="S::tay16@uw.edu::7e3fd1a3-1885-42b5-a2f8-ab62ed4c9b5d"/>
  </w15:person>
  <w15:person w15:author="Gabby Commisso">
    <w15:presenceInfo w15:providerId="AD" w15:userId="S::gcom@uw.edu::758fa935-a777-4f67-a09e-4b0b9f4f4172"/>
  </w15:person>
  <w15:person w15:author="zihan hong">
    <w15:presenceInfo w15:providerId="Windows Live" w15:userId="ff421a4d5a8458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D18"/>
    <w:rsid w:val="00047E74"/>
    <w:rsid w:val="0006039C"/>
    <w:rsid w:val="000C0EF2"/>
    <w:rsid w:val="000E0CA6"/>
    <w:rsid w:val="000E26D8"/>
    <w:rsid w:val="00154510"/>
    <w:rsid w:val="001A24FC"/>
    <w:rsid w:val="0025704F"/>
    <w:rsid w:val="002A7036"/>
    <w:rsid w:val="002F78E4"/>
    <w:rsid w:val="00354F23"/>
    <w:rsid w:val="00384ED3"/>
    <w:rsid w:val="003D5DAC"/>
    <w:rsid w:val="00413B5C"/>
    <w:rsid w:val="00473693"/>
    <w:rsid w:val="004A31DC"/>
    <w:rsid w:val="00511808"/>
    <w:rsid w:val="00516AAD"/>
    <w:rsid w:val="0055361D"/>
    <w:rsid w:val="00566DF3"/>
    <w:rsid w:val="005A6D18"/>
    <w:rsid w:val="005D193D"/>
    <w:rsid w:val="005F7C60"/>
    <w:rsid w:val="0063343B"/>
    <w:rsid w:val="0066241C"/>
    <w:rsid w:val="006C3FB0"/>
    <w:rsid w:val="00700FE8"/>
    <w:rsid w:val="0070775B"/>
    <w:rsid w:val="00725C05"/>
    <w:rsid w:val="00736D59"/>
    <w:rsid w:val="0075693C"/>
    <w:rsid w:val="0076552C"/>
    <w:rsid w:val="00772984"/>
    <w:rsid w:val="00775FC7"/>
    <w:rsid w:val="007E0D26"/>
    <w:rsid w:val="00877FA7"/>
    <w:rsid w:val="008D0A15"/>
    <w:rsid w:val="008E2034"/>
    <w:rsid w:val="008E369C"/>
    <w:rsid w:val="00926FC5"/>
    <w:rsid w:val="009408B9"/>
    <w:rsid w:val="00A1577E"/>
    <w:rsid w:val="00A454EA"/>
    <w:rsid w:val="00A558D4"/>
    <w:rsid w:val="00A658A2"/>
    <w:rsid w:val="00A66A8B"/>
    <w:rsid w:val="00A73038"/>
    <w:rsid w:val="00AE380D"/>
    <w:rsid w:val="00AF1C06"/>
    <w:rsid w:val="00B057CE"/>
    <w:rsid w:val="00B35B9E"/>
    <w:rsid w:val="00B52D11"/>
    <w:rsid w:val="00C17BE5"/>
    <w:rsid w:val="00C23B53"/>
    <w:rsid w:val="00CE3495"/>
    <w:rsid w:val="00CF6956"/>
    <w:rsid w:val="00D43F97"/>
    <w:rsid w:val="00D73542"/>
    <w:rsid w:val="00D9099C"/>
    <w:rsid w:val="00D951D6"/>
    <w:rsid w:val="00DA62D7"/>
    <w:rsid w:val="00DF0172"/>
    <w:rsid w:val="00E02E8E"/>
    <w:rsid w:val="00E20FE3"/>
    <w:rsid w:val="00E86BFC"/>
    <w:rsid w:val="00EC6CFD"/>
    <w:rsid w:val="00F57F1F"/>
    <w:rsid w:val="00F93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E8628"/>
  <w15:docId w15:val="{3D823B68-9AA7-4F20-A609-5B817B037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Change w:id="0" w:author="Monica Thom" w:date="2026-09-07T23:09:00Z">
        <w:pPr>
          <w:keepNext/>
          <w:keepLines/>
          <w:spacing w:before="400" w:after="120" w:line="276" w:lineRule="auto"/>
          <w:outlineLvl w:val="0"/>
        </w:pPr>
      </w:pPrChange>
    </w:pPr>
    <w:rPr>
      <w:sz w:val="40"/>
      <w:szCs w:val="40"/>
      <w:rPrChange w:id="0" w:author="Monica Thom" w:date="2026-09-07T23:09:00Z">
        <w:rPr>
          <w:rFonts w:ascii="Arial" w:eastAsia="Arial" w:hAnsi="Arial" w:cs="Arial"/>
          <w:sz w:val="40"/>
          <w:szCs w:val="40"/>
          <w:lang w:val="en" w:eastAsia="en-US" w:bidi="ar-SA"/>
        </w:rPr>
      </w:rPrChange>
    </w:rPr>
  </w:style>
  <w:style w:type="paragraph" w:styleId="Heading2">
    <w:name w:val="heading 2"/>
    <w:basedOn w:val="Normal"/>
    <w:next w:val="Normal"/>
    <w:link w:val="Heading2Char"/>
    <w:uiPriority w:val="9"/>
    <w:unhideWhenUsed/>
    <w:qFormat/>
    <w:pPr>
      <w:keepNext/>
      <w:keepLines/>
      <w:spacing w:before="360" w:after="120"/>
      <w:outlineLvl w:val="1"/>
      <w:pPrChange w:id="1" w:author="Monica Thom" w:date="2026-09-07T23:09:00Z">
        <w:pPr>
          <w:keepNext/>
          <w:keepLines/>
          <w:spacing w:before="360" w:after="120" w:line="276" w:lineRule="auto"/>
          <w:outlineLvl w:val="1"/>
        </w:pPr>
      </w:pPrChange>
    </w:pPr>
    <w:rPr>
      <w:sz w:val="32"/>
      <w:szCs w:val="32"/>
      <w:rPrChange w:id="1" w:author="Monica Thom" w:date="2026-09-07T23:09:00Z">
        <w:rPr>
          <w:rFonts w:ascii="Arial" w:eastAsia="Arial" w:hAnsi="Arial" w:cs="Arial"/>
          <w:sz w:val="32"/>
          <w:szCs w:val="32"/>
          <w:lang w:val="en" w:eastAsia="en-US" w:bidi="ar-SA"/>
        </w:rPr>
      </w:rPrChange>
    </w:rPr>
  </w:style>
  <w:style w:type="paragraph" w:styleId="Heading3">
    <w:name w:val="heading 3"/>
    <w:basedOn w:val="Normal"/>
    <w:next w:val="Normal"/>
    <w:uiPriority w:val="9"/>
    <w:semiHidden/>
    <w:unhideWhenUsed/>
    <w:qFormat/>
    <w:pPr>
      <w:keepNext/>
      <w:keepLines/>
      <w:spacing w:before="320" w:after="80"/>
      <w:outlineLvl w:val="2"/>
      <w:pPrChange w:id="2" w:author="Monica Thom" w:date="2026-09-07T23:09:00Z">
        <w:pPr>
          <w:keepNext/>
          <w:keepLines/>
          <w:spacing w:before="320" w:after="80" w:line="276" w:lineRule="auto"/>
          <w:outlineLvl w:val="2"/>
        </w:pPr>
      </w:pPrChange>
    </w:pPr>
    <w:rPr>
      <w:color w:val="434343"/>
      <w:sz w:val="28"/>
      <w:szCs w:val="28"/>
      <w:rPrChange w:id="2" w:author="Monica Thom" w:date="2026-09-07T23:09:00Z">
        <w:rPr>
          <w:rFonts w:ascii="Arial" w:eastAsia="Arial" w:hAnsi="Arial" w:cs="Arial"/>
          <w:color w:val="434343"/>
          <w:sz w:val="28"/>
          <w:szCs w:val="28"/>
          <w:lang w:val="en" w:eastAsia="en-US" w:bidi="ar-SA"/>
        </w:rPr>
      </w:rPrChange>
    </w:rPr>
  </w:style>
  <w:style w:type="paragraph" w:styleId="Heading4">
    <w:name w:val="heading 4"/>
    <w:basedOn w:val="Normal"/>
    <w:next w:val="Normal"/>
    <w:uiPriority w:val="9"/>
    <w:semiHidden/>
    <w:unhideWhenUsed/>
    <w:qFormat/>
    <w:pPr>
      <w:keepNext/>
      <w:keepLines/>
      <w:spacing w:before="280" w:after="80"/>
      <w:outlineLvl w:val="3"/>
      <w:pPrChange w:id="3" w:author="Monica Thom" w:date="2026-09-07T23:09:00Z">
        <w:pPr>
          <w:keepNext/>
          <w:keepLines/>
          <w:spacing w:before="280" w:after="80" w:line="276" w:lineRule="auto"/>
          <w:outlineLvl w:val="3"/>
        </w:pPr>
      </w:pPrChange>
    </w:pPr>
    <w:rPr>
      <w:color w:val="666666"/>
      <w:sz w:val="24"/>
      <w:szCs w:val="24"/>
      <w:rPrChange w:id="3" w:author="Monica Thom" w:date="2026-09-07T23:09:00Z">
        <w:rPr>
          <w:rFonts w:ascii="Arial" w:eastAsia="Arial" w:hAnsi="Arial" w:cs="Arial"/>
          <w:color w:val="666666"/>
          <w:sz w:val="24"/>
          <w:szCs w:val="24"/>
          <w:lang w:val="en" w:eastAsia="en-US" w:bidi="ar-SA"/>
        </w:rPr>
      </w:rPrChange>
    </w:rPr>
  </w:style>
  <w:style w:type="paragraph" w:styleId="Heading5">
    <w:name w:val="heading 5"/>
    <w:basedOn w:val="Normal"/>
    <w:next w:val="Normal"/>
    <w:uiPriority w:val="9"/>
    <w:semiHidden/>
    <w:unhideWhenUsed/>
    <w:qFormat/>
    <w:pPr>
      <w:keepNext/>
      <w:keepLines/>
      <w:spacing w:before="240" w:after="80"/>
      <w:outlineLvl w:val="4"/>
      <w:pPrChange w:id="4" w:author="Monica Thom" w:date="2026-09-07T23:09:00Z">
        <w:pPr>
          <w:keepNext/>
          <w:keepLines/>
          <w:spacing w:before="240" w:after="80" w:line="276" w:lineRule="auto"/>
          <w:outlineLvl w:val="4"/>
        </w:pPr>
      </w:pPrChange>
    </w:pPr>
    <w:rPr>
      <w:color w:val="666666"/>
      <w:rPrChange w:id="4" w:author="Monica Thom" w:date="2026-09-07T23:09:00Z">
        <w:rPr>
          <w:rFonts w:ascii="Arial" w:eastAsia="Arial" w:hAnsi="Arial" w:cs="Arial"/>
          <w:color w:val="666666"/>
          <w:sz w:val="22"/>
          <w:szCs w:val="22"/>
          <w:lang w:val="en" w:eastAsia="en-US" w:bidi="ar-SA"/>
        </w:rPr>
      </w:rPrChange>
    </w:rPr>
  </w:style>
  <w:style w:type="paragraph" w:styleId="Heading6">
    <w:name w:val="heading 6"/>
    <w:basedOn w:val="Normal"/>
    <w:next w:val="Normal"/>
    <w:uiPriority w:val="9"/>
    <w:semiHidden/>
    <w:unhideWhenUsed/>
    <w:qFormat/>
    <w:pPr>
      <w:keepNext/>
      <w:keepLines/>
      <w:spacing w:before="240" w:after="80"/>
      <w:outlineLvl w:val="5"/>
      <w:pPrChange w:id="5" w:author="Monica Thom" w:date="2026-09-07T23:09:00Z">
        <w:pPr>
          <w:keepNext/>
          <w:keepLines/>
          <w:spacing w:before="240" w:after="80" w:line="276" w:lineRule="auto"/>
          <w:outlineLvl w:val="5"/>
        </w:pPr>
      </w:pPrChange>
    </w:pPr>
    <w:rPr>
      <w:i/>
      <w:iCs/>
      <w:color w:val="666666"/>
      <w:rPrChange w:id="5" w:author="Monica Thom" w:date="2026-09-07T23:09:00Z">
        <w:rPr>
          <w:rFonts w:ascii="Arial" w:eastAsia="Arial" w:hAnsi="Arial" w:cs="Arial"/>
          <w:i/>
          <w:iCs/>
          <w:color w:val="666666"/>
          <w:sz w:val="22"/>
          <w:szCs w:val="22"/>
          <w:lang w:val="en"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Bibliography">
    <w:name w:val="Bibliography"/>
    <w:basedOn w:val="Normal"/>
    <w:next w:val="Normal"/>
    <w:uiPriority w:val="37"/>
    <w:unhideWhenUsed/>
    <w:rsid w:val="0055361D"/>
    <w:pPr>
      <w:tabs>
        <w:tab w:val="left" w:pos="624"/>
      </w:tabs>
      <w:spacing w:line="480" w:lineRule="auto"/>
      <w:ind w:left="624" w:hanging="624"/>
    </w:pPr>
  </w:style>
  <w:style w:type="character" w:customStyle="1" w:styleId="Heading2Char">
    <w:name w:val="Heading 2 Char"/>
    <w:basedOn w:val="DefaultParagraphFont"/>
    <w:link w:val="Heading2"/>
    <w:uiPriority w:val="9"/>
    <w:rsid w:val="0055361D"/>
    <w:rPr>
      <w:sz w:val="32"/>
      <w:szCs w:val="32"/>
    </w:rPr>
  </w:style>
  <w:style w:type="character" w:styleId="CommentReference">
    <w:name w:val="annotation reference"/>
    <w:basedOn w:val="DefaultParagraphFont"/>
    <w:uiPriority w:val="99"/>
    <w:semiHidden/>
    <w:unhideWhenUsed/>
    <w:rsid w:val="00CF6956"/>
    <w:rPr>
      <w:sz w:val="16"/>
      <w:szCs w:val="16"/>
    </w:rPr>
  </w:style>
  <w:style w:type="paragraph" w:styleId="CommentText">
    <w:name w:val="annotation text"/>
    <w:basedOn w:val="Normal"/>
    <w:link w:val="CommentTextChar"/>
    <w:uiPriority w:val="99"/>
    <w:unhideWhenUsed/>
    <w:rsid w:val="00CF6956"/>
    <w:pPr>
      <w:spacing w:line="240" w:lineRule="auto"/>
    </w:pPr>
    <w:rPr>
      <w:sz w:val="20"/>
      <w:szCs w:val="20"/>
    </w:rPr>
  </w:style>
  <w:style w:type="character" w:customStyle="1" w:styleId="CommentTextChar">
    <w:name w:val="Comment Text Char"/>
    <w:basedOn w:val="DefaultParagraphFont"/>
    <w:link w:val="CommentText"/>
    <w:uiPriority w:val="99"/>
    <w:rsid w:val="00CF6956"/>
    <w:rPr>
      <w:sz w:val="20"/>
      <w:szCs w:val="20"/>
    </w:rPr>
  </w:style>
  <w:style w:type="paragraph" w:styleId="CommentSubject">
    <w:name w:val="annotation subject"/>
    <w:basedOn w:val="CommentText"/>
    <w:next w:val="CommentText"/>
    <w:link w:val="CommentSubjectChar"/>
    <w:uiPriority w:val="99"/>
    <w:semiHidden/>
    <w:unhideWhenUsed/>
    <w:rsid w:val="00CF6956"/>
    <w:rPr>
      <w:b/>
      <w:bCs/>
    </w:rPr>
  </w:style>
  <w:style w:type="character" w:customStyle="1" w:styleId="CommentSubjectChar">
    <w:name w:val="Comment Subject Char"/>
    <w:basedOn w:val="CommentTextChar"/>
    <w:link w:val="CommentSubject"/>
    <w:uiPriority w:val="99"/>
    <w:semiHidden/>
    <w:rsid w:val="00CF6956"/>
    <w:rPr>
      <w:b/>
      <w:bCs/>
      <w:sz w:val="20"/>
      <w:szCs w:val="20"/>
    </w:rPr>
  </w:style>
  <w:style w:type="paragraph" w:styleId="Caption">
    <w:name w:val="caption"/>
    <w:basedOn w:val="Normal"/>
    <w:next w:val="Normal"/>
    <w:uiPriority w:val="35"/>
    <w:unhideWhenUsed/>
    <w:qFormat/>
    <w:rsid w:val="0025704F"/>
    <w:pPr>
      <w:spacing w:after="200" w:line="240" w:lineRule="auto"/>
    </w:pPr>
    <w:rPr>
      <w:i/>
      <w:iCs/>
      <w:color w:val="1F497D" w:themeColor="text2"/>
      <w:sz w:val="18"/>
      <w:szCs w:val="18"/>
    </w:rPr>
  </w:style>
  <w:style w:type="paragraph" w:styleId="Revision">
    <w:name w:val="Revision"/>
    <w:hidden/>
    <w:uiPriority w:val="99"/>
    <w:semiHidden/>
    <w:rsid w:val="00775FC7"/>
    <w:pPr>
      <w:spacing w:line="240" w:lineRule="auto"/>
    </w:pPr>
  </w:style>
  <w:style w:type="paragraph" w:styleId="ListParagraph">
    <w:name w:val="List Paragraph"/>
    <w:basedOn w:val="Normal"/>
    <w:uiPriority w:val="34"/>
    <w:qFormat/>
    <w:rsid w:val="00775F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I49rMOf7Fb7K2K5gDOD4TNrFSg==">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77</Pages>
  <Words>48257</Words>
  <Characters>275067</Characters>
  <Application>Microsoft Office Word</Application>
  <DocSecurity>0</DocSecurity>
  <Lines>2292</Lines>
  <Paragraphs>645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 Patrone</cp:lastModifiedBy>
  <cp:revision>2</cp:revision>
  <dcterms:created xsi:type="dcterms:W3CDTF">2026-09-08T03:11:00Z</dcterms:created>
  <dcterms:modified xsi:type="dcterms:W3CDTF">2026-09-08T03:11:00Z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{"style":{"styleID":"http://www.zotero.org/styles/nature","hasBibliography":true,"bibliographyStyleHasBeenSet":true},"prefs":{"fieldType":"Field","automaticJournalAbbreviations":false,"delayCitationUpdates":false,"noteType":0,"dontAskDelayCitationUpdates"</vt:lpwstr>
  </property>
  <property fmtid="{D5CDD505-2E9C-101B-9397-08002B2CF9AE}" pid="3" name="ZOTERO_PREF_2">
    <vt:lpwstr>:true},"sessionID":"xpwFpum7","zoteroVersion":"9.0.6","dataVersion":4}</vt:lpwstr>
  </property>
</Properties>
</file>