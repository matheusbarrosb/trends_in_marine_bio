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C72A7" w14:textId="77777777" w:rsidR="000970A1" w:rsidRDefault="00000000">
      <w:pPr>
        <w:pStyle w:val="Title"/>
        <w:rPr>
          <w:rFonts w:ascii="Times New Roman" w:eastAsia="Times New Roman" w:hAnsi="Times New Roman" w:cs="Times New Roman"/>
        </w:rPr>
      </w:pPr>
      <w:commentRangeStart w:id="0"/>
      <w:r>
        <w:rPr>
          <w:rFonts w:ascii="Times New Roman" w:eastAsia="Times New Roman" w:hAnsi="Times New Roman" w:cs="Times New Roman"/>
        </w:rPr>
        <w:t>Trends</w:t>
      </w:r>
      <w:commentRangeEnd w:id="0"/>
      <w:r w:rsidR="00D148FF">
        <w:rPr>
          <w:rStyle w:val="CommentReference"/>
          <w:rFonts w:ascii="Times New Roman" w:eastAsia="Times New Roman" w:hAnsi="Times New Roman" w:cs="Times New Roman"/>
          <w:sz w:val="56"/>
          <w:szCs w:val="56"/>
        </w:rPr>
        <w:commentReference w:id="0"/>
      </w:r>
      <w:r>
        <w:rPr>
          <w:rFonts w:ascii="Times New Roman" w:eastAsia="Times New Roman" w:hAnsi="Times New Roman" w:cs="Times New Roman"/>
        </w:rPr>
        <w:t xml:space="preserve"> in global marine biodiversity</w:t>
      </w:r>
    </w:p>
    <w:p w14:paraId="0AEC48A7" w14:textId="3E31B2C0" w:rsidR="00EA7E55" w:rsidRPr="00EA7E55" w:rsidRDefault="00EA7E55" w:rsidP="00EA7E55">
      <w:r w:rsidRPr="00881775">
        <w:t>Global population trends in marine biodiversity show increases in vertebrates, declines in habitat</w:t>
      </w:r>
    </w:p>
    <w:p w14:paraId="4F3EF223" w14:textId="77777777" w:rsidR="00664A46" w:rsidRDefault="00664A46" w:rsidP="00664A46">
      <w:pPr>
        <w:rPr>
          <w:vertAlign w:val="superscript"/>
        </w:rPr>
      </w:pPr>
      <w:r>
        <w:rPr>
          <w:b/>
          <w:bCs/>
        </w:rPr>
        <w:t xml:space="preserve">Authors w/ Affiliations (First-Name Alphabetical): </w:t>
      </w:r>
      <w:r>
        <w:t>Will Patrone</w:t>
      </w:r>
      <w:r w:rsidRPr="00881775">
        <w:t xml:space="preserve">, Terrance Wang, </w:t>
      </w:r>
      <w:r w:rsidRPr="00DB0976">
        <w:rPr>
          <w:color w:val="FFFF00"/>
        </w:rPr>
        <w:t>Matheus de Barros</w:t>
      </w:r>
      <w:r>
        <w:t xml:space="preserve">, </w:t>
      </w:r>
      <w:r w:rsidRPr="00DB0976">
        <w:t>Brianna Fitzgerald</w:t>
      </w:r>
      <w:r>
        <w:t xml:space="preserve">, </w:t>
      </w:r>
      <w:r w:rsidRPr="00DB0976">
        <w:t>Brenna Rothman</w:t>
      </w:r>
      <w:r>
        <w:t xml:space="preserve">, Connor Quiroz, Connor J Whalen, </w:t>
      </w:r>
      <w:r w:rsidRPr="00750B41">
        <w:rPr>
          <w:color w:val="EE0000"/>
        </w:rPr>
        <w:t>Dayton Baird</w:t>
      </w:r>
      <w:r>
        <w:t xml:space="preserve">, </w:t>
      </w:r>
      <w:r w:rsidRPr="0076560B">
        <w:t>Gabriella Commisso</w:t>
      </w:r>
      <w:r>
        <w:t xml:space="preserve">, Jeff Yeabsley, </w:t>
      </w:r>
      <w:r w:rsidRPr="00DB0976">
        <w:t>Kathleen M. Durkin</w:t>
      </w:r>
      <w:r>
        <w:t xml:space="preserve">, </w:t>
      </w:r>
      <w:r w:rsidRPr="00DB0976">
        <w:t>Kristina V. Randrup</w:t>
      </w:r>
      <w:r>
        <w:t xml:space="preserve">, </w:t>
      </w:r>
      <w:r w:rsidRPr="00DB0976">
        <w:t>Zihan Hong</w:t>
      </w:r>
      <w:r>
        <w:t xml:space="preserve">, </w:t>
      </w:r>
      <w:r w:rsidRPr="00DB0976">
        <w:t>Matthew R. Baker</w:t>
      </w:r>
      <w:r>
        <w:t xml:space="preserve">, Mico Kinneen, </w:t>
      </w:r>
      <w:r w:rsidRPr="00DB0976">
        <w:t>Monica Thom</w:t>
      </w:r>
      <w:r>
        <w:t>,</w:t>
      </w:r>
      <w:r>
        <w:rPr>
          <w:i/>
          <w:iCs/>
        </w:rPr>
        <w:t xml:space="preserve"> </w:t>
      </w:r>
      <w:r>
        <w:t xml:space="preserve">Sabikunnahar Shorna, </w:t>
      </w:r>
      <w:r w:rsidRPr="00DB0976">
        <w:t>Taylor A. Triviño</w:t>
      </w:r>
      <w:r>
        <w:t xml:space="preserve">, </w:t>
      </w:r>
      <w:r w:rsidRPr="00750B41">
        <w:rPr>
          <w:color w:val="EE0000"/>
        </w:rPr>
        <w:t>Zachary Bengtsson</w:t>
      </w:r>
      <w:r>
        <w:t>, Zoe R. Rand, &amp; Ray Hilborn</w:t>
      </w:r>
      <w:r>
        <w:rPr>
          <w:vertAlign w:val="superscript"/>
        </w:rPr>
        <w:t xml:space="preserve"> </w:t>
      </w:r>
    </w:p>
    <w:p w14:paraId="22E29BB2" w14:textId="0C2E41AC" w:rsidR="0076560B" w:rsidRDefault="0076560B" w:rsidP="0076560B">
      <w:pPr>
        <w:pStyle w:val="Heading1"/>
      </w:pPr>
      <w:r>
        <w:t xml:space="preserve">Goals of Review: </w:t>
      </w:r>
    </w:p>
    <w:p w14:paraId="629AF69B" w14:textId="7E65D84D" w:rsidR="0076560B" w:rsidRDefault="0076560B" w:rsidP="0076560B">
      <w:pPr>
        <w:pStyle w:val="ListParagraph"/>
        <w:numPr>
          <w:ilvl w:val="0"/>
          <w:numId w:val="2"/>
        </w:numPr>
      </w:pPr>
      <w:r>
        <w:t>Review the current state of the manuscript and provide any comments on the draft &amp; supplemental materials</w:t>
      </w:r>
    </w:p>
    <w:p w14:paraId="2DFC6944" w14:textId="48BC8993" w:rsidR="0076560B" w:rsidRDefault="0076560B" w:rsidP="0076560B">
      <w:pPr>
        <w:pStyle w:val="ListParagraph"/>
        <w:numPr>
          <w:ilvl w:val="1"/>
          <w:numId w:val="2"/>
        </w:numPr>
      </w:pPr>
      <w:r>
        <w:t xml:space="preserve">Note: Nature has restrictive requirements for </w:t>
      </w:r>
      <w:r w:rsidR="00D019CE">
        <w:t xml:space="preserve">the main text of </w:t>
      </w:r>
      <w:r>
        <w:t>articles</w:t>
      </w:r>
    </w:p>
    <w:p w14:paraId="428F63B5" w14:textId="7BA3CC7B" w:rsidR="0076560B" w:rsidRDefault="0076560B" w:rsidP="0076560B">
      <w:pPr>
        <w:pStyle w:val="ListParagraph"/>
        <w:numPr>
          <w:ilvl w:val="2"/>
          <w:numId w:val="2"/>
        </w:numPr>
      </w:pPr>
      <w:r>
        <w:t>~</w:t>
      </w:r>
      <w:r w:rsidR="00D019CE">
        <w:t>4,3</w:t>
      </w:r>
      <w:r>
        <w:t>00 words (Excluding methods</w:t>
      </w:r>
      <w:r w:rsidR="00D019CE">
        <w:t>, currently at ~</w:t>
      </w:r>
      <w:r w:rsidR="00BC7FC9">
        <w:t>4150</w:t>
      </w:r>
      <w:r>
        <w:t>)</w:t>
      </w:r>
    </w:p>
    <w:p w14:paraId="607B0A83" w14:textId="470A71CC" w:rsidR="0076560B" w:rsidRPr="0076560B" w:rsidRDefault="0076560B" w:rsidP="0076560B">
      <w:pPr>
        <w:pStyle w:val="ListParagraph"/>
        <w:numPr>
          <w:ilvl w:val="2"/>
          <w:numId w:val="2"/>
        </w:numPr>
      </w:pPr>
      <w:r>
        <w:t>A maximum of 50 citations (Excluding methods</w:t>
      </w:r>
      <w:r w:rsidR="00D019CE">
        <w:t xml:space="preserve">, currently at </w:t>
      </w:r>
      <w:r w:rsidR="00BC7FC9">
        <w:t>58</w:t>
      </w:r>
      <w:r>
        <w:t>)</w:t>
      </w:r>
    </w:p>
    <w:p w14:paraId="420BF71B" w14:textId="77777777" w:rsidR="000970A1" w:rsidRDefault="00000000">
      <w:pPr>
        <w:pStyle w:val="Heading1"/>
      </w:pPr>
      <w:r>
        <w:t xml:space="preserve">Abstract: </w:t>
      </w:r>
    </w:p>
    <w:p w14:paraId="7015B7E2" w14:textId="66741051" w:rsidR="00BA2F44" w:rsidRPr="00BA2F44" w:rsidRDefault="00BA2F44" w:rsidP="00BA2F44">
      <w:r>
        <w:t xml:space="preserve">NEW: </w:t>
      </w:r>
    </w:p>
    <w:p w14:paraId="43A353CD" w14:textId="551FE2B6" w:rsidR="00664A46" w:rsidRDefault="00664A46" w:rsidP="00664A46">
      <w:pPr>
        <w:spacing w:line="360" w:lineRule="auto"/>
      </w:pPr>
      <w:r>
        <w:t>There is widespread concern about a global decline in biodiversity</w:t>
      </w:r>
      <w:r>
        <w:fldChar w:fldCharType="begin"/>
      </w:r>
      <w:r w:rsidR="0008287A">
        <w:instrText xml:space="preserve"> ADDIN ZOTERO_ITEM CSL_CITATION {"citationID":"164TFFSh","properties":{"formattedCitation":"\\super 1,2\\nosupersub{}","plainCitation":"1,2","noteIndex":0},"citationItems":[{"id":241,"uris":["http://zotero.org/groups/6001417/items/WVVHJBFJ"],"itemData":{"id":241,"type":"article-journal","abstract":"Species are classiﬁed as Data Deﬁcient on the IUCN Red List if there is inadequate information to make an assessment of their extinction risk based on distribution and/or population status. Data Deﬁcient is probably the most controversial and misunderstood of IUCN Red List categories. All 63 globally Data Deﬁcient bird species lack sufﬁcient information on population size, trends, distribution and/or threats to assess them against the Red List criteria. For 10 species (16%) the paucity of data may be a consequence of taxonomic uncertainty. Three species are known only from specimens of uncertain geographic provenance. Since 1988, 58 Data Deﬁcient birds have been recategorised, mainly as Near Threatened (48%) or Least Concern (16%). We speculate that of the remaining Data Deﬁcient birds, just 14% may prove to be threatened. Proportionately fewer birds (0.6%) are listed as Data Deﬁcient as compared with mammals (15%), amphibians (25%), corals (1%), conifers (4%) and cycads (6%), because birds are better known and perhaps because for birds greater use is made of contextual information (e.g. condition of habitats, likely ecology/ habitat preferences and trends in known threatening processes) to assign alternative categories where this is plausible and precautionary. Ensuring consistency between taxonomic groups is essential for the credibility of the IUCN Red List. For non-avian taxa, the higher proportions of Data Deﬁcient species introduces greater uncertainty in estimates of overall extinction risk, but the results from birds hint that the real values may fall at the lower end of these estimates. Data Deﬁcient species should be treated precautionarily in terms of protection and assessing environmental impacts, and regarded as urgent priorities for surveys and research to elucidate their true status. Greater attention should also be given to documenting data quality and uncertainty for Red List assessments of threatened and non-threatened species.","container-title":"Biological Conservation","DOI":"10.1016/j.biocon.2009.10.008","ISSN":"00063207","issue":"1","journalAbbreviation":"Biological Conservation","language":"en","license":"https://www.elsevier.com/tdm/userlicense/1.0/","page":"239-247","source":"DOI.org (Crossref)","title":"Data Deficient birds on the IUCN Red List: What don’t we know and why does it matter?","title-short":"Data Deficient birds on the IUCN Red List","volume":"143","author":[{"family":"Butchart","given":"Stuart H.M."},{"family":"Bird","given":"Jeremy P."}],"issued":{"date-parts":[["2010",1]]}}},{"id":291,"uris":["http://zotero.org/groups/6001417/items/X8S764ZB"],"itemData":{"id":291,"type":"article-journal","abstract":"Assessing Biodiversity Declines\n            \n              Understanding human impact on biodiversity depends on sound quantitative projection.\n              \n                Pereira\n                et al.\n              \n              (p.\n              1496\n              , published online 26 October) review quantitative scenarios that have been developed for four main areas of concern: species extinctions, species abundances and community structure, habitat loss and degradation, and shifts in the distribution of species and biomes. Declines in biodiversity are projected for the whole of the 21st century in all scenarios, but with a wide range of variation.\n              \n                Hoffmann\n                et al.\n              \n              (p.\n              1503\n              , published online 26 October) draw on the results of five decades' worth of data collection, managed by the International Union for Conservation of Nature Species Survival Commission. A comprehensive synthesis of the conservation status of the world's vertebrates, based on an analysis of 25,780 species (approximately half of total vertebrate diversity), is presented: Approximately 20% of all vertebrate species are at risk of extinction in the wild, and 11% of threatened birds and 17% of threatened mammals have moved closer to extinction over time. Despite these trends, overall declines would have been significantly worse in the absence of conservation actions.\n            \n          , \n            Quantitative scenarios are coming of age as a tool for evaluating the impact of future socioeconomic development pathways on biodiversity and ecosystem services. We analyze global terrestrial, freshwater, and marine biodiversity scenarios using a range of measures including extinctions, changes in species abundance, habitat loss, and distribution shifts, as well as comparing model projections to observations. Scenarios consistently indicate that biodiversity will continue to decline over the 21st century. However, the range of projected changes is much broader than most studies suggest, partly because there are major opportunities to intervene through better policies, but also because of large uncertainties in projections.","container-title":"Science","DOI":"10.1126/science.1196624","ISSN":"0036-8075, 1095-9203","issue":"6010","journalAbbreviation":"Science","language":"en","page":"1496-1501","source":"DOI.org (Crossref)","title":"Scenarios for Global Biodiversity in the 21st Century","volume":"330","author":[{"family":"Pereira","given":"Henrique M."},{"family":"Leadley","given":"Paul W."},{"family":"Proença","given":"Vânia"},{"family":"Alkemade","given":"Rob"},{"family":"Scharlemann","given":"Jörn P. W."},{"family":"Fernandez-Manjarrés","given":"Juan F."},{"family":"Araújo","given":"Miguel B."},{"family":"Balvanera","given":"Patricia"},{"family":"Biggs","given":"Reinette"},{"family":"Cheung","given":"William W. L."},{"family":"Chini","given":"Louise"},{"family":"Cooper","given":"H. David"},{"family":"Gilman","given":"Eric L."},{"family":"Guénette","given":"Sylvie"},{"family":"Hurtt","given":"George C."},{"family":"Huntington","given":"Henry P."},{"family":"Mace","given":"Georgina M."},{"family":"Oberdorff","given":"Thierry"},{"family":"Revenga","given":"Carmen"},{"family":"Rodrigues","given":"Patrícia"},{"family":"Scholes","given":"Robert J."},{"family":"Sumaila","given":"Ussif Rashid"},{"family":"Walpole","given":"Matt"}],"issued":{"date-parts":[["2010",12,10]]}},"label":"page"}],"schema":"https://github.com/citation-style-language/schema/raw/master/csl-citation.json"} </w:instrText>
      </w:r>
      <w:r>
        <w:fldChar w:fldCharType="separate"/>
      </w:r>
      <w:r w:rsidRPr="00663C14">
        <w:rPr>
          <w:rFonts w:ascii="Arial" w:hAnsi="Arial" w:cs="Arial"/>
          <w:sz w:val="22"/>
          <w:vertAlign w:val="superscript"/>
        </w:rPr>
        <w:t>1,2</w:t>
      </w:r>
      <w:r>
        <w:fldChar w:fldCharType="end"/>
      </w:r>
      <w:r>
        <w:t>, including within the marine environment</w:t>
      </w:r>
      <w:r>
        <w:fldChar w:fldCharType="begin"/>
      </w:r>
      <w:r w:rsidR="0008287A">
        <w:instrText xml:space="preserve"> ADDIN ZOTERO_ITEM CSL_CITATION {"citationID":"LswkXHvH","properties":{"unsorted":false,"formattedCitation":"\\super 3\\nosupersub{}","plainCitation":"3","noteIndex":0},"citationItems":[{"id":3166,"uris":["http://zotero.org/groups/6001417/items/I2XQISCM"],"itemData":{"id":3166,"type":"article-journal","abstract":"A planetary health perspective views human health as a function of the interdependent relationship between human systems and the natural systems in which we live. The planetary health impacts of climate change induced ocean biodiversity loss are little understood. Based on a systematic literature review, we summarize how climate change-induced ocean warming, acidification, and deoxygenation affect ocean biodiversity and their resulting planetary health impacts. These impacts on the planets’ natural and human systems include biospheric and human consequences for ecosystem services, food and nutrition security, human livelihoods, biomedical and pharmaceutical research, disaster risk management, and for organisms pathogenic to humans. Understanding the causes and effects of climate change impacts on the ocean and its biodiversity and planetary health is crucial for taking preventive, restorative and sustainable actions to ensure ocean biodiversity and its services. Future courses of action to mitigate climate change-related ocean biodiversity loss to support sound planetary health are discussed.","container-title":"The Journal of Climate Change and Health","DOI":"https://doi.org/10.1016/j.joclim.2022.100114","ISSN":"2667-2782","page":"100114","title":"Climate change-accelerated ocean biodiversity loss &amp; associated planetary health impacts","volume":"6","author":[{"family":"Talukder","given":"Byomkesh"},{"family":"Ganguli","given":"Nilanjana"},{"family":"Matthew","given":"Richard"},{"family":"vanLoon","given":"Gary W."},{"family":"Hipel","given":"Keith W."},{"family":"Orbinski","given":"James"}],"issued":{"date-parts":[["2022"]]}}}],"schema":"https://github.com/citation-style-language/schema/raw/master/csl-citation.json"} </w:instrText>
      </w:r>
      <w:r>
        <w:fldChar w:fldCharType="separate"/>
      </w:r>
      <w:r w:rsidRPr="00663C14">
        <w:rPr>
          <w:rFonts w:ascii="Arial" w:hAnsi="Arial" w:cs="Arial"/>
          <w:sz w:val="22"/>
          <w:vertAlign w:val="superscript"/>
        </w:rPr>
        <w:t>3</w:t>
      </w:r>
      <w:r>
        <w:fldChar w:fldCharType="end"/>
      </w:r>
      <w:r>
        <w:t>. Marine defaunation reduces ecosystem stability and resilience</w:t>
      </w:r>
      <w:r>
        <w:fldChar w:fldCharType="begin"/>
      </w:r>
      <w:r w:rsidR="0008287A">
        <w:instrText xml:space="preserve"> ADDIN ZOTERO_ITEM CSL_CITATION {"citationID":"kroeP51H","properties":{"formattedCitation":"\\super 4\\nosupersub{}","plainCitation":"4","noteIndex":0},"citationItems":[{"id":1814,"uris":["http://zotero.org/groups/6001417/items/RYQJ3QXI"],"itemData":{"id":1814,"type":"article-journal","container-title":"Ecology letters","ISSN":"1461-023X","issue":"12","journalAbbreviation":"Ecology letters","page":"1518-1525","publisher":"Wiley Online Library","title":"Predator decline leads to decreased stability in a coastal fish community","volume":"17","author":[{"family":"Britten","given":"Gregory L"},{"family":"Dowd","given":"Michael"},{"family":"Minto","given":"Cóilín"},{"family":"Ferretti","given":"Francesco"},{"family":"Boero","given":"Ferdinando"},{"family":"Lotze","given":"Heike K"}],"issued":{"date-parts":[["2014"]]}}}],"schema":"https://github.com/citation-style-language/schema/raw/master/csl-citation.json"} </w:instrText>
      </w:r>
      <w:r>
        <w:fldChar w:fldCharType="separate"/>
      </w:r>
      <w:r w:rsidRPr="00663C14">
        <w:rPr>
          <w:rFonts w:ascii="Arial" w:hAnsi="Arial" w:cs="Arial"/>
          <w:sz w:val="22"/>
          <w:vertAlign w:val="superscript"/>
        </w:rPr>
        <w:t>4</w:t>
      </w:r>
      <w:r>
        <w:fldChar w:fldCharType="end"/>
      </w:r>
      <w:r>
        <w:t>, alters chemical cycles</w:t>
      </w:r>
      <w:r>
        <w:fldChar w:fldCharType="begin"/>
      </w:r>
      <w:r w:rsidR="0008287A">
        <w:instrText xml:space="preserve"> ADDIN ZOTERO_ITEM CSL_CITATION {"citationID":"ug6kuFqF","properties":{"formattedCitation":"\\super 5\\nosupersub{}","plainCitation":"5","noteIndex":0},"citationItems":[{"id":1815,"uris":["http://zotero.org/groups/6001417/items/9V66DYGB"],"itemData":{"id":1815,"type":"article-journal","container-title":"Frontiers in Ecology and the Environment","ISSN":"1540-9309","issue":"7","journalAbbreviation":"Frontiers in Ecology and the Environment","page":"377-385","publisher":"Wiley Online Library","title":"Whales as marine ecosystem engineers","volume":"12","author":[{"family":"Roman","given":"Joe"},{"family":"Estes","given":"James A"},{"family":"Morissette","given":"Lyne"},{"family":"Smith","given":"Craig"},{"family":"Costa","given":"Daniel"},{"family":"McCarthy","given":"James"},{"family":"Nation","given":"J Brian"},{"family":"Nicol","given":"Stephen"},{"family":"Pershing","given":"Andrew"},{"family":"Smetacek","given":"Victor"}],"issued":{"date-parts":[["2014"]]}}}],"schema":"https://github.com/citation-style-language/schema/raw/master/csl-citation.json"} </w:instrText>
      </w:r>
      <w:r>
        <w:fldChar w:fldCharType="separate"/>
      </w:r>
      <w:r w:rsidRPr="00663C14">
        <w:rPr>
          <w:rFonts w:ascii="Arial" w:hAnsi="Arial" w:cs="Arial"/>
          <w:sz w:val="22"/>
          <w:vertAlign w:val="superscript"/>
        </w:rPr>
        <w:t>5</w:t>
      </w:r>
      <w:r>
        <w:fldChar w:fldCharType="end"/>
      </w:r>
      <w:r>
        <w:t>, and disrupts trophic interactions and food web structure</w:t>
      </w:r>
      <w:r>
        <w:fldChar w:fldCharType="begin"/>
      </w:r>
      <w:r w:rsidR="0008287A">
        <w:instrText xml:space="preserve"> ADDIN ZOTERO_ITEM CSL_CITATION {"citationID":"99qwH1ZL","properties":{"unsorted":false,"formattedCitation":"\\super 6\\nosupersub{}","plainCitation":"6","noteIndex":0},"citationItems":[{"id":3171,"uris":["http://zotero.org/groups/6001417/items/GTTEXKGI"],"itemData":{"id":3171,"type":"article-journal","container-title":"Nature Climate Change","ISSN":"1758-678X","issue":"1","journalAbbreviation":"Nature Climate Change","page":"83-88","publisher":"Nature Publishing Group UK London","title":"Climate velocity and the future global redistribution of marine biodiversity","volume":"6","author":[{"family":"García Molinos","given":"Jorge"},{"family":"Halpern","given":"Benjamin S"},{"family":"Schoeman","given":"David S"},{"family":"Brown","given":"Christopher J"},{"family":"Kiessling","given":"Wolfgang"},{"family":"Moore","given":"Pippa J"},{"family":"Pandolfi","given":"John M"},{"family":"Poloczanska","given":"Elvira S"},{"family":"Richardson","given":"Anthony J"},{"family":"Burrows","given":"Michael T"}],"issued":{"date-parts":[["2016"]]}}}],"schema":"https://github.com/citation-style-language/schema/raw/master/csl-citation.json"} </w:instrText>
      </w:r>
      <w:r>
        <w:fldChar w:fldCharType="separate"/>
      </w:r>
      <w:r w:rsidRPr="00663C14">
        <w:rPr>
          <w:rFonts w:ascii="Arial" w:hAnsi="Arial" w:cs="Arial"/>
          <w:sz w:val="22"/>
          <w:vertAlign w:val="superscript"/>
        </w:rPr>
        <w:t>6</w:t>
      </w:r>
      <w:r>
        <w:fldChar w:fldCharType="end"/>
      </w:r>
      <w:r>
        <w:t>. Losing these taxa represents a fundamental loss of ecosystem structure, function, and services. Surprisingly, there have been few attempts to review global trends in biodiversity across all marine species, none of which have examined trends in abundance. Here we show taxa-specific trends in the abundance of marine species on a global scale. Using a Multivariate Autoregressive State-Space (MARSS) model</w:t>
      </w:r>
      <w:r>
        <w:fldChar w:fldCharType="begin"/>
      </w:r>
      <w:r w:rsidR="000968D5">
        <w:instrText xml:space="preserve"> ADDIN ZOTERO_ITEM CSL_CITATION {"citationID":"eIohA2Gp","properties":{"unsorted":false,"formattedCitation":"\\super 7\\nosupersub{}","plainCitation":"7","noteIndex":0},"citationItems":[{"id":500,"uris":["http://zotero.org/groups/6001417/items/8VEKS2P5"],"itemData":{"id":500,"type":"article-journal","title":"MARSS: Multivariate autoregressive state-space models for analyzing time-series data","author":[{"family":"Holmes","given":"Elizabeth E"},{"family":"Ward","given":"Eric J"},{"family":"Wills","given":"Kellie"}],"issued":{"date-parts":[["2012"]]}}}],"schema":"https://github.com/citation-style-language/schema/raw/master/csl-citation.json"} </w:instrText>
      </w:r>
      <w:r>
        <w:fldChar w:fldCharType="separate"/>
      </w:r>
      <w:r w:rsidR="000968D5" w:rsidRPr="000968D5">
        <w:rPr>
          <w:rFonts w:ascii="Arial" w:hAnsi="Arial" w:cs="Arial"/>
          <w:sz w:val="22"/>
          <w:vertAlign w:val="superscript"/>
        </w:rPr>
        <w:t>7</w:t>
      </w:r>
      <w:r>
        <w:fldChar w:fldCharType="end"/>
      </w:r>
      <w:r>
        <w:t xml:space="preserve">, we observe acute declines in marine fauna between 1950 and 1990, during which industrial fishing rapidly expanded. Since 1990, almost all fauna </w:t>
      </w:r>
      <w:r w:rsidR="0050386F">
        <w:t>has</w:t>
      </w:r>
      <w:r>
        <w:t xml:space="preserve"> either stabilized or increased, owing to the long-term success of conservation efforts and fisheries management. However, flora and </w:t>
      </w:r>
      <w:r w:rsidR="00E1640C">
        <w:t>biogenic</w:t>
      </w:r>
      <w:r>
        <w:t xml:space="preserve"> species show consistent, albeit slow, declines in abundance over time. Our abundance trends show a cautiously optimistic recovery in marine biodiversity; increasing trends for many vertebrates demonstrate that policy interventions are successful at reversing </w:t>
      </w:r>
      <w:r>
        <w:lastRenderedPageBreak/>
        <w:t>declines. However, declining trends in habitat-forming taxa point to challenges in regulating land use</w:t>
      </w:r>
      <w:r>
        <w:fldChar w:fldCharType="begin"/>
      </w:r>
      <w:r w:rsidR="000968D5">
        <w:instrText xml:space="preserve"> ADDIN ZOTERO_ITEM CSL_CITATION {"citationID":"JbXAhHmh","properties":{"unsorted":false,"formattedCitation":"\\super 8\\nosupersub{}","plainCitation":"8","noteIndex":0},"citationItems":[{"id":3056,"uris":["http://zotero.org/groups/6001417/items/3VS8GXE3"],"itemData":{"id":3056,"type":"article-journal","abstract":"The United Nations 2030 Agenda for Sustainable Development calls for urgent actions to reduce global biodiversity loss. Here, we synthesize &gt;44,000 articles published in the past decade to assess the research focus on global drivers of loss. Relative research efforts on different drivers are not well aligned with their assessed impact, and multiple driver interactions are hardly considered. Research on drivers of biodiversity loss needs urgent realignment to match predicted severity and inform policy goals.","container-title":"Nat. Ecol. Evol.","issue":"7","language":"en","page":"1071–1074","publisher":"Nature Publishing Group","title":"Global mismatch of policy and research on drivers of biodiversity loss","volume":"2","author":[{"family":"Mazor","given":"Tessa"},{"family":"Doropoulos","given":"Christopher"},{"family":"Schwarzmueller","given":"Florian"},{"family":"Gladish","given":"Daniel W"},{"family":"Kumaran","given":"Nagalingam"},{"family":"Merkel","given":"Katharina"},{"family":"Di Marco","given":"Moreno"},{"family":"Gagic","given":"Vesna"}],"issued":{"date-parts":[["2018",7]]}}}],"schema":"https://github.com/citation-style-language/schema/raw/master/csl-citation.json"} </w:instrText>
      </w:r>
      <w:r>
        <w:fldChar w:fldCharType="separate"/>
      </w:r>
      <w:r w:rsidR="000968D5" w:rsidRPr="000968D5">
        <w:rPr>
          <w:rFonts w:ascii="Arial" w:hAnsi="Arial" w:cs="Arial"/>
          <w:sz w:val="22"/>
          <w:vertAlign w:val="superscript"/>
        </w:rPr>
        <w:t>8</w:t>
      </w:r>
      <w:r>
        <w:fldChar w:fldCharType="end"/>
      </w:r>
      <w:r>
        <w:t xml:space="preserve"> and threaten to reverse these increases. Management should be focused </w:t>
      </w:r>
      <w:r w:rsidR="00E1640C">
        <w:t>on</w:t>
      </w:r>
      <w:r>
        <w:t xml:space="preserve"> regional</w:t>
      </w:r>
      <w:r w:rsidR="00E1640C">
        <w:t>-</w:t>
      </w:r>
      <w:r>
        <w:t>level</w:t>
      </w:r>
      <w:r w:rsidR="00E1640C">
        <w:t xml:space="preserve"> objectives</w:t>
      </w:r>
      <w:r>
        <w:t>, as global-scale trends can mask variation at the population level. We anticipate that our work will provide an updated understanding of the current state of marine biodiversity and provide a springboard for future management and monitoring efforts. Although it is impractical to monitor every population, increased efforts in the high seas and deep seas</w:t>
      </w:r>
      <w:r>
        <w:fldChar w:fldCharType="begin"/>
      </w:r>
      <w:r w:rsidR="000968D5">
        <w:instrText xml:space="preserve"> ADDIN ZOTERO_ITEM CSL_CITATION {"citationID":"Xrmsr4YA","properties":{"unsorted":false,"formattedCitation":"\\super 9\\nosupersub{}","plainCitation":"9","noteIndex":0},"citationItems":[{"id":3031,"uris":["http://zotero.org/groups/6001417/items/9Y7BYLXD"],"itemData":{"id":3031,"type":"article-journal","abstract":"Abstract After lengthy and challenging consultations and negotiations, the Agreement under the United Nations Convention on the Law of the Sea on the Conservation and Sustainable Use of Marine Biological Diversity of Areas Beyond National Jurisdiction (‘BBNJ agreement’) was adopted in 2023. The BBNJ Agreement fills a critical gap in international law by establishing comprehensive legal principles, rules, and institutional arrangements specifically designed to manage biodiversity in areas beyond national jurisdiction. It introduces the ‘not undermining’ principle to ensure that it does not diminish the effectiveness or objectives of existing relevant legal instruments and frameworks and relevant global, regional, and sectoral bodies (IFB s). The Agreement also establishes new legal systems for access to marine genetic resources and limited benefit sharing, area-based management tools including marine protected areas, state-led environmental impact assessments in high seas and international seabed areas supplemented by limited internationalization, and addresses capacity-building and marine technology transfer. However, the effective implementation of the BBNJ Agreement requires the gradual development of relevant mechanisms, addressing differences in the interpretation of principles and rules based on subsequent practices, formulating relevant guidelines or standards to support implementation, and fostering long-term, stable cooperation and coordination with IFB s.","container-title":"Chin. J. Environ. Law","issue":"1","language":"en","page":"88–106","publisher":"Walter de Gruyter GmbH","title":"The BBNJ agreement: Achievements and prospects","volume":"9","author":[{"family":"Wang","given":"Jinpeng"}],"issued":{"date-parts":[["2025",4]]}}}],"schema":"https://github.com/citation-style-language/schema/raw/master/csl-citation.json"} </w:instrText>
      </w:r>
      <w:r>
        <w:fldChar w:fldCharType="separate"/>
      </w:r>
      <w:r w:rsidR="000968D5" w:rsidRPr="000968D5">
        <w:rPr>
          <w:rFonts w:ascii="Arial" w:hAnsi="Arial" w:cs="Arial"/>
          <w:sz w:val="22"/>
          <w:vertAlign w:val="superscript"/>
        </w:rPr>
        <w:t>9</w:t>
      </w:r>
      <w:r>
        <w:fldChar w:fldCharType="end"/>
      </w:r>
      <w:r>
        <w:t>, in nations with lowered ability to monitor populations</w:t>
      </w:r>
      <w:r>
        <w:fldChar w:fldCharType="begin"/>
      </w:r>
      <w:r w:rsidR="000968D5">
        <w:instrText xml:space="preserve"> ADDIN ZOTERO_ITEM CSL_CITATION {"citationID":"3DHAYyxN","properties":{"unsorted":false,"formattedCitation":"\\super 10\\nosupersub{}","plainCitation":"10","noteIndex":0},"citationItems":[{"id":3030,"uris":["http://zotero.org/groups/6001417/items/R3UHWUZS"],"itemData":{"id":3030,"type":"article-journal","abstract":"Parachute science is the practice whereby international scientists, typically from higher-income countries, conduct field studies in another country, typically of lower income, and then complete the research in their home country without any further effective communication and engagement with others from that nation. It creates dependency on external expertise, does not address local research needs, and hinders local research efforts. As global hotspots of marine biodiversity, lower-income nations in the tropics have for too long been the subject of inequitable and unfair research practices1. However, to date there has been little quantifiable evidence of this phenomenon in marine science. Here, we provide evidence through systematic literature searches and queries that parachute science practices are still widespread in marine research and make some recommendations to help change the current status quo. VIDEO ABSTRACT.","container-title":"Curr. Biol.","issue":"4","language":"en","page":"R184–R185","publisher":"Elsevier BV","title":"Turning the tide of parachute science","volume":"31","author":[{"family":"Stefanoudis","given":"Paris V"},{"family":"Licuanan","given":"Wilfredo Y"},{"family":"Morrison","given":"Tiffany H"},{"family":"Talma","given":"Sheena"},{"family":"Veitayaki","given":"Joeli"},{"family":"Woodall","given":"Lucy C"}],"issued":{"date-parts":[["2021",2]]}}}],"schema":"https://github.com/citation-style-language/schema/raw/master/csl-citation.json"} </w:instrText>
      </w:r>
      <w:r>
        <w:fldChar w:fldCharType="separate"/>
      </w:r>
      <w:r w:rsidR="000968D5" w:rsidRPr="000968D5">
        <w:rPr>
          <w:rFonts w:ascii="Arial" w:hAnsi="Arial" w:cs="Arial"/>
          <w:sz w:val="22"/>
          <w:vertAlign w:val="superscript"/>
        </w:rPr>
        <w:t>10</w:t>
      </w:r>
      <w:r>
        <w:fldChar w:fldCharType="end"/>
      </w:r>
      <w:r>
        <w:t>, and for unexploited species that are not charismatic megafauna</w:t>
      </w:r>
      <w:r>
        <w:fldChar w:fldCharType="begin"/>
      </w:r>
      <w:r w:rsidR="000968D5">
        <w:instrText xml:space="preserve"> ADDIN ZOTERO_ITEM CSL_CITATION {"citationID":"ZlbNHE8U","properties":{"unsorted":false,"formattedCitation":"\\super 11\\nosupersub{}","plainCitation":"11","noteIndex":0},"citationItems":[{"id":3066,"uris":["http://zotero.org/groups/6001417/items/NYS6A9EW"],"itemData":{"id":3066,"type":"article-journal","abstract":"Studying and protecting each and every living species on Earth is a major challenge of the 21st century. Yet, most species remain unknown or unstudied, while others attract most of the public, scientific and government attention. Although known to be detrimental, this taxonomic bias continues to be pervasive in the scientific literature, but is still poorly studied and understood. Here, we used 626 million occurrences from the Global Biodiversity Information Facility (GBIF), the biggest biodiversity data portal, to characterize the taxonomic bias in biodiversity data. We also investigated how societal preferences and taxonomic research relate to biodiversity data gathering. For each species belonging to 24 taxonomic classes, we used the number of publications from Web of Science and the number of web pages from Bing searches to approximate research activity and societal preferences. Our results show that societal preferences, rather than research activity, strongly correlate with taxonomic bias, which lead us to assert that scientists should advertise less charismatic species and develop societal initiatives (e.g. citizen science) that specifically target neglected organisms. Ensuring that biodiversity is representatively sampled while this is still possible is an urgent prerequisite for achieving efficient conservation plans and a global understanding of our surrounding environment.","container-title":"Sci. Rep.","issue":"1","language":"en","page":"9132","publisher":"Springer Science and Business Media LLC","title":"Taxonomic bias in biodiversity data and societal preferences","volume":"7","author":[{"family":"Troudet","given":"Julien"},{"family":"Grandcolas","given":"Philippe"},{"family":"Blin","given":"Amandine"},{"family":"Vignes-Lebbe","given":"Régine"},{"family":"Legendre","given":"Frédéric"}],"issued":{"date-parts":[["2017",8]]}}}],"schema":"https://github.com/citation-style-language/schema/raw/master/csl-citation.json"} </w:instrText>
      </w:r>
      <w:r>
        <w:fldChar w:fldCharType="separate"/>
      </w:r>
      <w:r w:rsidR="000968D5" w:rsidRPr="000968D5">
        <w:rPr>
          <w:rFonts w:ascii="Arial" w:hAnsi="Arial" w:cs="Arial"/>
          <w:sz w:val="22"/>
          <w:vertAlign w:val="superscript"/>
        </w:rPr>
        <w:t>11</w:t>
      </w:r>
      <w:r>
        <w:fldChar w:fldCharType="end"/>
      </w:r>
      <w:r>
        <w:t xml:space="preserve">, we can get a better understanding of our marine environment and the ecosystem services it provides. </w:t>
      </w:r>
    </w:p>
    <w:p w14:paraId="0F81892D" w14:textId="15B591F0" w:rsidR="00BA2F44" w:rsidRPr="00BA2F44" w:rsidRDefault="00BA2F44" w:rsidP="00BA2F44">
      <w:r>
        <w:t xml:space="preserve">OLD (I did not accept any changes): </w:t>
      </w:r>
    </w:p>
    <w:p w14:paraId="2212D322" w14:textId="77777777" w:rsidR="00664A46" w:rsidRPr="00664A46" w:rsidRDefault="00664A46" w:rsidP="00664A46">
      <w:pPr>
        <w:rPr>
          <w:b/>
          <w:bCs/>
        </w:rPr>
      </w:pPr>
    </w:p>
    <w:p w14:paraId="6AAB019F" w14:textId="0C0C9507" w:rsidR="000970A1" w:rsidRPr="00F20D32" w:rsidRDefault="00C539A2" w:rsidP="00F20D32">
      <w:pPr>
        <w:spacing w:before="0" w:after="160" w:line="276" w:lineRule="auto"/>
        <w:rPr>
          <w:rFonts w:ascii="Times" w:eastAsia="Times" w:hAnsi="Times" w:cs="Times"/>
          <w:sz w:val="22"/>
          <w:szCs w:val="22"/>
        </w:rPr>
      </w:pPr>
      <w:ins w:id="1" w:author="Zoe Rand" w:date="2026-08-24T09:55:00Z" w16du:dateUtc="2026-08-24T15:55:00Z">
        <w:r>
          <w:rPr>
            <w:rFonts w:ascii="Times" w:eastAsia="Times" w:hAnsi="Times" w:cs="Times"/>
            <w:sz w:val="22"/>
            <w:szCs w:val="22"/>
          </w:rPr>
          <w:t>Marine species are essential part of global biodiversity</w:t>
        </w:r>
      </w:ins>
      <w:ins w:id="2" w:author="Zoe Rand" w:date="2026-08-24T09:56:00Z" w16du:dateUtc="2026-08-24T15:56:00Z">
        <w:r>
          <w:rPr>
            <w:rFonts w:ascii="Times" w:eastAsia="Times" w:hAnsi="Times" w:cs="Times"/>
            <w:sz w:val="22"/>
            <w:szCs w:val="22"/>
          </w:rPr>
          <w:t xml:space="preserve"> and play an important role our ecological,  social, economic and cultural system</w:t>
        </w:r>
      </w:ins>
      <w:ins w:id="3" w:author="Zoe Rand" w:date="2026-08-24T09:57:00Z" w16du:dateUtc="2026-08-24T15:57:00Z">
        <w:r>
          <w:rPr>
            <w:rFonts w:ascii="Times" w:eastAsia="Times" w:hAnsi="Times" w:cs="Times"/>
            <w:sz w:val="22"/>
            <w:szCs w:val="22"/>
          </w:rPr>
          <w:t xml:space="preserve">s, </w:t>
        </w:r>
        <w:commentRangeStart w:id="4"/>
        <w:r>
          <w:rPr>
            <w:rFonts w:ascii="Times" w:eastAsia="Times" w:hAnsi="Times" w:cs="Times"/>
            <w:sz w:val="22"/>
            <w:szCs w:val="22"/>
          </w:rPr>
          <w:t>yet</w:t>
        </w:r>
      </w:ins>
      <w:commentRangeEnd w:id="4"/>
      <w:r w:rsidR="00BA2F44">
        <w:rPr>
          <w:rStyle w:val="CommentReference"/>
          <w:rFonts w:ascii="Times" w:eastAsia="Times" w:hAnsi="Times" w:cs="Times"/>
          <w:sz w:val="22"/>
          <w:szCs w:val="22"/>
        </w:rPr>
        <w:commentReference w:id="4"/>
      </w:r>
      <w:ins w:id="5" w:author="Zoe Rand" w:date="2026-08-24T09:57:00Z" w16du:dateUtc="2026-08-24T15:57:00Z">
        <w:r>
          <w:rPr>
            <w:rFonts w:ascii="Times" w:eastAsia="Times" w:hAnsi="Times" w:cs="Times"/>
            <w:sz w:val="22"/>
            <w:szCs w:val="22"/>
          </w:rPr>
          <w:t xml:space="preserve"> no study has provided a comprehensive view of trends in abundance for marine </w:t>
        </w:r>
        <w:commentRangeStart w:id="6"/>
        <w:r>
          <w:rPr>
            <w:rFonts w:ascii="Times" w:eastAsia="Times" w:hAnsi="Times" w:cs="Times"/>
            <w:sz w:val="22"/>
            <w:szCs w:val="22"/>
          </w:rPr>
          <w:t xml:space="preserve">taxa. </w:t>
        </w:r>
      </w:ins>
      <w:commentRangeEnd w:id="6"/>
      <w:r w:rsidR="00BA2F44">
        <w:rPr>
          <w:rStyle w:val="CommentReference"/>
          <w:rFonts w:ascii="Times" w:eastAsia="Times" w:hAnsi="Times" w:cs="Times"/>
          <w:sz w:val="22"/>
          <w:szCs w:val="22"/>
        </w:rPr>
        <w:commentReference w:id="6"/>
      </w:r>
      <w:r>
        <w:rPr>
          <w:rFonts w:ascii="Times" w:eastAsia="Times" w:hAnsi="Times" w:cs="Times"/>
          <w:sz w:val="22"/>
          <w:szCs w:val="22"/>
        </w:rPr>
        <w:t>Efforts to assess global biodiversity require leveraging available monitoring data and applying robust analyses to quantify trends of</w:t>
      </w:r>
      <w:ins w:id="7" w:author="Brenna Rothman" w:date="2026-08-27T13:37:00Z" w16du:dateUtc="2026-08-27T20:37:00Z">
        <w:r w:rsidR="00F224F8">
          <w:rPr>
            <w:rFonts w:ascii="Times" w:eastAsia="Times" w:hAnsi="Times" w:cs="Times"/>
            <w:sz w:val="22"/>
            <w:szCs w:val="22"/>
          </w:rPr>
          <w:t>in</w:t>
        </w:r>
      </w:ins>
      <w:r>
        <w:rPr>
          <w:rFonts w:ascii="Times" w:eastAsia="Times" w:hAnsi="Times" w:cs="Times"/>
          <w:sz w:val="22"/>
          <w:szCs w:val="22"/>
        </w:rPr>
        <w:t xml:space="preserve"> decline and recovery</w:t>
      </w:r>
      <w:del w:id="8" w:author="Will Patrone" w:date="2026-09-11T14:48:00Z" w16du:dateUtc="2026-09-11T21:48:00Z">
        <w:r w:rsidR="001E5F3F">
          <w:rPr>
            <w:rFonts w:ascii="Times" w:eastAsia="Times" w:hAnsi="Times" w:cs="Times"/>
            <w:sz w:val="22"/>
            <w:szCs w:val="22"/>
          </w:rPr>
          <w:delText>,</w:delText>
        </w:r>
      </w:del>
      <w:ins w:id="9" w:author="Zoe Rand" w:date="2026-08-24T09:57:00Z" w16du:dateUtc="2026-08-24T15:57:00Z">
        <w:r>
          <w:rPr>
            <w:rFonts w:ascii="Times" w:eastAsia="Times" w:hAnsi="Times" w:cs="Times"/>
            <w:sz w:val="22"/>
            <w:szCs w:val="22"/>
          </w:rPr>
          <w:t>.</w:t>
        </w:r>
      </w:ins>
      <w:ins w:id="10" w:author="Will Patrone" w:date="2026-09-11T14:48:00Z" w16du:dateUtc="2026-09-11T21:48:00Z">
        <w:r w:rsidR="001E5F3F">
          <w:rPr>
            <w:rFonts w:ascii="Times" w:eastAsia="Times" w:hAnsi="Times" w:cs="Times"/>
            <w:sz w:val="22"/>
            <w:szCs w:val="22"/>
          </w:rPr>
          <w:t>,</w:t>
        </w:r>
      </w:ins>
      <w:r w:rsidR="001E5F3F">
        <w:rPr>
          <w:rFonts w:ascii="Times" w:eastAsia="Times" w:hAnsi="Times" w:cs="Times"/>
          <w:sz w:val="22"/>
          <w:szCs w:val="22"/>
        </w:rPr>
        <w:t xml:space="preserve"> yet no study has provided a comprehensive view of trends in</w:t>
      </w:r>
      <w:ins w:id="11" w:author="Brenna Rothman" w:date="2026-08-27T13:37:00Z" w16du:dateUtc="2026-08-27T20:37:00Z">
        <w:r w:rsidR="00F224F8">
          <w:rPr>
            <w:rFonts w:ascii="Times" w:eastAsia="Times" w:hAnsi="Times" w:cs="Times"/>
            <w:sz w:val="22"/>
            <w:szCs w:val="22"/>
          </w:rPr>
          <w:t>abundance</w:t>
        </w:r>
      </w:ins>
      <w:ins w:id="12" w:author="Brenna Rothman" w:date="2026-09-11T14:50:00Z" w16du:dateUtc="2026-09-11T21:50:00Z">
        <w:r w:rsidR="001E5F3F">
          <w:rPr>
            <w:rFonts w:ascii="Times" w:eastAsia="Times" w:hAnsi="Times" w:cs="Times"/>
            <w:sz w:val="22"/>
            <w:szCs w:val="22"/>
          </w:rPr>
          <w:t xml:space="preserve"> </w:t>
        </w:r>
      </w:ins>
      <w:del w:id="13" w:author="Brenna Rothman" w:date="2026-08-27T13:37:00Z" w16du:dateUtc="2026-08-27T20:37:00Z">
        <w:r w:rsidR="001E5F3F" w:rsidDel="00F224F8">
          <w:rPr>
            <w:rFonts w:ascii="Times" w:eastAsia="Times" w:hAnsi="Times" w:cs="Times"/>
            <w:sz w:val="22"/>
            <w:szCs w:val="22"/>
          </w:rPr>
          <w:delText>abundance</w:delText>
        </w:r>
      </w:del>
      <w:ins w:id="14" w:author="Brenna Rothman" w:date="2026-08-27T13:37:00Z" w16du:dateUtc="2026-08-27T20:37:00Z">
        <w:r w:rsidR="00F224F8">
          <w:rPr>
            <w:rFonts w:ascii="Times" w:eastAsia="Times" w:hAnsi="Times" w:cs="Times"/>
            <w:sz w:val="22"/>
            <w:szCs w:val="22"/>
          </w:rPr>
          <w:t>trends</w:t>
        </w:r>
      </w:ins>
      <w:del w:id="15" w:author="Brenna Rothman" w:date="2026-09-11T14:50:00Z" w16du:dateUtc="2026-09-11T21:50:00Z">
        <w:r w:rsidR="001E5F3F">
          <w:rPr>
            <w:rFonts w:ascii="Times" w:eastAsia="Times" w:hAnsi="Times" w:cs="Times"/>
            <w:sz w:val="22"/>
            <w:szCs w:val="22"/>
          </w:rPr>
          <w:delText xml:space="preserve"> abundance</w:delText>
        </w:r>
      </w:del>
      <w:r w:rsidR="001E5F3F">
        <w:rPr>
          <w:rFonts w:ascii="Times" w:eastAsia="Times" w:hAnsi="Times" w:cs="Times"/>
          <w:sz w:val="22"/>
          <w:szCs w:val="22"/>
        </w:rPr>
        <w:t xml:space="preserve"> for marine taxa</w:t>
      </w:r>
      <w:r>
        <w:rPr>
          <w:rFonts w:ascii="Times" w:eastAsia="Times" w:hAnsi="Times" w:cs="Times"/>
          <w:sz w:val="22"/>
          <w:szCs w:val="22"/>
        </w:rPr>
        <w:t xml:space="preserve">. </w:t>
      </w:r>
      <w:r w:rsidR="001130C7">
        <w:rPr>
          <w:rFonts w:ascii="Times" w:eastAsia="Times" w:hAnsi="Times" w:cs="Times"/>
          <w:sz w:val="22"/>
          <w:szCs w:val="22"/>
        </w:rPr>
        <w:t xml:space="preserve">Here, we synthesize abundance trends across </w:t>
      </w:r>
      <w:commentRangeStart w:id="16"/>
      <w:r w:rsidR="001130C7">
        <w:rPr>
          <w:rFonts w:ascii="Times" w:eastAsia="Times" w:hAnsi="Times" w:cs="Times"/>
          <w:sz w:val="22"/>
          <w:szCs w:val="22"/>
        </w:rPr>
        <w:t>major marine taxonomic groups.</w:t>
      </w:r>
      <w:r>
        <w:rPr>
          <w:rFonts w:ascii="Times" w:eastAsia="Times" w:hAnsi="Times" w:cs="Times"/>
          <w:sz w:val="22"/>
          <w:szCs w:val="22"/>
        </w:rPr>
        <w:t xml:space="preserve"> </w:t>
      </w:r>
      <w:commentRangeEnd w:id="16"/>
      <w:r>
        <w:rPr>
          <w:rStyle w:val="CommentReference"/>
          <w:rFonts w:ascii="Times" w:eastAsia="Times" w:hAnsi="Times" w:cs="Times"/>
          <w:sz w:val="22"/>
          <w:szCs w:val="22"/>
        </w:rPr>
        <w:commentReference w:id="16"/>
      </w:r>
      <w:commentRangeStart w:id="17"/>
      <w:ins w:id="18" w:author="Zoe Rand" w:date="2026-08-24T10:01:00Z" w16du:dateUtc="2026-08-24T16:01:00Z">
        <w:r>
          <w:rPr>
            <w:rFonts w:ascii="Times" w:eastAsia="Times" w:hAnsi="Times" w:cs="Times"/>
            <w:sz w:val="22"/>
            <w:szCs w:val="22"/>
          </w:rPr>
          <w:t xml:space="preserve">Most marine vertebrate taxa </w:t>
        </w:r>
      </w:ins>
      <w:commentRangeEnd w:id="17"/>
      <w:r>
        <w:rPr>
          <w:rStyle w:val="CommentReference"/>
          <w:rFonts w:ascii="Times" w:eastAsia="Times" w:hAnsi="Times" w:cs="Times"/>
          <w:sz w:val="22"/>
          <w:szCs w:val="22"/>
        </w:rPr>
        <w:commentReference w:id="17"/>
      </w:r>
      <w:ins w:id="19" w:author="Zoe Rand" w:date="2026-08-24T10:01:00Z" w16du:dateUtc="2026-08-24T16:01:00Z">
        <w:r>
          <w:rPr>
            <w:rFonts w:ascii="Times" w:eastAsia="Times" w:hAnsi="Times" w:cs="Times"/>
            <w:sz w:val="22"/>
            <w:szCs w:val="22"/>
          </w:rPr>
          <w:t xml:space="preserve">experienced </w:t>
        </w:r>
      </w:ins>
      <w:r>
        <w:rPr>
          <w:rFonts w:ascii="Times" w:eastAsia="Times" w:hAnsi="Times" w:cs="Times"/>
          <w:sz w:val="22"/>
          <w:szCs w:val="22"/>
        </w:rPr>
        <w:t>Despite declines in the later part of the 20</w:t>
      </w:r>
      <w:r>
        <w:rPr>
          <w:rFonts w:ascii="Times" w:eastAsia="Times" w:hAnsi="Times" w:cs="Times"/>
          <w:sz w:val="22"/>
          <w:szCs w:val="22"/>
          <w:vertAlign w:val="superscript"/>
        </w:rPr>
        <w:t>th</w:t>
      </w:r>
      <w:r>
        <w:rPr>
          <w:rFonts w:ascii="Times" w:eastAsia="Times" w:hAnsi="Times" w:cs="Times"/>
          <w:sz w:val="22"/>
          <w:szCs w:val="22"/>
        </w:rPr>
        <w:t xml:space="preserve"> century, we note</w:t>
      </w:r>
      <w:del w:id="20" w:author="Whalen Connor" w:date="2026-09-11T14:49:00Z" w16du:dateUtc="2026-09-11T21:49:00Z">
        <w:r>
          <w:rPr>
            <w:rFonts w:ascii="Times" w:eastAsia="Times" w:hAnsi="Times" w:cs="Times"/>
            <w:sz w:val="22"/>
            <w:szCs w:val="22"/>
          </w:rPr>
          <w:delText xml:space="preserve"> </w:delText>
        </w:r>
      </w:del>
      <w:ins w:id="21" w:author="Zoe Rand" w:date="2026-08-24T10:01:00Z" w16du:dateUtc="2026-08-24T16:01:00Z">
        <w:r>
          <w:rPr>
            <w:rFonts w:ascii="Times" w:eastAsia="Times" w:hAnsi="Times" w:cs="Times"/>
            <w:sz w:val="22"/>
            <w:szCs w:val="22"/>
          </w:rPr>
          <w:t xml:space="preserve">yet </w:t>
        </w:r>
      </w:ins>
      <w:ins w:id="22" w:author="Zoe Rand" w:date="2026-08-24T10:02:00Z" w16du:dateUtc="2026-08-24T16:02:00Z">
        <w:r>
          <w:rPr>
            <w:rFonts w:ascii="Times" w:eastAsia="Times" w:hAnsi="Times" w:cs="Times"/>
            <w:sz w:val="22"/>
            <w:szCs w:val="22"/>
          </w:rPr>
          <w:t>we found</w:t>
        </w:r>
      </w:ins>
      <w:ins w:id="23" w:author="Zoe Rand" w:date="2026-08-24T10:01:00Z" w16du:dateUtc="2026-08-24T16:01:00Z">
        <w:r>
          <w:rPr>
            <w:rFonts w:ascii="Times" w:eastAsia="Times" w:hAnsi="Times" w:cs="Times"/>
            <w:sz w:val="22"/>
            <w:szCs w:val="22"/>
          </w:rPr>
          <w:t xml:space="preserve"> </w:t>
        </w:r>
      </w:ins>
      <w:r>
        <w:rPr>
          <w:rFonts w:ascii="Times" w:eastAsia="Times" w:hAnsi="Times" w:cs="Times"/>
          <w:sz w:val="22"/>
          <w:szCs w:val="22"/>
        </w:rPr>
        <w:t>positive or stable trends for most marine vertebrate taxa in the 21</w:t>
      </w:r>
      <w:r>
        <w:rPr>
          <w:rFonts w:ascii="Times" w:eastAsia="Times" w:hAnsi="Times" w:cs="Times"/>
          <w:sz w:val="22"/>
          <w:szCs w:val="22"/>
          <w:vertAlign w:val="superscript"/>
        </w:rPr>
        <w:t>st</w:t>
      </w:r>
      <w:r>
        <w:rPr>
          <w:rFonts w:ascii="Times" w:eastAsia="Times" w:hAnsi="Times" w:cs="Times"/>
          <w:sz w:val="22"/>
          <w:szCs w:val="22"/>
        </w:rPr>
        <w:t xml:space="preserve"> century </w:t>
      </w:r>
      <w:r w:rsidR="001E5F3F">
        <w:rPr>
          <w:rFonts w:ascii="Times" w:eastAsia="Times" w:hAnsi="Times" w:cs="Times"/>
          <w:sz w:val="22"/>
          <w:szCs w:val="22"/>
        </w:rPr>
        <w:t xml:space="preserve">for </w:t>
      </w:r>
      <w:r>
        <w:rPr>
          <w:rFonts w:ascii="Times" w:eastAsia="Times" w:hAnsi="Times" w:cs="Times"/>
          <w:sz w:val="22"/>
          <w:szCs w:val="22"/>
        </w:rPr>
        <w:t xml:space="preserve">both exploited and </w:t>
      </w:r>
      <w:commentRangeStart w:id="24"/>
      <w:r>
        <w:rPr>
          <w:rFonts w:ascii="Times" w:eastAsia="Times" w:hAnsi="Times" w:cs="Times"/>
          <w:sz w:val="22"/>
          <w:szCs w:val="22"/>
        </w:rPr>
        <w:t>unexploited</w:t>
      </w:r>
      <w:commentRangeEnd w:id="24"/>
      <w:r w:rsidR="000D2602">
        <w:rPr>
          <w:rStyle w:val="CommentReference"/>
          <w:rFonts w:ascii="Times" w:eastAsia="Times" w:hAnsi="Times" w:cs="Times"/>
          <w:sz w:val="22"/>
          <w:szCs w:val="22"/>
        </w:rPr>
        <w:commentReference w:id="24"/>
      </w:r>
      <w:r>
        <w:rPr>
          <w:rFonts w:ascii="Times" w:eastAsia="Times" w:hAnsi="Times" w:cs="Times"/>
          <w:sz w:val="22"/>
          <w:szCs w:val="22"/>
        </w:rPr>
        <w:t xml:space="preserve"> species. </w:t>
      </w:r>
      <w:r w:rsidR="001130C7" w:rsidRPr="001130C7">
        <w:rPr>
          <w:rFonts w:ascii="Times" w:eastAsia="Times" w:hAnsi="Times" w:cs="Times"/>
          <w:sz w:val="22"/>
          <w:szCs w:val="22"/>
        </w:rPr>
        <w:t>However, these global gains mask substantial local variation, with 30–55% of population-level trends within each taxonomic group still declining. Habitat-forming taxa (</w:t>
      </w:r>
      <w:ins w:id="25" w:author="Matthew Baker" w:date="2026-08-21T14:10:00Z" w16du:dateUtc="2026-08-21T21:10:00Z">
        <w:r w:rsidR="00676218">
          <w:rPr>
            <w:rFonts w:ascii="Times" w:eastAsia="Times" w:hAnsi="Times" w:cs="Times"/>
            <w:sz w:val="22"/>
            <w:szCs w:val="22"/>
          </w:rPr>
          <w:t xml:space="preserve">e.g., </w:t>
        </w:r>
      </w:ins>
      <w:commentRangeStart w:id="26"/>
      <w:r w:rsidR="001130C7" w:rsidRPr="001130C7">
        <w:rPr>
          <w:rFonts w:ascii="Times" w:eastAsia="Times" w:hAnsi="Times" w:cs="Times"/>
          <w:sz w:val="22"/>
          <w:szCs w:val="22"/>
        </w:rPr>
        <w:t>man</w:t>
      </w:r>
      <w:commentRangeEnd w:id="26"/>
      <w:r w:rsidR="000D2602" w:rsidRPr="001130C7">
        <w:rPr>
          <w:rStyle w:val="CommentReference"/>
          <w:rFonts w:ascii="Times" w:eastAsia="Times" w:hAnsi="Times" w:cs="Times"/>
          <w:sz w:val="22"/>
          <w:szCs w:val="22"/>
        </w:rPr>
        <w:commentReference w:id="26"/>
      </w:r>
      <w:r w:rsidR="001130C7" w:rsidRPr="001130C7">
        <w:rPr>
          <w:rFonts w:ascii="Times" w:eastAsia="Times" w:hAnsi="Times" w:cs="Times"/>
          <w:sz w:val="22"/>
          <w:szCs w:val="22"/>
        </w:rPr>
        <w:t>groves, salt marshes, corals, seagrasses, kelp) continue to decline</w:t>
      </w:r>
      <w:ins w:id="27" w:author="Brenna Rothman" w:date="2026-08-27T13:38:00Z" w16du:dateUtc="2026-08-27T20:38:00Z">
        <w:r w:rsidR="00F224F8">
          <w:rPr>
            <w:rFonts w:ascii="Times" w:eastAsia="Times" w:hAnsi="Times" w:cs="Times"/>
            <w:sz w:val="22"/>
            <w:szCs w:val="22"/>
          </w:rPr>
          <w:t>,</w:t>
        </w:r>
      </w:ins>
      <w:r w:rsidR="001130C7">
        <w:rPr>
          <w:rFonts w:ascii="Times" w:eastAsia="Times" w:hAnsi="Times" w:cs="Times"/>
          <w:sz w:val="22"/>
          <w:szCs w:val="22"/>
        </w:rPr>
        <w:t xml:space="preserve"> and many </w:t>
      </w:r>
      <w:r>
        <w:rPr>
          <w:rFonts w:ascii="Times" w:eastAsia="Times" w:hAnsi="Times" w:cs="Times"/>
          <w:sz w:val="22"/>
          <w:szCs w:val="22"/>
        </w:rPr>
        <w:t xml:space="preserve">taxa </w:t>
      </w:r>
      <w:r w:rsidR="001130C7">
        <w:rPr>
          <w:rFonts w:ascii="Times" w:eastAsia="Times" w:hAnsi="Times" w:cs="Times"/>
          <w:sz w:val="22"/>
          <w:szCs w:val="22"/>
        </w:rPr>
        <w:t xml:space="preserve">groups </w:t>
      </w:r>
      <w:r>
        <w:rPr>
          <w:rFonts w:ascii="Times" w:eastAsia="Times" w:hAnsi="Times" w:cs="Times"/>
          <w:sz w:val="22"/>
          <w:szCs w:val="22"/>
        </w:rPr>
        <w:t xml:space="preserve">are data </w:t>
      </w:r>
      <w:ins w:id="28" w:author="Brenna Rothman" w:date="2026-08-27T13:38:00Z" w16du:dateUtc="2026-08-27T20:38:00Z">
        <w:r w:rsidR="00F224F8">
          <w:rPr>
            <w:rFonts w:ascii="Times" w:eastAsia="Times" w:hAnsi="Times" w:cs="Times"/>
            <w:sz w:val="22"/>
            <w:szCs w:val="22"/>
          </w:rPr>
          <w:t>data-</w:t>
        </w:r>
      </w:ins>
      <w:r>
        <w:rPr>
          <w:rFonts w:ascii="Times" w:eastAsia="Times" w:hAnsi="Times" w:cs="Times"/>
          <w:sz w:val="22"/>
          <w:szCs w:val="22"/>
        </w:rPr>
        <w:t>deficient</w:t>
      </w:r>
      <w:r w:rsidR="001130C7">
        <w:rPr>
          <w:rFonts w:ascii="Times" w:eastAsia="Times" w:hAnsi="Times" w:cs="Times"/>
          <w:sz w:val="22"/>
          <w:szCs w:val="22"/>
        </w:rPr>
        <w:t xml:space="preserve"> (e.g., </w:t>
      </w:r>
      <w:r w:rsidR="001130C7" w:rsidRPr="001130C7">
        <w:rPr>
          <w:rFonts w:ascii="Times" w:eastAsia="Times" w:hAnsi="Times" w:cs="Times"/>
          <w:sz w:val="22"/>
          <w:szCs w:val="22"/>
        </w:rPr>
        <w:t xml:space="preserve">marine invertebrates, microbial </w:t>
      </w:r>
      <w:r w:rsidR="001130C7">
        <w:rPr>
          <w:rFonts w:ascii="Times" w:eastAsia="Times" w:hAnsi="Times" w:cs="Times"/>
          <w:sz w:val="22"/>
          <w:szCs w:val="22"/>
        </w:rPr>
        <w:t>taxa)</w:t>
      </w:r>
      <w:r>
        <w:rPr>
          <w:rFonts w:ascii="Times" w:eastAsia="Times" w:hAnsi="Times" w:cs="Times"/>
          <w:sz w:val="22"/>
          <w:szCs w:val="22"/>
        </w:rPr>
        <w:t xml:space="preserve">. </w:t>
      </w:r>
      <w:del w:id="29" w:author="Will Patrone" w:date="2026-09-11T14:48:00Z" w16du:dateUtc="2026-09-11T21:48:00Z">
        <w:r>
          <w:rPr>
            <w:rFonts w:ascii="Times" w:eastAsia="Times" w:hAnsi="Times" w:cs="Times"/>
            <w:sz w:val="22"/>
            <w:szCs w:val="22"/>
          </w:rPr>
          <w:delText>The</w:delText>
        </w:r>
      </w:del>
      <w:ins w:id="30" w:author="Zoe Rand" w:date="2026-08-24T10:03:00Z" w16du:dateUtc="2026-08-24T16:03:00Z">
        <w:r w:rsidR="008A10FB">
          <w:rPr>
            <w:rFonts w:ascii="Times" w:eastAsia="Times" w:hAnsi="Times" w:cs="Times"/>
            <w:sz w:val="22"/>
            <w:szCs w:val="22"/>
          </w:rPr>
          <w:t>Since t</w:t>
        </w:r>
      </w:ins>
      <w:ins w:id="31" w:author="Will Patrone" w:date="2026-09-11T14:48:00Z" w16du:dateUtc="2026-09-11T21:48:00Z">
        <w:r>
          <w:rPr>
            <w:rFonts w:ascii="Times" w:eastAsia="Times" w:hAnsi="Times" w:cs="Times"/>
            <w:sz w:val="22"/>
            <w:szCs w:val="22"/>
          </w:rPr>
          <w:t>The</w:t>
        </w:r>
      </w:ins>
      <w:r>
        <w:rPr>
          <w:rFonts w:ascii="Times" w:eastAsia="Times" w:hAnsi="Times" w:cs="Times"/>
          <w:sz w:val="22"/>
          <w:szCs w:val="22"/>
        </w:rPr>
        <w:t xml:space="preserve"> abundance trends of these taxa </w:t>
      </w:r>
      <w:r w:rsidR="00DF5188">
        <w:rPr>
          <w:rFonts w:ascii="Times" w:eastAsia="Times" w:hAnsi="Times" w:cs="Times"/>
          <w:sz w:val="22"/>
          <w:szCs w:val="22"/>
        </w:rPr>
        <w:t>are</w:t>
      </w:r>
      <w:r>
        <w:rPr>
          <w:rFonts w:ascii="Times" w:eastAsia="Times" w:hAnsi="Times" w:cs="Times"/>
          <w:sz w:val="22"/>
          <w:szCs w:val="22"/>
        </w:rPr>
        <w:t xml:space="preserve"> difficult to assess</w:t>
      </w:r>
      <w:r w:rsidR="001E5F3F">
        <w:rPr>
          <w:rFonts w:ascii="Times" w:eastAsia="Times" w:hAnsi="Times" w:cs="Times"/>
          <w:sz w:val="22"/>
          <w:szCs w:val="22"/>
        </w:rPr>
        <w:t>,</w:t>
      </w:r>
      <w:r>
        <w:rPr>
          <w:rFonts w:ascii="Times" w:eastAsia="Times" w:hAnsi="Times" w:cs="Times"/>
          <w:sz w:val="22"/>
          <w:szCs w:val="22"/>
        </w:rPr>
        <w:t xml:space="preserve"> and the sustainability of coastal habitat-forming taxa </w:t>
      </w:r>
      <w:commentRangeStart w:id="32"/>
      <w:r>
        <w:rPr>
          <w:rFonts w:ascii="Times" w:eastAsia="Times" w:hAnsi="Times" w:cs="Times"/>
          <w:sz w:val="22"/>
          <w:szCs w:val="22"/>
        </w:rPr>
        <w:t xml:space="preserve">(sea </w:t>
      </w:r>
      <w:commentRangeEnd w:id="32"/>
      <w:r w:rsidR="000D2602">
        <w:rPr>
          <w:rStyle w:val="CommentReference"/>
          <w:rFonts w:ascii="Times" w:eastAsia="Times" w:hAnsi="Times" w:cs="Times"/>
          <w:sz w:val="22"/>
          <w:szCs w:val="22"/>
        </w:rPr>
        <w:commentReference w:id="32"/>
      </w:r>
      <w:r>
        <w:rPr>
          <w:rFonts w:ascii="Times" w:eastAsia="Times" w:hAnsi="Times" w:cs="Times"/>
          <w:sz w:val="22"/>
          <w:szCs w:val="22"/>
        </w:rPr>
        <w:t xml:space="preserve">grasses, mangroves, corals, kelp) may be an area of concern. </w:t>
      </w:r>
      <w:del w:id="33" w:author="Will Patrone" w:date="2026-09-11T14:48:00Z" w16du:dateUtc="2026-09-11T21:48:00Z">
        <w:r>
          <w:rPr>
            <w:rFonts w:ascii="Times" w:eastAsia="Times" w:hAnsi="Times" w:cs="Times"/>
            <w:sz w:val="22"/>
            <w:szCs w:val="22"/>
          </w:rPr>
          <w:delText>Our</w:delText>
        </w:r>
      </w:del>
      <w:ins w:id="34" w:author="Zoe Rand" w:date="2026-08-24T10:04:00Z" w16du:dateUtc="2026-08-24T16:04:00Z">
        <w:r w:rsidR="008A10FB">
          <w:rPr>
            <w:rFonts w:ascii="Times" w:eastAsia="Times" w:hAnsi="Times" w:cs="Times"/>
            <w:sz w:val="22"/>
            <w:szCs w:val="22"/>
          </w:rPr>
          <w:t>In addition, o</w:t>
        </w:r>
      </w:ins>
      <w:ins w:id="35" w:author="Will Patrone" w:date="2026-09-11T14:48:00Z" w16du:dateUtc="2026-09-11T21:48:00Z">
        <w:r>
          <w:rPr>
            <w:rFonts w:ascii="Times" w:eastAsia="Times" w:hAnsi="Times" w:cs="Times"/>
            <w:sz w:val="22"/>
            <w:szCs w:val="22"/>
          </w:rPr>
          <w:t>Our</w:t>
        </w:r>
      </w:ins>
      <w:r>
        <w:rPr>
          <w:rFonts w:ascii="Times" w:eastAsia="Times" w:hAnsi="Times" w:cs="Times"/>
          <w:sz w:val="22"/>
          <w:szCs w:val="22"/>
        </w:rPr>
        <w:t xml:space="preserve"> synthesis</w:t>
      </w:r>
      <w:ins w:id="36" w:author="Matthew Baker" w:date="2026-09-11T14:46:00Z" w16du:dateUtc="2026-09-11T21:46:00Z">
        <w:r>
          <w:rPr>
            <w:rFonts w:ascii="Times" w:eastAsia="Times" w:hAnsi="Times" w:cs="Times"/>
            <w:sz w:val="22"/>
            <w:szCs w:val="22"/>
          </w:rPr>
          <w:t xml:space="preserve"> </w:t>
        </w:r>
      </w:ins>
      <w:ins w:id="37" w:author="Matthew Baker" w:date="2026-08-21T14:11:00Z" w16du:dateUtc="2026-08-21T21:11:00Z">
        <w:r w:rsidR="00676218">
          <w:rPr>
            <w:rFonts w:ascii="Times" w:eastAsia="Times" w:hAnsi="Times" w:cs="Times"/>
            <w:sz w:val="22"/>
            <w:szCs w:val="22"/>
          </w:rPr>
          <w:t>also</w:t>
        </w:r>
      </w:ins>
      <w:ins w:id="38" w:author="Will Patrone" w:date="2026-09-11T14:48:00Z" w16du:dateUtc="2026-09-11T21:48:00Z">
        <w:r>
          <w:rPr>
            <w:rFonts w:ascii="Times" w:eastAsia="Times" w:hAnsi="Times" w:cs="Times"/>
            <w:sz w:val="22"/>
            <w:szCs w:val="22"/>
          </w:rPr>
          <w:t xml:space="preserve"> </w:t>
        </w:r>
      </w:ins>
      <w:r>
        <w:rPr>
          <w:rFonts w:ascii="Times" w:eastAsia="Times" w:hAnsi="Times" w:cs="Times"/>
          <w:sz w:val="22"/>
          <w:szCs w:val="22"/>
        </w:rPr>
        <w:t>highlights an important disconnect between taxonomic richness</w:t>
      </w:r>
      <w:ins w:id="39" w:author="Matthew Baker" w:date="2026-08-21T14:11:00Z" w16du:dateUtc="2026-08-21T21:11:00Z">
        <w:r w:rsidR="00676218">
          <w:rPr>
            <w:rFonts w:ascii="Times" w:eastAsia="Times" w:hAnsi="Times" w:cs="Times"/>
            <w:sz w:val="22"/>
            <w:szCs w:val="22"/>
          </w:rPr>
          <w:t xml:space="preserve"> and</w:t>
        </w:r>
      </w:ins>
      <w:r>
        <w:rPr>
          <w:rFonts w:ascii="Times" w:eastAsia="Times" w:hAnsi="Times" w:cs="Times"/>
          <w:sz w:val="22"/>
          <w:szCs w:val="22"/>
        </w:rPr>
        <w:t>,</w:t>
      </w:r>
      <w:r w:rsidR="001130C7">
        <w:rPr>
          <w:rFonts w:ascii="Times" w:eastAsia="Times" w:hAnsi="Times" w:cs="Times"/>
          <w:sz w:val="22"/>
          <w:szCs w:val="22"/>
        </w:rPr>
        <w:t xml:space="preserve"> known</w:t>
      </w:r>
      <w:r>
        <w:rPr>
          <w:rFonts w:ascii="Times" w:eastAsia="Times" w:hAnsi="Times" w:cs="Times"/>
          <w:sz w:val="22"/>
          <w:szCs w:val="22"/>
        </w:rPr>
        <w:t xml:space="preserve"> biomass, and </w:t>
      </w:r>
      <w:r w:rsidR="001130C7">
        <w:rPr>
          <w:rFonts w:ascii="Times" w:eastAsia="Times" w:hAnsi="Times" w:cs="Times"/>
          <w:sz w:val="22"/>
          <w:szCs w:val="22"/>
        </w:rPr>
        <w:t>abundance data</w:t>
      </w:r>
      <w:r>
        <w:rPr>
          <w:rFonts w:ascii="Times" w:eastAsia="Times" w:hAnsi="Times" w:cs="Times"/>
          <w:sz w:val="22"/>
          <w:szCs w:val="22"/>
        </w:rPr>
        <w:t xml:space="preserve">. </w:t>
      </w:r>
      <w:r w:rsidR="001130C7">
        <w:rPr>
          <w:rFonts w:ascii="Times" w:eastAsia="Times" w:hAnsi="Times" w:cs="Times"/>
          <w:sz w:val="22"/>
          <w:szCs w:val="22"/>
        </w:rPr>
        <w:t>Abundance</w:t>
      </w:r>
      <w:r w:rsidR="001130C7" w:rsidRPr="001130C7">
        <w:rPr>
          <w:rFonts w:ascii="Times" w:eastAsia="Times" w:hAnsi="Times" w:cs="Times"/>
          <w:sz w:val="22"/>
          <w:szCs w:val="22"/>
        </w:rPr>
        <w:t xml:space="preserve"> </w:t>
      </w:r>
      <w:ins w:id="40" w:author="Matthew Baker" w:date="2026-08-21T14:12:00Z" w16du:dateUtc="2026-08-21T21:12:00Z">
        <w:r w:rsidR="00676218">
          <w:rPr>
            <w:rFonts w:ascii="Times" w:eastAsia="Times" w:hAnsi="Times" w:cs="Times"/>
            <w:sz w:val="22"/>
            <w:szCs w:val="22"/>
          </w:rPr>
          <w:t xml:space="preserve">and biomass </w:t>
        </w:r>
      </w:ins>
      <w:r w:rsidR="001130C7" w:rsidRPr="001130C7">
        <w:rPr>
          <w:rFonts w:ascii="Times" w:eastAsia="Times" w:hAnsi="Times" w:cs="Times"/>
          <w:sz w:val="22"/>
          <w:szCs w:val="22"/>
        </w:rPr>
        <w:t xml:space="preserve">data are concentrated </w:t>
      </w:r>
      <w:ins w:id="41" w:author="Matthew Baker" w:date="2026-08-21T14:12:00Z" w16du:dateUtc="2026-08-21T21:12:00Z">
        <w:r w:rsidR="00676218">
          <w:rPr>
            <w:rFonts w:ascii="Times" w:eastAsia="Times" w:hAnsi="Times" w:cs="Times"/>
            <w:sz w:val="22"/>
            <w:szCs w:val="22"/>
          </w:rPr>
          <w:t>almost excl</w:t>
        </w:r>
      </w:ins>
      <w:ins w:id="42" w:author="Matthew Baker" w:date="2026-08-21T14:13:00Z" w16du:dateUtc="2026-08-21T21:13:00Z">
        <w:r w:rsidR="00676218">
          <w:rPr>
            <w:rFonts w:ascii="Times" w:eastAsia="Times" w:hAnsi="Times" w:cs="Times"/>
            <w:sz w:val="22"/>
            <w:szCs w:val="22"/>
          </w:rPr>
          <w:t xml:space="preserve">usively </w:t>
        </w:r>
      </w:ins>
      <w:r w:rsidR="001130C7" w:rsidRPr="001130C7">
        <w:rPr>
          <w:rFonts w:ascii="Times" w:eastAsia="Times" w:hAnsi="Times" w:cs="Times"/>
          <w:sz w:val="22"/>
          <w:szCs w:val="22"/>
        </w:rPr>
        <w:t xml:space="preserve">in the Global North </w:t>
      </w:r>
      <w:commentRangeStart w:id="43"/>
      <w:r w:rsidR="001130C7" w:rsidRPr="001130C7">
        <w:rPr>
          <w:rFonts w:ascii="Times" w:eastAsia="Times" w:hAnsi="Times" w:cs="Times"/>
          <w:sz w:val="22"/>
          <w:szCs w:val="22"/>
        </w:rPr>
        <w:t xml:space="preserve">(low- and lower-middle-income countries </w:t>
      </w:r>
      <w:del w:id="44" w:author="Will Patrone" w:date="2026-09-11T14:46:00Z" w16du:dateUtc="2026-09-11T21:46:00Z">
        <w:r w:rsidR="001130C7" w:rsidRPr="001130C7">
          <w:rPr>
            <w:rFonts w:ascii="Times" w:eastAsia="Times" w:hAnsi="Times" w:cs="Times"/>
            <w:sz w:val="22"/>
            <w:szCs w:val="22"/>
          </w:rPr>
          <w:delText>hold</w:delText>
        </w:r>
      </w:del>
      <w:ins w:id="45" w:author="Matthew Baker" w:date="2026-08-21T14:12:00Z" w16du:dateUtc="2026-08-21T21:12:00Z">
        <w:r w:rsidR="00676218">
          <w:rPr>
            <w:rFonts w:ascii="Times" w:eastAsia="Times" w:hAnsi="Times" w:cs="Times"/>
            <w:sz w:val="22"/>
            <w:szCs w:val="22"/>
          </w:rPr>
          <w:t>have only</w:t>
        </w:r>
      </w:ins>
      <w:ins w:id="46" w:author="Will Patrone" w:date="2026-09-11T14:46:00Z" w16du:dateUtc="2026-09-11T21:46:00Z">
        <w:r w:rsidR="001130C7" w:rsidRPr="001130C7">
          <w:rPr>
            <w:rFonts w:ascii="Times" w:eastAsia="Times" w:hAnsi="Times" w:cs="Times"/>
            <w:sz w:val="22"/>
            <w:szCs w:val="22"/>
          </w:rPr>
          <w:t>hold</w:t>
        </w:r>
      </w:ins>
      <w:r w:rsidR="001130C7" w:rsidRPr="001130C7">
        <w:rPr>
          <w:rFonts w:ascii="Times" w:eastAsia="Times" w:hAnsi="Times" w:cs="Times"/>
          <w:sz w:val="22"/>
          <w:szCs w:val="22"/>
        </w:rPr>
        <w:t xml:space="preserve"> 1.9% as much data as high-income countries)</w:t>
      </w:r>
      <w:commentRangeEnd w:id="43"/>
      <w:r w:rsidR="00A777D4" w:rsidRPr="001130C7">
        <w:rPr>
          <w:rStyle w:val="CommentReference"/>
          <w:rFonts w:ascii="Times" w:eastAsia="Times" w:hAnsi="Times" w:cs="Times"/>
          <w:sz w:val="22"/>
          <w:szCs w:val="22"/>
        </w:rPr>
        <w:commentReference w:id="43"/>
      </w:r>
      <w:r w:rsidR="001130C7" w:rsidRPr="001130C7">
        <w:rPr>
          <w:rFonts w:ascii="Times" w:eastAsia="Times" w:hAnsi="Times" w:cs="Times"/>
          <w:sz w:val="22"/>
          <w:szCs w:val="22"/>
        </w:rPr>
        <w:t xml:space="preserve">, and only 12% of available data extends beyond national </w:t>
      </w:r>
      <w:del w:id="47" w:author="Will Patrone" w:date="2026-09-11T14:48:00Z" w16du:dateUtc="2026-09-11T21:48:00Z">
        <w:r w:rsidR="001130C7" w:rsidRPr="001130C7">
          <w:rPr>
            <w:rFonts w:ascii="Times" w:eastAsia="Times" w:hAnsi="Times" w:cs="Times"/>
            <w:sz w:val="22"/>
            <w:szCs w:val="22"/>
          </w:rPr>
          <w:delText>waters</w:delText>
        </w:r>
      </w:del>
      <w:ins w:id="48" w:author="Kristina Randrup" w:date="2026-09-11T14:47:00Z" w16du:dateUtc="2026-09-11T21:47:00Z">
        <w:r w:rsidR="001130C7" w:rsidRPr="001130C7">
          <w:rPr>
            <w:rFonts w:ascii="Times" w:eastAsia="Times" w:hAnsi="Times" w:cs="Times"/>
            <w:sz w:val="22"/>
            <w:szCs w:val="22"/>
          </w:rPr>
          <w:t>water</w:t>
        </w:r>
      </w:ins>
      <w:ins w:id="49" w:author="Kristina Randrup" w:date="2026-08-21T11:38:00Z" w16du:dateUtc="2026-08-21T18:38:00Z">
        <w:r w:rsidR="00A777D4">
          <w:rPr>
            <w:rFonts w:ascii="Times" w:eastAsia="Times" w:hAnsi="Times" w:cs="Times"/>
            <w:sz w:val="22"/>
            <w:szCs w:val="22"/>
          </w:rPr>
          <w:t xml:space="preserve"> boundaries</w:t>
        </w:r>
      </w:ins>
      <w:del w:id="50" w:author="Kristina Randrup" w:date="2026-08-21T11:38:00Z" w16du:dateUtc="2026-08-21T18:38:00Z">
        <w:r w:rsidR="001130C7" w:rsidRPr="001130C7" w:rsidDel="00A777D4">
          <w:rPr>
            <w:rFonts w:ascii="Times" w:eastAsia="Times" w:hAnsi="Times" w:cs="Times"/>
            <w:sz w:val="22"/>
            <w:szCs w:val="22"/>
          </w:rPr>
          <w:delText>s</w:delText>
        </w:r>
      </w:del>
      <w:del w:id="51" w:author="Kristina Randrup" w:date="2026-09-11T14:47:00Z" w16du:dateUtc="2026-09-11T21:47:00Z">
        <w:r w:rsidR="001130C7" w:rsidRPr="001130C7">
          <w:rPr>
            <w:rFonts w:ascii="Times" w:eastAsia="Times" w:hAnsi="Times" w:cs="Times"/>
            <w:sz w:val="22"/>
            <w:szCs w:val="22"/>
          </w:rPr>
          <w:delText>waters</w:delText>
        </w:r>
      </w:del>
      <w:r w:rsidR="001130C7" w:rsidRPr="001130C7">
        <w:rPr>
          <w:rFonts w:ascii="Times" w:eastAsia="Times" w:hAnsi="Times" w:cs="Times"/>
          <w:sz w:val="22"/>
          <w:szCs w:val="22"/>
        </w:rPr>
        <w:t xml:space="preserve"> into the high seas and deep sea</w:t>
      </w:r>
      <w:r w:rsidR="001130C7">
        <w:rPr>
          <w:rFonts w:ascii="Times" w:eastAsia="Times" w:hAnsi="Times" w:cs="Times"/>
          <w:sz w:val="22"/>
          <w:szCs w:val="22"/>
        </w:rPr>
        <w:t xml:space="preserve">. </w:t>
      </w:r>
      <w:r w:rsidR="001130C7" w:rsidRPr="001130C7">
        <w:rPr>
          <w:rFonts w:ascii="Times" w:eastAsia="Times" w:hAnsi="Times" w:cs="Times"/>
          <w:sz w:val="22"/>
          <w:szCs w:val="22"/>
        </w:rPr>
        <w:t xml:space="preserve">These gaps limit our ability to </w:t>
      </w:r>
      <w:ins w:id="52" w:author="Matthew Baker" w:date="2026-08-21T14:23:00Z" w16du:dateUtc="2026-08-21T21:23:00Z">
        <w:r w:rsidR="00454157">
          <w:rPr>
            <w:rFonts w:ascii="Times" w:eastAsia="Times" w:hAnsi="Times" w:cs="Times"/>
            <w:sz w:val="22"/>
            <w:szCs w:val="22"/>
          </w:rPr>
          <w:t xml:space="preserve">establish </w:t>
        </w:r>
      </w:ins>
      <w:ins w:id="53" w:author="Matthew Baker" w:date="2026-08-21T14:22:00Z" w16du:dateUtc="2026-08-21T21:22:00Z">
        <w:r w:rsidR="00454157">
          <w:rPr>
            <w:rFonts w:ascii="Times" w:eastAsia="Times" w:hAnsi="Times" w:cs="Times"/>
            <w:sz w:val="22"/>
            <w:szCs w:val="22"/>
          </w:rPr>
          <w:t>b</w:t>
        </w:r>
      </w:ins>
      <w:ins w:id="54" w:author="Matthew Baker" w:date="2026-08-21T14:23:00Z" w16du:dateUtc="2026-08-21T21:23:00Z">
        <w:r w:rsidR="00454157">
          <w:rPr>
            <w:rFonts w:ascii="Times" w:eastAsia="Times" w:hAnsi="Times" w:cs="Times"/>
            <w:sz w:val="22"/>
            <w:szCs w:val="22"/>
          </w:rPr>
          <w:t>aseline metrics,</w:t>
        </w:r>
      </w:ins>
      <w:ins w:id="55" w:author="Matthew Baker" w:date="2026-08-21T14:22:00Z" w16du:dateUtc="2026-08-21T21:22:00Z">
        <w:r w:rsidR="00454157">
          <w:rPr>
            <w:rFonts w:ascii="Times" w:eastAsia="Times" w:hAnsi="Times" w:cs="Times"/>
            <w:sz w:val="22"/>
            <w:szCs w:val="22"/>
          </w:rPr>
          <w:t xml:space="preserve"> </w:t>
        </w:r>
      </w:ins>
      <w:ins w:id="56" w:author="Matthew Baker" w:date="2026-08-21T14:23:00Z" w16du:dateUtc="2026-08-21T21:23:00Z">
        <w:r w:rsidR="00454157">
          <w:rPr>
            <w:rFonts w:ascii="Times" w:eastAsia="Times" w:hAnsi="Times" w:cs="Times"/>
            <w:sz w:val="22"/>
            <w:szCs w:val="22"/>
          </w:rPr>
          <w:t>develop</w:t>
        </w:r>
      </w:ins>
      <w:ins w:id="57" w:author="Matthew Baker" w:date="2026-08-21T14:22:00Z" w16du:dateUtc="2026-08-21T21:22:00Z">
        <w:r w:rsidR="00454157">
          <w:rPr>
            <w:rFonts w:ascii="Times" w:eastAsia="Times" w:hAnsi="Times" w:cs="Times"/>
            <w:sz w:val="22"/>
            <w:szCs w:val="22"/>
          </w:rPr>
          <w:t xml:space="preserve"> </w:t>
        </w:r>
      </w:ins>
      <w:ins w:id="58" w:author="Matthew Baker" w:date="2026-08-21T14:24:00Z" w16du:dateUtc="2026-08-21T21:24:00Z">
        <w:r w:rsidR="00454157">
          <w:rPr>
            <w:rFonts w:ascii="Times" w:eastAsia="Times" w:hAnsi="Times" w:cs="Times"/>
            <w:sz w:val="22"/>
            <w:szCs w:val="22"/>
          </w:rPr>
          <w:t xml:space="preserve">reliable </w:t>
        </w:r>
      </w:ins>
      <w:ins w:id="59" w:author="Matthew Baker" w:date="2026-08-21T14:22:00Z" w16du:dateUtc="2026-08-21T21:22:00Z">
        <w:r w:rsidR="00454157">
          <w:rPr>
            <w:rFonts w:ascii="Times" w:eastAsia="Times" w:hAnsi="Times" w:cs="Times"/>
            <w:sz w:val="22"/>
            <w:szCs w:val="22"/>
          </w:rPr>
          <w:t>indicators</w:t>
        </w:r>
      </w:ins>
      <w:ins w:id="60" w:author="Matthew Baker" w:date="2026-08-21T14:24:00Z" w16du:dateUtc="2026-08-21T21:24:00Z">
        <w:r w:rsidR="00454157">
          <w:rPr>
            <w:rFonts w:ascii="Times" w:eastAsia="Times" w:hAnsi="Times" w:cs="Times"/>
            <w:sz w:val="22"/>
            <w:szCs w:val="22"/>
          </w:rPr>
          <w:t>,</w:t>
        </w:r>
      </w:ins>
      <w:ins w:id="61" w:author="Matthew Baker" w:date="2026-08-21T14:22:00Z" w16du:dateUtc="2026-08-21T21:22:00Z">
        <w:r w:rsidR="00454157">
          <w:rPr>
            <w:rFonts w:ascii="Times" w:eastAsia="Times" w:hAnsi="Times" w:cs="Times"/>
            <w:sz w:val="22"/>
            <w:szCs w:val="22"/>
          </w:rPr>
          <w:t xml:space="preserve"> and </w:t>
        </w:r>
      </w:ins>
      <w:r w:rsidR="001130C7" w:rsidRPr="001130C7">
        <w:rPr>
          <w:rFonts w:ascii="Times" w:eastAsia="Times" w:hAnsi="Times" w:cs="Times"/>
          <w:sz w:val="22"/>
          <w:szCs w:val="22"/>
        </w:rPr>
        <w:t xml:space="preserve">evaluate progress toward </w:t>
      </w:r>
      <w:del w:id="62" w:author="Will Patrone" w:date="2026-09-11T14:46:00Z" w16du:dateUtc="2026-09-11T21:46:00Z">
        <w:r w:rsidR="001130C7" w:rsidRPr="001130C7">
          <w:rPr>
            <w:rFonts w:ascii="Times" w:eastAsia="Times" w:hAnsi="Times" w:cs="Times"/>
            <w:sz w:val="22"/>
            <w:szCs w:val="22"/>
          </w:rPr>
          <w:delText>emerging</w:delText>
        </w:r>
      </w:del>
      <w:ins w:id="63" w:author="Matthew Baker" w:date="2026-08-21T14:21:00Z" w16du:dateUtc="2026-08-21T21:21:00Z">
        <w:r w:rsidR="00454157">
          <w:rPr>
            <w:rFonts w:ascii="Times" w:eastAsia="Times" w:hAnsi="Times" w:cs="Times"/>
            <w:sz w:val="22"/>
            <w:szCs w:val="22"/>
          </w:rPr>
          <w:t>specific aims</w:t>
        </w:r>
      </w:ins>
      <w:ins w:id="64" w:author="Will Patrone" w:date="2026-09-11T14:46:00Z" w16du:dateUtc="2026-09-11T21:46:00Z">
        <w:r w:rsidR="001130C7" w:rsidRPr="001130C7">
          <w:rPr>
            <w:rFonts w:ascii="Times" w:eastAsia="Times" w:hAnsi="Times" w:cs="Times"/>
            <w:sz w:val="22"/>
            <w:szCs w:val="22"/>
          </w:rPr>
          <w:t>emerging</w:t>
        </w:r>
      </w:ins>
      <w:r w:rsidR="001130C7" w:rsidRPr="001130C7">
        <w:rPr>
          <w:rFonts w:ascii="Times" w:eastAsia="Times" w:hAnsi="Times" w:cs="Times"/>
          <w:sz w:val="22"/>
          <w:szCs w:val="22"/>
        </w:rPr>
        <w:t xml:space="preserve"> policy goals</w:t>
      </w:r>
      <w:r w:rsidR="001130C7">
        <w:rPr>
          <w:rFonts w:ascii="Times" w:eastAsia="Times" w:hAnsi="Times" w:cs="Times"/>
          <w:sz w:val="22"/>
          <w:szCs w:val="22"/>
        </w:rPr>
        <w:t xml:space="preserve">, </w:t>
      </w:r>
      <w:r w:rsidR="001130C7" w:rsidRPr="001130C7">
        <w:rPr>
          <w:rFonts w:ascii="Times" w:eastAsia="Times" w:hAnsi="Times" w:cs="Times"/>
          <w:sz w:val="22"/>
          <w:szCs w:val="22"/>
        </w:rPr>
        <w:t>including ecosystem-function targets</w:t>
      </w:r>
      <w:del w:id="65" w:author="Whalen Connor" w:date="2026-09-11T14:49:00Z" w16du:dateUtc="2026-09-11T21:49:00Z">
        <w:r w:rsidR="001130C7" w:rsidRPr="001130C7">
          <w:rPr>
            <w:rFonts w:ascii="Times" w:eastAsia="Times" w:hAnsi="Times" w:cs="Times"/>
            <w:sz w:val="22"/>
            <w:szCs w:val="22"/>
          </w:rPr>
          <w:delText xml:space="preserve">, </w:delText>
        </w:r>
      </w:del>
      <w:ins w:id="66" w:author="Matthew Baker" w:date="2026-08-21T14:22:00Z" w16du:dateUtc="2026-08-21T21:22:00Z">
        <w:r w:rsidR="00454157">
          <w:rPr>
            <w:rFonts w:ascii="Times" w:eastAsia="Times" w:hAnsi="Times" w:cs="Times"/>
            <w:sz w:val="22"/>
            <w:szCs w:val="22"/>
          </w:rPr>
          <w:t>environmental impact assessments</w:t>
        </w:r>
      </w:ins>
      <w:ins w:id="67" w:author="Matthew Baker" w:date="2026-09-11T14:46:00Z" w16du:dateUtc="2026-09-11T21:46:00Z">
        <w:r w:rsidR="001130C7" w:rsidRPr="001130C7">
          <w:rPr>
            <w:rFonts w:ascii="Times" w:eastAsia="Times" w:hAnsi="Times" w:cs="Times"/>
            <w:sz w:val="22"/>
            <w:szCs w:val="22"/>
          </w:rPr>
          <w:t xml:space="preserve">, </w:t>
        </w:r>
      </w:ins>
      <w:r w:rsidR="001130C7" w:rsidRPr="001130C7">
        <w:rPr>
          <w:rFonts w:ascii="Times" w:eastAsia="Times" w:hAnsi="Times" w:cs="Times"/>
          <w:sz w:val="22"/>
          <w:szCs w:val="22"/>
        </w:rPr>
        <w:t xml:space="preserve">the </w:t>
      </w:r>
      <w:r w:rsidR="001130C7">
        <w:rPr>
          <w:rFonts w:ascii="Times" w:eastAsia="Times" w:hAnsi="Times" w:cs="Times"/>
          <w:sz w:val="22"/>
          <w:szCs w:val="22"/>
        </w:rPr>
        <w:t xml:space="preserve">Biodiversity Beyond National Jurisdictions </w:t>
      </w:r>
      <w:r w:rsidR="001130C7" w:rsidRPr="001130C7">
        <w:rPr>
          <w:rFonts w:ascii="Times" w:eastAsia="Times" w:hAnsi="Times" w:cs="Times"/>
          <w:sz w:val="22"/>
          <w:szCs w:val="22"/>
        </w:rPr>
        <w:t>Agreement, and equitable global monitoring commitments</w:t>
      </w:r>
      <w:del w:id="68" w:author="Will Patrone" w:date="2026-09-11T14:46:00Z" w16du:dateUtc="2026-09-11T21:46:00Z">
        <w:r w:rsidR="001130C7" w:rsidRPr="001130C7">
          <w:rPr>
            <w:rFonts w:ascii="Times" w:eastAsia="Times" w:hAnsi="Times" w:cs="Times"/>
            <w:sz w:val="22"/>
            <w:szCs w:val="22"/>
          </w:rPr>
          <w:delText>.</w:delText>
        </w:r>
      </w:del>
      <w:ins w:id="69" w:author="Matthew Baker" w:date="2026-08-21T14:25:00Z" w16du:dateUtc="2026-08-21T21:25:00Z">
        <w:r w:rsidR="00454157">
          <w:rPr>
            <w:rFonts w:ascii="Times" w:eastAsia="Times" w:hAnsi="Times" w:cs="Times"/>
            <w:sz w:val="22"/>
            <w:szCs w:val="22"/>
          </w:rPr>
          <w:t xml:space="preserve">, and other goals set in the recently </w:t>
        </w:r>
      </w:ins>
      <w:ins w:id="70" w:author="Matthew Baker" w:date="2026-08-21T14:26:00Z" w16du:dateUtc="2026-08-21T21:26:00Z">
        <w:r w:rsidR="00454157">
          <w:rPr>
            <w:rFonts w:ascii="Times" w:eastAsia="Times" w:hAnsi="Times" w:cs="Times"/>
            <w:sz w:val="22"/>
            <w:szCs w:val="22"/>
          </w:rPr>
          <w:t xml:space="preserve">enacted United Nations Biodiversity Beyond National Jurisdictions </w:t>
        </w:r>
        <w:r w:rsidR="00454157" w:rsidRPr="001130C7">
          <w:rPr>
            <w:rFonts w:ascii="Times" w:eastAsia="Times" w:hAnsi="Times" w:cs="Times"/>
            <w:sz w:val="22"/>
            <w:szCs w:val="22"/>
          </w:rPr>
          <w:t>Agreement</w:t>
        </w:r>
      </w:ins>
      <w:ins w:id="71" w:author="Matthew Baker" w:date="2026-09-11T14:46:00Z" w16du:dateUtc="2026-09-11T21:46:00Z">
        <w:r w:rsidR="001130C7" w:rsidRPr="001130C7">
          <w:rPr>
            <w:rFonts w:ascii="Times" w:eastAsia="Times" w:hAnsi="Times" w:cs="Times"/>
            <w:sz w:val="22"/>
            <w:szCs w:val="22"/>
          </w:rPr>
          <w:t>.</w:t>
        </w:r>
      </w:ins>
      <w:del w:id="72" w:author="Matthew Baker" w:date="2026-09-11T14:46:00Z" w16du:dateUtc="2026-09-11T21:46:00Z">
        <w:r w:rsidR="001130C7" w:rsidRPr="001130C7">
          <w:rPr>
            <w:rFonts w:ascii="Times" w:eastAsia="Times" w:hAnsi="Times" w:cs="Times"/>
            <w:sz w:val="22"/>
            <w:szCs w:val="22"/>
          </w:rPr>
          <w:delText>.</w:delText>
        </w:r>
      </w:del>
      <w:r w:rsidR="001130C7">
        <w:rPr>
          <w:rFonts w:ascii="Times" w:eastAsia="Times" w:hAnsi="Times" w:cs="Times"/>
          <w:sz w:val="22"/>
          <w:szCs w:val="22"/>
        </w:rPr>
        <w:t xml:space="preserve"> </w:t>
      </w:r>
      <w:r>
        <w:rPr>
          <w:rFonts w:ascii="Times" w:eastAsia="Times" w:hAnsi="Times" w:cs="Times"/>
          <w:sz w:val="22"/>
          <w:szCs w:val="22"/>
        </w:rPr>
        <w:t>Sustained and enhanced monitoring of all marine taxa is critical to inform accurate assessments, distinguish regional patterns, identify threats, and assess recovery.</w:t>
      </w:r>
    </w:p>
    <w:p w14:paraId="3D6A3071" w14:textId="77777777" w:rsidR="000970A1" w:rsidRDefault="00000000">
      <w:pPr>
        <w:pStyle w:val="Heading1"/>
      </w:pPr>
      <w:r>
        <w:lastRenderedPageBreak/>
        <w:t>Introduction</w:t>
      </w:r>
    </w:p>
    <w:p w14:paraId="2DD1264F" w14:textId="0C3EB276" w:rsidR="000970A1" w:rsidRDefault="008A10FB">
      <w:pPr>
        <w:ind w:firstLine="720"/>
      </w:pPr>
      <w:r>
        <w:t>Biodiversity plays an important role in global ecosystems—supporting their resilience</w:t>
      </w:r>
      <w:r w:rsidR="002339BA">
        <w:fldChar w:fldCharType="begin"/>
      </w:r>
      <w:r w:rsidR="002339BA">
        <w:instrText xml:space="preserve"> ADDIN ZOTERO_ITEM CSL_CITATION {"citationID":"KnqI1aXY","properties":{"formattedCitation":"\\super 4\\nosupersub{}","plainCitation":"4","noteIndex":0},"citationItems":[{"id":1814,"uris":["http://zotero.org/groups/6001417/items/RYQJ3QXI"],"itemData":{"id":1814,"type":"article-journal","container-title":"Ecology letters","ISSN":"1461-023X","issue":"12","journalAbbreviation":"Ecology letters","page":"1518-1525","publisher":"Wiley Online Library","title":"Predator decline leads to decreased stability in a coastal fish community","volume":"17","author":[{"family":"Britten","given":"Gregory L"},{"family":"Dowd","given":"Michael"},{"family":"Minto","given":"Cóilín"},{"family":"Ferretti","given":"Francesco"},{"family":"Boero","given":"Ferdinando"},{"family":"Lotze","given":"Heike K"}],"issued":{"date-parts":[["2014"]]}}}],"schema":"https://github.com/citation-style-language/schema/raw/master/csl-citation.json"} </w:instrText>
      </w:r>
      <w:r w:rsidR="002339BA">
        <w:fldChar w:fldCharType="separate"/>
      </w:r>
      <w:r w:rsidR="002339BA" w:rsidRPr="00DB1B96">
        <w:rPr>
          <w:vertAlign w:val="superscript"/>
        </w:rPr>
        <w:t>4</w:t>
      </w:r>
      <w:r w:rsidR="002339BA">
        <w:fldChar w:fldCharType="end"/>
      </w:r>
      <w:r>
        <w:t>, functioning</w:t>
      </w:r>
      <w:r w:rsidR="002339BA">
        <w:fldChar w:fldCharType="begin"/>
      </w:r>
      <w:r w:rsidR="002339BA">
        <w:instrText xml:space="preserve"> ADDIN ZOTERO_ITEM CSL_CITATION {"citationID":"79TwQyyJ","properties":{"formattedCitation":"\\super 5\\nosupersub{}","plainCitation":"5","noteIndex":0},"citationItems":[{"id":1815,"uris":["http://zotero.org/groups/6001417/items/9V66DYGB"],"itemData":{"id":1815,"type":"article-journal","container-title":"Frontiers in Ecology and the Environment","ISSN":"1540-9309","issue":"7","journalAbbreviation":"Frontiers in Ecology and the Environment","page":"377-385","publisher":"Wiley Online Library","title":"Whales as marine ecosystem engineers","volume":"12","author":[{"family":"Roman","given":"Joe"},{"family":"Estes","given":"James A"},{"family":"Morissette","given":"Lyne"},{"family":"Smith","given":"Craig"},{"family":"Costa","given":"Daniel"},{"family":"McCarthy","given":"James"},{"family":"Nation","given":"J Brian"},{"family":"Nicol","given":"Stephen"},{"family":"Pershing","given":"Andrew"},{"family":"Smetacek","given":"Victor"}],"issued":{"date-parts":[["2014"]]}}}],"schema":"https://github.com/citation-style-language/schema/raw/master/csl-citation.json"} </w:instrText>
      </w:r>
      <w:r w:rsidR="002339BA">
        <w:fldChar w:fldCharType="separate"/>
      </w:r>
      <w:r w:rsidR="002339BA" w:rsidRPr="00DB1B96">
        <w:rPr>
          <w:vertAlign w:val="superscript"/>
        </w:rPr>
        <w:t>5</w:t>
      </w:r>
      <w:r w:rsidR="002339BA">
        <w:fldChar w:fldCharType="end"/>
      </w:r>
      <w:r>
        <w:t xml:space="preserve">, and </w:t>
      </w:r>
      <w:r w:rsidR="002339BA">
        <w:t>provided ecosystem services</w:t>
      </w:r>
      <w:r>
        <w:t xml:space="preserve">. Yet, threats such as habitat loss, climate change, and </w:t>
      </w:r>
      <w:r w:rsidR="002339BA">
        <w:t xml:space="preserve">other </w:t>
      </w:r>
      <w:r>
        <w:t xml:space="preserve">anthropogenic impacts has led to widespread </w:t>
      </w:r>
      <w:r w:rsidR="009252FE">
        <w:t xml:space="preserve">global </w:t>
      </w:r>
      <w:r>
        <w:t>concern about decline</w:t>
      </w:r>
      <w:r w:rsidR="00454157">
        <w:t>s</w:t>
      </w:r>
      <w:r>
        <w:t xml:space="preserve"> in biodiversity</w:t>
      </w:r>
      <w:commentRangeStart w:id="73"/>
      <w:r w:rsidR="002339BA">
        <w:fldChar w:fldCharType="begin"/>
      </w:r>
      <w:r w:rsidR="002339BA">
        <w:instrText xml:space="preserve"> ADDIN ZOTERO_ITEM CSL_CITATION {"citationID":"k9UI3UwF","properties":{"formattedCitation":"\\super 1,2\\nosupersub{}","plainCitation":"1,2","noteIndex":0},"citationItems":[{"id":241,"uris":["http://zotero.org/groups/6001417/items/WVVHJBFJ"],"itemData":{"id":241,"type":"article-journal","abstract":"Species are classiﬁed as Data Deﬁcient on the IUCN Red List if there is inadequate information to make an assessment of their extinction risk based on distribution and/or population status. Data Deﬁcient is probably the most controversial and misunderstood of IUCN Red List categories. All 63 globally Data Deﬁcient bird species lack sufﬁcient information on population size, trends, distribution and/or threats to assess them against the Red List criteria. For 10 species (16%) the paucity of data may be a consequence of taxonomic uncertainty. Three species are known only from specimens of uncertain geographic provenance. Since 1988, 58 Data Deﬁcient birds have been recategorised, mainly as Near Threatened (48%) or Least Concern (16%). We speculate that of the remaining Data Deﬁcient birds, just 14% may prove to be threatened. Proportionately fewer birds (0.6%) are listed as Data Deﬁcient as compared with mammals (15%), amphibians (25%), corals (1%), conifers (4%) and cycads (6%), because birds are better known and perhaps because for birds greater use is made of contextual information (e.g. condition of habitats, likely ecology/ habitat preferences and trends in known threatening processes) to assign alternative categories where this is plausible and precautionary. Ensuring consistency between taxonomic groups is essential for the credibility of the IUCN Red List. For non-avian taxa, the higher proportions of Data Deﬁcient species introduces greater uncertainty in estimates of overall extinction risk, but the results from birds hint that the real values may fall at the lower end of these estimates. Data Deﬁcient species should be treated precautionarily in terms of protection and assessing environmental impacts, and regarded as urgent priorities for surveys and research to elucidate their true status. Greater attention should also be given to documenting data quality and uncertainty for Red List assessments of threatened and non-threatened species.","container-title":"Biological Conservation","DOI":"10.1016/j.biocon.2009.10.008","ISSN":"00063207","issue":"1","journalAbbreviation":"Biological Conservation","language":"en","license":"https://www.elsevier.com/tdm/userlicense/1.0/","page":"239-247","source":"DOI.org (Crossref)","title":"Data Deficient birds on the IUCN Red List: What don’t we know and why does it matter?","title-short":"Data Deficient birds on the IUCN Red List","volume":"143","author":[{"family":"Butchart","given":"Stuart H.M."},{"family":"Bird","given":"Jeremy P."}],"issued":{"date-parts":[["2010",1]]}}},{"id":291,"uris":["http://zotero.org/groups/6001417/items/X8S764ZB"],"itemData":{"id":291,"type":"article-journal","abstract":"Assessing Biodiversity Declines\n            \n              Understanding human impact on biodiversity depends on sound quantitative projection.\n              \n                Pereira\n                et al.\n              \n              (p.\n              1496\n              , published online 26 October) review quantitative scenarios that have been developed for four main areas of concern: species extinctions, species abundances and community structure, habitat loss and degradation, and shifts in the distribution of species and biomes. Declines in biodiversity are projected for the whole of the 21st century in all scenarios, but with a wide range of variation.\n              \n                Hoffmann\n                et al.\n              \n              (p.\n              1503\n              , published online 26 October) draw on the results of five decades' worth of data collection, managed by the International Union for Conservation of Nature Species Survival Commission. A comprehensive synthesis of the conservation status of the world's vertebrates, based on an analysis of 25,780 species (approximately half of total vertebrate diversity), is presented: Approximately 20% of all vertebrate species are at risk of extinction in the wild, and 11% of threatened birds and 17% of threatened mammals have moved closer to extinction over time. Despite these trends, overall declines would have been significantly worse in the absence of conservation actions.\n            \n          , \n            Quantitative scenarios are coming of age as a tool for evaluating the impact of future socioeconomic development pathways on biodiversity and ecosystem services. We analyze global terrestrial, freshwater, and marine biodiversity scenarios using a range of measures including extinctions, changes in species abundance, habitat loss, and distribution shifts, as well as comparing model projections to observations. Scenarios consistently indicate that biodiversity will continue to decline over the 21st century. However, the range of projected changes is much broader than most studies suggest, partly because there are major opportunities to intervene through better policies, but also because of large uncertainties in projections.","container-title":"Science","DOI":"10.1126/science.1196624","ISSN":"0036-8075, 1095-9203","issue":"6010","journalAbbreviation":"Science","language":"en","page":"1496-1501","source":"DOI.org (Crossref)","title":"Scenarios for Global Biodiversity in the 21st Century","volume":"330","author":[{"family":"Pereira","given":"Henrique M."},{"family":"Leadley","given":"Paul W."},{"family":"Proença","given":"Vânia"},{"family":"Alkemade","given":"Rob"},{"family":"Scharlemann","given":"Jörn P. W."},{"family":"Fernandez-Manjarrés","given":"Juan F."},{"family":"Araújo","given":"Miguel B."},{"family":"Balvanera","given":"Patricia"},{"family":"Biggs","given":"Reinette"},{"family":"Cheung","given":"William W. L."},{"family":"Chini","given":"Louise"},{"family":"Cooper","given":"H. David"},{"family":"Gilman","given":"Eric L."},{"family":"Guénette","given":"Sylvie"},{"family":"Hurtt","given":"George C."},{"family":"Huntington","given":"Henry P."},{"family":"Mace","given":"Georgina M."},{"family":"Oberdorff","given":"Thierry"},{"family":"Revenga","given":"Carmen"},{"family":"Rodrigues","given":"Patrícia"},{"family":"Scholes","given":"Robert J."},{"family":"Sumaila","given":"Ussif Rashid"},{"family":"Walpole","given":"Matt"}],"issued":{"date-parts":[["2010",12,10]]}},"label":"page"}],"schema":"https://github.com/citation-style-language/schema/raw/master/csl-citation.json"} </w:instrText>
      </w:r>
      <w:r w:rsidR="002339BA">
        <w:fldChar w:fldCharType="separate"/>
      </w:r>
      <w:r w:rsidR="002339BA" w:rsidRPr="00B04AB1">
        <w:rPr>
          <w:vertAlign w:val="superscript"/>
        </w:rPr>
        <w:t>1,2</w:t>
      </w:r>
      <w:r w:rsidR="002339BA">
        <w:fldChar w:fldCharType="end"/>
      </w:r>
      <w:commentRangeEnd w:id="73"/>
      <w:r w:rsidR="002339BA">
        <w:rPr>
          <w:rStyle w:val="CommentReference"/>
          <w:sz w:val="24"/>
          <w:szCs w:val="24"/>
        </w:rPr>
        <w:commentReference w:id="73"/>
      </w:r>
      <w:r w:rsidR="002339BA">
        <w:t>, which has been</w:t>
      </w:r>
      <w:r>
        <w:t xml:space="preserve"> </w:t>
      </w:r>
      <w:r w:rsidR="00044F7D">
        <w:t>addressed</w:t>
      </w:r>
      <w:r>
        <w:t xml:space="preserve"> through the formation of multiple international legal mechanisms to prevent loss (e.g., the International Convention on Biological Diversity). Past studies </w:t>
      </w:r>
      <w:r w:rsidR="00454157">
        <w:t>have</w:t>
      </w:r>
      <w:r w:rsidR="009A429F">
        <w:t xml:space="preserve"> </w:t>
      </w:r>
      <w:r>
        <w:t>examined regional changes in marine species diversity metrics, particularly species richness</w:t>
      </w:r>
      <w:r w:rsidR="00B04AB1">
        <w:fldChar w:fldCharType="begin"/>
      </w:r>
      <w:r w:rsidR="000968D5">
        <w:instrText xml:space="preserve"> ADDIN ZOTERO_ITEM CSL_CITATION {"citationID":"KD9qeinc","properties":{"formattedCitation":"\\super 12,13\\nosupersub{}","plainCitation":"12,13","noteIndex":0},"citationItems":[{"id":244,"uris":["http://zotero.org/groups/6001417/items/TSHB9PAD"],"itemData":{"id":244,"type":"article","abstract":"Abstract\n          In recent decades, environmental drivers of community change have been associated with changes in biodiversity from local to global scales. Here we evaluate the role of anthropogenic drivers in marine ecosystems as drivers of change in local species richness with a meta-analysis of a novel dataset of temporal change in species richness. We paired biodiversity data from 144 sites with large-scale drivers derived from geospatial databases: human cumulative impact scores, sea surface temperature change, nutrient loading, and invasion potential. Three specific drivers (nutrient inputs, rate of linear temperature change, and non-native species invasion potential) explained patterns in local marine species richness change. We show that these drivers have opposing effects on biodiversity trends. In some cases, variability in drivers can create contrasting directions of change yielding observations of no net change when localities are pooled in an attempt to find a global average. Further, long-term studies reveal different effects of drivers that are not observed in short-term studies. These findings begin to explain high variability observed in species diversity trends at local scales. Formally attributing local species diversity change to human drivers is essential to understanding global patterns of local species diversity change and their consequences.","DOI":"10.1101/162362","language":"en","license":"https://www.biorxiv.org/about/FAQ#license","publisher":"Ecology","source":"DOI.org (Crossref)","title":"Attributing the variability in direction and magnitude of local-scale marine biodiversity change to human activities","URL":"http://biorxiv.org/lookup/doi/10.1101/162362","author":[{"family":"Dunic","given":"Jillian C"},{"family":"Elahi","given":"Robin"},{"family":"Hensel","given":"Marc J. S."},{"family":"Kearns","given":"Patrick J."},{"family":"O’Connor","given":"Mary I."},{"family":"Acuña","given":"Daniel"},{"family":"Honig","given":"Aaron"},{"family":"Wilson","given":"Alexa R."},{"family":"Byrnes","given":"Jarrett E. K."}],"accessed":{"date-parts":[["2025",6,5]]},"issued":{"date-parts":[["2017",7,12]]}}},{"id":246,"uris":["http://zotero.org/groups/6001417/items/IHND55XU"],"itemData":{"id":246,"type":"article-journal","abstract":"The modern biodiversity crisis reﬂects global extinctions and local introductions. Human activities have dramatically altered rates and scales of processes that regulate biodiversity at local scales [1–7]. Reconciling the threat of global biodiversity loss [2, 4, 6–9] with recent evidence of stability at ﬁne spatial scales [10,11] is a major challenge and requires a nuanced approach to biodiversity change that integrates ecological understanding. With a new dataset of 471 diversity time series spanning from 1962 to 2015 from marine coastal ecosystems, we tested (1) whether biodiversity changed at local scales in recent decades, and (2) whether we can ignore ecological context (e.g., proximate human impacts, trophic level, spatial scale) and still make informative inferences regarding local change. We detected a predominant signal of increasing species richness in coastal systems since 1962 in our dataset, though net species loss was associated with localized effects of anthropogenic impacts. Our geographically extensive dataset is unlikely to be a random sample of marine coastal habitats; impacted sites (3% of our time series) were underrepresented relative to their global presence. These local-scale patterns do not contradict the prospect of accelerating global extinctions [2,4,6–9] but are consistent with local species loss in areas with direct human impacts and increases in diversity due to invasions and range expansions in lower impact areas. Attempts to detect and understand local biodiversity trends are incomplete without information on local human activities and ecological context.","container-title":"Current Biology","DOI":"10.1016/j.cub.2015.05.030","ISSN":"09609822","issue":"14","journalAbbreviation":"Current Biology","language":"en","page":"1938-1943","source":"DOI.org (Crossref)","title":"Recent Trends in Local-Scale Marine Biodiversity Reflect Community Structure and Human Impacts","volume":"25","author":[{"family":"Elahi","given":"Robin"},{"family":"O’Connor","given":"Mary I."},{"family":"Byrnes","given":"Jarrett E.K."},{"family":"Dunic","given":"Jillian"},{"family":"Eriksson","given":"Britas Klemens"},{"family":"Hensel","given":"Marc J.S."},{"family":"Kearns","given":"Patrick J."}],"issued":{"date-parts":[["2015",7]]}}}],"schema":"https://github.com/citation-style-language/schema/raw/master/csl-citation.json"} </w:instrText>
      </w:r>
      <w:r w:rsidR="00B04AB1">
        <w:fldChar w:fldCharType="separate"/>
      </w:r>
      <w:r w:rsidR="000968D5" w:rsidRPr="000968D5">
        <w:rPr>
          <w:vertAlign w:val="superscript"/>
        </w:rPr>
        <w:t>12,13</w:t>
      </w:r>
      <w:r w:rsidR="00B04AB1">
        <w:fldChar w:fldCharType="end"/>
      </w:r>
      <w:r>
        <w:t>, but species richness cannot be aggregated in a meaningful way at a global scale</w:t>
      </w:r>
      <w:r w:rsidR="00B04AB1">
        <w:fldChar w:fldCharType="begin"/>
      </w:r>
      <w:r w:rsidR="000968D5">
        <w:instrText xml:space="preserve"> ADDIN ZOTERO_ITEM CSL_CITATION {"citationID":"uAwPJTP6","properties":{"unsorted":false,"formattedCitation":"\\super 14\\nosupersub{}","plainCitation":"14","noteIndex":0},"citationItems":[{"id":"afqtCETs/GOwBGQ1s","uris":["http://zotero.org/users/17231728/items/X6Q7FCBS"],"itemData":{"id":1406,"type":"article-journal","container-title":"Journal of Applied Ecology","DOI":"10.1111/1365-2664.12959","ISSN":"1365-2664","issue":"1","language":"en","license":"© 2017 The Authors. Journal of Applied Ecology published by John Wiley &amp; Sons Ltd on behalf of British Ecological Society.","note":"_eprint: https://besjournals.onlinelibrary.wiley.com/doi/pdf/10.1111/1365-2664.12959","page":"169-184","source":"Wiley Online Library","title":"Biodiversity change is uncoupled from species richness trends: Consequences for conservation and monitoring","title-short":"Biodiversity change is uncoupled from species richness trends","volume":"55","author":[{"family":"Hillebrand","given":"Helmut"},{"family":"Blasius","given":"Bernd"},{"family":"Borer","given":"Elizabeth T."},{"family":"Chase","given":"Jonathan M."},{"family":"Downing","given":"John A."},{"family":"Eriksson","given":"Britas Klemens"},{"family":"Filstrup","given":"Christopher T."},{"family":"Harpole","given":"W. Stanley"},{"family":"Hodapp","given":"Dorothee"},{"family":"Larsen","given":"Stefano"},{"family":"Lewandowska","given":"Aleksandra M."},{"family":"Seabloom","given":"Eric W."},{"family":"Van de Waal","given":"Dedmer B."},{"family":"Ryabov","given":"Alexey B."}],"issued":{"date-parts":[["2018"]]}}}],"schema":"https://github.com/citation-style-language/schema/raw/master/csl-citation.json"} </w:instrText>
      </w:r>
      <w:r w:rsidR="00B04AB1">
        <w:fldChar w:fldCharType="separate"/>
      </w:r>
      <w:r w:rsidR="000968D5" w:rsidRPr="000968D5">
        <w:rPr>
          <w:vertAlign w:val="superscript"/>
        </w:rPr>
        <w:t>14</w:t>
      </w:r>
      <w:r w:rsidR="00B04AB1">
        <w:fldChar w:fldCharType="end"/>
      </w:r>
      <w:r>
        <w:t>. Examinations of marine phylogenetic and functional biodiversity</w:t>
      </w:r>
      <w:r w:rsidR="009A429F">
        <w:t xml:space="preserve"> </w:t>
      </w:r>
      <w:r>
        <w:t>are</w:t>
      </w:r>
      <w:r w:rsidR="009A429F">
        <w:t xml:space="preserve"> </w:t>
      </w:r>
      <w:r>
        <w:t>also restricted to regional scales</w:t>
      </w:r>
      <w:r w:rsidR="00B04AB1">
        <w:fldChar w:fldCharType="begin"/>
      </w:r>
      <w:r w:rsidR="000968D5">
        <w:instrText xml:space="preserve"> ADDIN ZOTERO_ITEM CSL_CITATION {"citationID":"dYywUa9B","properties":{"formattedCitation":"\\super 15\\nosupersub{}","plainCitation":"15","noteIndex":0},"citationItems":[{"id":302,"uris":["http://zotero.org/groups/6001417/items/VAZZMQWT"],"itemData":{"id":302,"type":"article-journal","abstract":"Depth is a fundamental and universal driver of ocean biogeography but it is unclear how the biodiversity patterns of larger, more mobile organisms change as a function of depth. Here, we developed a predictive biogeography model to explore how information of mobile species’ depth preferences influence biodiversity patterns. We employed a literature review to collate shark biotelemetry studies and used open-access tools to extract 283 total records from 119 studies of 1133 sharks from 35 species. We then matched field guide reported depth ranges and IUCN habitat associations for each shark species to use as covariates in a hurdle variant of ensemble random forests. We successfully fit this model (R2 = 0.63) to the noisy time-at-depth observations and used it to predict the time budgets of the northeast Pacific shark regional pool (n = 52). We then assessed how occurrence diversity patterns, informed by minimum and maximum depth of occurrence, compared to time-at-depth weighted diversity patterns. Time-atdepth weighted richness was highest between 0 and 25 m and at the upper part of the mesopelagic zone, 250–300 m; resulting in little similarity to common depth or elevational biodiversity patterns while the occurrence-weighted richness pattern was similar to the ‘low-plateau’ pattern. In the phylogenetic and functional dimensions of biodiversity and over three different distance metrics, we found strong but haphazard differences between the occurrence- and time-at-depth weighted biodiversity patterns. The strong influence of time budgets on biodiversity led us to conclude that occurrence data alone are likely insufficient or even misleading in terms of the depth-driven biogeographic patterns in the open ocean. Utilizing the increasing amount of time-atdepth information from biotelemetry studies in predictive biogeographic models may be critical for capturing the preferences of pelagic, mobile species occupying the largest biome on the planet.","container-title":"Ecography","DOI":"10.1111/ecog.07249","ISSN":"0906-7590, 1600-0587","issue":"3","journalAbbreviation":"Ecography","language":"en","page":"e07249","source":"DOI.org (Crossref)","title":"Predicting time‐at‐depth weighted biodiversity patterns for sharks of the North Pacific","volume":"2025","author":[{"family":"Siders","given":"Zachary A."},{"family":"Trotta","given":"Lauren B."},{"family":"Patrone","given":"William"},{"family":"Caltabellotta","given":"Fabio P."},{"family":"Loesser","given":"Katherine B."},{"family":"Baiser","given":"Benjamin"}],"issued":{"date-parts":[["2025",3]]}}}],"schema":"https://github.com/citation-style-language/schema/raw/master/csl-citation.json"} </w:instrText>
      </w:r>
      <w:r w:rsidR="00B04AB1">
        <w:fldChar w:fldCharType="separate"/>
      </w:r>
      <w:r w:rsidR="000968D5" w:rsidRPr="000968D5">
        <w:rPr>
          <w:vertAlign w:val="superscript"/>
        </w:rPr>
        <w:t>15</w:t>
      </w:r>
      <w:r w:rsidR="00B04AB1">
        <w:fldChar w:fldCharType="end"/>
      </w:r>
      <w:r w:rsidR="00D019CE">
        <w:t>.</w:t>
      </w:r>
      <w:r w:rsidR="009A429F">
        <w:t xml:space="preserve"> </w:t>
      </w:r>
      <w:r>
        <w:t xml:space="preserve">An alternate measure of biodiversity is abundance, where the number of individuals </w:t>
      </w:r>
      <w:r w:rsidR="00365502">
        <w:t>in each</w:t>
      </w:r>
      <w:r>
        <w:t xml:space="preserve"> species or population is tallied</w:t>
      </w:r>
      <w:r w:rsidR="00E80586">
        <w:t>. While</w:t>
      </w:r>
      <w:r>
        <w:t xml:space="preserve"> obtaining accurate estimates of abundance in marine ecosystems can be difficult</w:t>
      </w:r>
      <w:r w:rsidR="00B04AB1">
        <w:fldChar w:fldCharType="begin"/>
      </w:r>
      <w:r w:rsidR="000968D5">
        <w:instrText xml:space="preserve"> ADDIN ZOTERO_ITEM CSL_CITATION {"citationID":"O83mipAy","properties":{"formattedCitation":"\\super 16\\nosupersub{}","plainCitation":"16","noteIndex":0},"citationItems":[{"id":306,"uris":["http://zotero.org/groups/6001417/items/7KRMRT2Z"],"itemData":{"id":306,"type":"article-journal","language":"en","source":"Zotero","title":"An overview of sampling issues in species diversity and abundance surveys","author":[{"family":"Bonar","given":"Scott A"},{"family":"Fehmi","given":"Jeffrey S"},{"family":"Mercado-Silva","given":"Norman"}],"issued":{"date-parts":[["2011"]]}}}],"schema":"https://github.com/citation-style-language/schema/raw/master/csl-citation.json"} </w:instrText>
      </w:r>
      <w:r w:rsidR="00B04AB1">
        <w:fldChar w:fldCharType="separate"/>
      </w:r>
      <w:r w:rsidR="000968D5" w:rsidRPr="000968D5">
        <w:rPr>
          <w:vertAlign w:val="superscript"/>
        </w:rPr>
        <w:t>16</w:t>
      </w:r>
      <w:r w:rsidR="00B04AB1">
        <w:fldChar w:fldCharType="end"/>
      </w:r>
      <w:r w:rsidR="009252FE">
        <w:t>,</w:t>
      </w:r>
      <w:r w:rsidR="00D108FC">
        <w:t xml:space="preserve"> a</w:t>
      </w:r>
      <w:r w:rsidR="001326D8">
        <w:t>bundance</w:t>
      </w:r>
      <w:r w:rsidR="00D108FC">
        <w:t xml:space="preserve"> estimates provide an opportunity for a global metric of biodiversity loss</w:t>
      </w:r>
      <w:r w:rsidR="009252FE">
        <w:t xml:space="preserve">. </w:t>
      </w:r>
      <w:r w:rsidR="009252FE" w:rsidRPr="009252FE">
        <w:t>By aggregating abundance data across taxa and regions, broader patterns of change at regional and global scales</w:t>
      </w:r>
      <w:r w:rsidR="009252FE">
        <w:t xml:space="preserve"> can be characterized. </w:t>
      </w:r>
    </w:p>
    <w:p w14:paraId="4BB77493" w14:textId="77777777" w:rsidR="000970A1" w:rsidRDefault="000970A1">
      <w:pPr>
        <w:spacing w:before="0" w:line="276" w:lineRule="auto"/>
      </w:pPr>
    </w:p>
    <w:p w14:paraId="11B3C5C5" w14:textId="5C511CAD" w:rsidR="000970A1" w:rsidRDefault="00000000">
      <w:pPr>
        <w:spacing w:before="0" w:line="276" w:lineRule="auto"/>
      </w:pPr>
      <w:r>
        <w:t xml:space="preserve">Synthesizing marine species abundance trends across taxa is important </w:t>
      </w:r>
      <w:r w:rsidR="00044F7D">
        <w:t>for</w:t>
      </w:r>
      <w:r>
        <w:t xml:space="preserve"> evaluat</w:t>
      </w:r>
      <w:r w:rsidR="00044F7D">
        <w:t>ing</w:t>
      </w:r>
      <w:r>
        <w:t xml:space="preserve"> conservation successes, identify</w:t>
      </w:r>
      <w:r w:rsidR="00044F7D">
        <w:t>ing</w:t>
      </w:r>
      <w:r>
        <w:t xml:space="preserve"> opportunities to protect declining species, and </w:t>
      </w:r>
      <w:r w:rsidR="00365502">
        <w:t>guiding</w:t>
      </w:r>
      <w:r>
        <w:t xml:space="preserve"> international policy.</w:t>
      </w:r>
      <w:r w:rsidR="000968D5">
        <w:t xml:space="preserve"> Despite the benefits and applications of marine abundance trends to management and policy, </w:t>
      </w:r>
      <w:r>
        <w:t xml:space="preserve">there have been few attempts to review global trends in abundance across all marine species. </w:t>
      </w:r>
    </w:p>
    <w:p w14:paraId="47F8568E" w14:textId="3167046A" w:rsidR="00D019CE" w:rsidRDefault="00000000" w:rsidP="00D019CE">
      <w:pPr>
        <w:keepNext/>
      </w:pPr>
      <w:r>
        <w:t xml:space="preserve">The </w:t>
      </w:r>
      <w:r w:rsidR="00061664">
        <w:t xml:space="preserve">most </w:t>
      </w:r>
      <w:r w:rsidR="00B667D1">
        <w:t>referred</w:t>
      </w:r>
      <w:r>
        <w:t xml:space="preserve"> source of information on changes in marine species abundance is the IUCN Red List, which evaluates species extinction risk. Table 1 shows the number of marine species and Red List status within each major taxa group as well as the number of species and where available a measure of the amount of carbon in each taxon. Vertebrates (e.g., elasmobranchs, birds, mammals, reptiles) are the most likely to be evaluated and have high proportions of threatened species. </w:t>
      </w:r>
      <w:r w:rsidR="008856D6">
        <w:t>However,</w:t>
      </w:r>
      <w:r>
        <w:t xml:space="preserve"> </w:t>
      </w:r>
      <w:r w:rsidR="008856D6">
        <w:t>m</w:t>
      </w:r>
      <w:r>
        <w:t>arine bony fish stand out as an outlier with</w:t>
      </w:r>
      <w:r w:rsidR="008856D6">
        <w:t xml:space="preserve"> comparatively </w:t>
      </w:r>
      <w:r>
        <w:t xml:space="preserve">low proportions of evaluated and threatened species. Corals, marine plants, </w:t>
      </w:r>
      <w:r w:rsidR="00E80586">
        <w:t xml:space="preserve">and many invertebrate taxa (e.g., </w:t>
      </w:r>
      <w:r w:rsidR="00F20D32">
        <w:t>mollusks</w:t>
      </w:r>
      <w:r>
        <w:t>, echinoderms, and arthropods</w:t>
      </w:r>
      <w:r w:rsidR="00E80586">
        <w:t>)</w:t>
      </w:r>
      <w:r>
        <w:t xml:space="preserve"> have a low proportion of evaluated species, but a considerable proportion of those are listed as endangered. While </w:t>
      </w:r>
      <w:r w:rsidR="008856D6">
        <w:t xml:space="preserve">the </w:t>
      </w:r>
      <w:r>
        <w:t>taxa</w:t>
      </w:r>
      <w:r w:rsidR="008856D6">
        <w:t xml:space="preserve"> evaluated by the IUCN</w:t>
      </w:r>
      <w:r>
        <w:t xml:space="preserve"> are of considerable interest and concern, they constitute a small fraction of marine biodiversity in terms of both species richness</w:t>
      </w:r>
      <w:r w:rsidR="00B04AB1">
        <w:fldChar w:fldCharType="begin"/>
      </w:r>
      <w:r w:rsidR="000968D5">
        <w:instrText xml:space="preserve"> ADDIN ZOTERO_ITEM CSL_CITATION {"citationID":"Rnre28a9","properties":{"unsorted":false,"formattedCitation":"\\super 23\\nosupersub{}","plainCitation":"23","noteIndex":0},"citationItems":[{"id":1357,"uris":["http://zotero.org/groups/6001417/items/KMISK4B8"],"itemData":{"id":1357,"type":"article-journal","container-title":"PloS one","ISSN":"1932-6203","issue":"8","journalAbbreviation":"PloS one","page":"e12110","publisher":"Public Library of Science San Francisco, USA","title":"A census of marine biodiversity knowledge, resources, and future challenges","volume":"5","author":[{"family":"Costello","given":"Mark John"},{"family":"Coll","given":"Marta"},{"family":"Danovaro","given":"Roberto"},{"family":"Halpin","given":"Pat"},{"family":"Ojaveer","given":"Henn"},{"family":"Miloslavich","given":"Patricia"}],"issued":{"date-parts":[["2010"]]}}}],"schema":"https://github.com/citation-style-language/schema/raw/master/csl-citation.json"} </w:instrText>
      </w:r>
      <w:r w:rsidR="00B04AB1">
        <w:fldChar w:fldCharType="separate"/>
      </w:r>
      <w:r w:rsidR="000968D5" w:rsidRPr="000968D5">
        <w:rPr>
          <w:vertAlign w:val="superscript"/>
        </w:rPr>
        <w:t>23</w:t>
      </w:r>
      <w:r w:rsidR="00B04AB1">
        <w:fldChar w:fldCharType="end"/>
      </w:r>
      <w:r>
        <w:t xml:space="preserve"> and biomass</w:t>
      </w:r>
      <w:r w:rsidR="00B04AB1">
        <w:fldChar w:fldCharType="begin"/>
      </w:r>
      <w:r w:rsidR="000968D5">
        <w:instrText xml:space="preserve"> ADDIN ZOTERO_ITEM CSL_CITATION {"citationID":"DAf8aqiq","properties":{"unsorted":false,"formattedCitation":"\\super 24\\nosupersub{}","plainCitation":"24","noteIndex":0},"citationItems":[{"id":237,"uris":["http://zotero.org/groups/6001417/items/2ZF2NNJK"],"itemData":{"id":237,"type":"article-journal","abstract":"Significance\n            The composition of the biosphere is a fundamental question in biology, yet a global quantitative account of the biomass of each taxon is still lacking. We assemble a census of the biomass of all kingdoms of life. This analysis provides a holistic view of the composition of the biosphere and allows us to observe broad patterns over taxonomic categories, geographic locations, and trophic modes.\n          , \n            A census of the biomass on Earth is key for understanding the structure and dynamics of the biosphere. However, a global, quantitative view of how the biomass of different taxa compare with one another is still lacking. Here, we assemble the overall biomass composition of the biosphere, establishing a census of the ≈550 gigatons of carbon (Gt C) of biomass distributed among all of the kingdoms of life. We find that the kingdoms of life concentrate at different locations on the planet; plants (≈450 Gt C, the dominant kingdom) are primarily terrestrial, whereas animals (≈2 Gt C) are mainly marine, and bacteria (≈70 Gt C) and archaea (≈7 Gt C) are predominantly located in deep subsurface environments. We show that terrestrial biomass is about two orders of magnitude higher than marine biomass and estimate a total of ≈6 Gt C of marine biota, doubling the previous estimated quantity. Our analysis reveals that the global marine biomass pyramid contains more consumers than producers, thus increasing the scope of previous observations on inverse food pyramids. Finally, we highlight that the mass of humans is an order of magnitude higher than that of all wild mammals combined and report the historical impact of humanity on the global biomass of prominent taxa, including mammals, fish, and plants.","container-title":"Proceedings of the National Academy of Sciences","DOI":"10.1073/pnas.1711842115","ISSN":"0027-8424, 1091-6490","issue":"25","journalAbbreviation":"Proc. Natl. Acad. Sci. U.S.A.","language":"en","page":"6506-6511","source":"DOI.org (Crossref)","title":"The biomass distribution on Earth","volume":"115","author":[{"family":"Bar-On","given":"Yinon M."},{"family":"Phillips","given":"Rob"},{"family":"Milo","given":"Ron"}],"issued":{"date-parts":[["2018",6,19]]}}}],"schema":"https://github.com/citation-style-language/schema/raw/master/csl-citation.json"} </w:instrText>
      </w:r>
      <w:r w:rsidR="00B04AB1">
        <w:fldChar w:fldCharType="separate"/>
      </w:r>
      <w:r w:rsidR="000968D5" w:rsidRPr="000968D5">
        <w:rPr>
          <w:vertAlign w:val="superscript"/>
        </w:rPr>
        <w:t>24</w:t>
      </w:r>
      <w:r w:rsidR="00B04AB1">
        <w:fldChar w:fldCharType="end"/>
      </w:r>
      <w:r>
        <w:t xml:space="preserve"> (Table 1). Considering both species diversity and biomass, the taxa with the largest biomass (phyla Arthropoda, Mollusca, and Protista; Kingdom Bacteria) are minimally represented in the IUCN. Past biodiversity assessments are therefore</w:t>
      </w:r>
      <w:r w:rsidR="00365502">
        <w:t xml:space="preserve"> </w:t>
      </w:r>
      <w:r>
        <w:t>unrepresentative of true trends in marine biodiversity. Moreover, extinction risk</w:t>
      </w:r>
      <w:r w:rsidR="002339BA">
        <w:t xml:space="preserve"> </w:t>
      </w:r>
      <w:r>
        <w:t>does not adequately reflect or account for shifts in abundance</w:t>
      </w:r>
      <w:r w:rsidR="002339BA">
        <w:t>, as it measures the probability of loss rather than a measure of shift in trends.</w:t>
      </w:r>
    </w:p>
    <w:p w14:paraId="25D4B035" w14:textId="316D1298" w:rsidR="000970A1" w:rsidRDefault="00000000" w:rsidP="00D019CE">
      <w:pPr>
        <w:keepNext/>
        <w:ind w:firstLine="720"/>
      </w:pPr>
      <w:r>
        <w:t>The Intergovernmental Science-Policy Platform on Biodiversity and Ecosystem Services (IPBES)</w:t>
      </w:r>
      <w:r w:rsidR="00B04AB1">
        <w:fldChar w:fldCharType="begin"/>
      </w:r>
      <w:r w:rsidR="000968D5">
        <w:instrText xml:space="preserve"> ADDIN ZOTERO_ITEM CSL_CITATION {"citationID":"Td8q2TzV","properties":{"unsorted":false,"formattedCitation":"\\super 25\\nosupersub{}","plainCitation":"25","noteIndex":0},"citationItems":[{"id":3064,"uris":["http://zotero.org/groups/6001417/items/W9Z5F4FX"],"itemData":{"id":3064,"type":"article-journal","abstract":"The first Global Assessment of the Intergovernmental Science-Policy Platform on Biodiversity and Ecosystem Services (IPBES) found widespread, accelerating declines in Earth's biodiversity and associated benefits to people from nature. Addressing these trends will require science-based policy responses to reduce impacts, especially at national to local scales. Effective scaling of science-policy efforts, driven by global and national assessments, is a major challenge for turning assessment into action and will require unprecedented commitment by scientists to engage with communities of policy and practice. Fulfillment of science's social contract with society, and with nature, will require strong institutional support for scientists' participation in activities that transcend conventional research and publication.","container-title":"Trends Ecol. Evol.","issue":"5","language":"en","page":"407–414","publisher":"Elsevier BV","title":"The IPBES Global Assessment: Pathways to action","volume":"35","author":[{"family":"Ruckelshaus","given":"Mary H"},{"family":"Jackson","given":"Stephen T"},{"family":"Mooney","given":"Harold A"},{"family":"Jacobs","given":"Katharine L"},{"family":"Kassam","given":"Karim-Aly S"},{"family":"Arroyo","given":"Mary T K"},{"family":"Báldi","given":"András"},{"family":"Bartuska","given":"Ann M"},{"family":"Boyd","given":"James"},{"family":"Joppa","given":"Lucas N"},{"family":"Kovács-Hostyánszki","given":"Anikó"},{"family":"Parsons","given":"Jill Petraglia"},{"family":"Scholes","given":"Robert J"},{"family":"Shogren","given":"Jason F"},{"family":"Ouyang","given":"Zhiyun"}],"issued":{"date-parts":[["2020",5]]}}}],"schema":"https://github.com/citation-style-language/schema/raw/master/csl-citation.json"} </w:instrText>
      </w:r>
      <w:r w:rsidR="00B04AB1">
        <w:fldChar w:fldCharType="separate"/>
      </w:r>
      <w:r w:rsidR="000968D5" w:rsidRPr="000968D5">
        <w:rPr>
          <w:vertAlign w:val="superscript"/>
        </w:rPr>
        <w:t>25</w:t>
      </w:r>
      <w:r w:rsidR="00B04AB1">
        <w:fldChar w:fldCharType="end"/>
      </w:r>
      <w:r>
        <w:t xml:space="preserve"> reports global assessments of marine biodiversity, by relying on sources like the IUCN</w:t>
      </w:r>
      <w:r w:rsidR="00B04AB1">
        <w:fldChar w:fldCharType="begin"/>
      </w:r>
      <w:r w:rsidR="000968D5">
        <w:instrText xml:space="preserve"> ADDIN ZOTERO_ITEM CSL_CITATION {"citationID":"gSiRakS8","properties":{"unsorted":false,"formattedCitation":"\\super 26\\nosupersub{}","plainCitation":"26","noteIndex":0},"citationItems":[{"id":3047,"uris":["http://zotero.org/groups/6001417/items/XJETL3F6"],"itemData":{"id":3047,"type":"article-journal","abstract":"The IUCN Red List of Threatened Species is the most comprehensive resource detailing the global conservation status of plants and animals. The 2004 edition represents a milestone in the four-decade long history of the Red List, including the first Global Amphibian Assessment and a near doubling in assessed species since 2000. Moreover, the Red List assessment process itself has developed substantially over the past decade, extending the value of the Red List far beyond the assignation of threat status. We highlight here how the Red List, in conjunction with the comprehensive data compiled to support it and in spite of several important limitations, has become an increasingly powerful tool for conservation planning, management, monitoring and decision making.","container-title":"Trends Ecol. Evol.","issue":"2","language":"en","page":"71–76","publisher":"Elsevier BV","title":"The value of the IUCN Red List for conservation","volume":"21","author":[{"family":"Rodrigues","given":"Ana S L"},{"family":"Pilgrim","given":"John D"},{"family":"Lamoreux","given":"John F"},{"family":"Hoffmann","given":"Michael"},{"family":"Brooks","given":"Thomas M"}],"issued":{"date-parts":[["2006",2]]}}}],"schema":"https://github.com/citation-style-language/schema/raw/master/csl-citation.json"} </w:instrText>
      </w:r>
      <w:r w:rsidR="00B04AB1">
        <w:fldChar w:fldCharType="separate"/>
      </w:r>
      <w:r w:rsidR="000968D5" w:rsidRPr="000968D5">
        <w:rPr>
          <w:vertAlign w:val="superscript"/>
        </w:rPr>
        <w:t>26</w:t>
      </w:r>
      <w:r w:rsidR="00B04AB1">
        <w:fldChar w:fldCharType="end"/>
      </w:r>
      <w:r>
        <w:t xml:space="preserve"> and Living Planet Index (LPI)</w:t>
      </w:r>
      <w:r w:rsidR="00B04AB1">
        <w:fldChar w:fldCharType="begin"/>
      </w:r>
      <w:r w:rsidR="000968D5">
        <w:instrText xml:space="preserve"> ADDIN ZOTERO_ITEM CSL_CITATION {"citationID":"yCe4n7t4","properties":{"unsorted":false,"formattedCitation":"\\super 27\\nosupersub{}","plainCitation":"27","noteIndex":0},"citationItems":[{"id":3042,"uris":["http://zotero.org/groups/6001417/items/VC3HAAB7"],"itemData":{"id":3042,"type":"article-journal","abstract":"The Living Planet Index (LPI) is a leading global biodiversity indicator based on vertebrate population time series. Since it was first developed over 25 years ago, the LPI has been widely used to indicate trends in biodiversity globally, primarily reported every two years in the Living Planet Report. Based on relative abundance, a sensitive metric of biodiversity change, the LPI has also been applied as a tool for informing policy and used in assessments for several multilateral conventions and agreements, including the Convention on Biological Diversity 2010 Biodiversity Target and Aichi targets. Here, we outline all current and some potential uses of the LPI as a policy tool and explore the use of the LPI in policy documents to assess the reach of the LPI geographically and over time. We present limitations to the use of this indicator in policy, primarily relating to the development of the index at the national level, and suggest clear pathways to broaden the utility of the LPI and the underlying database for temporal and spatial predictions of biodiversity change. We also provide evidence that the LPI can detect recoveries in biodiversity and suggest its suitability for measuring progress towards the goal of biodiversity recovery by 2050.This article is part of the discussion meeting issue 'Bending the curve towards nature recovery: building on Georgina Mace's legacy for a biodiverse future'.","container-title":"Philos. Trans. R. Soc. Lond. B Biol. Sci.","issue":"1917","language":"en","page":"20230207","publisher":"The Royal Society","title":"The utility of the Living Planet Index as a policy tool and for measuring nature recovery","volume":"380","author":[{"family":"McRae","given":"Louise"},{"family":"Cornford","given":"Richard"},{"family":"Marconi","given":"Valentina"},{"family":"Puleston","given":"Hannah"},{"family":"Ledger","given":"Sophie E H"},{"family":"Deinet","given":"Stefanie"},{"family":"Oppenheimer","given":"Philippa"},{"family":"Hoffmann","given":"Mike"},{"family":"Freeman","given":"Robin"}],"issued":{"date-parts":[["2025",1]]}}}],"schema":"https://github.com/citation-style-language/schema/raw/master/csl-citation.json"} </w:instrText>
      </w:r>
      <w:r w:rsidR="00B04AB1">
        <w:fldChar w:fldCharType="separate"/>
      </w:r>
      <w:r w:rsidR="000968D5" w:rsidRPr="000968D5">
        <w:rPr>
          <w:vertAlign w:val="superscript"/>
        </w:rPr>
        <w:t>27</w:t>
      </w:r>
      <w:r w:rsidR="00B04AB1">
        <w:fldChar w:fldCharType="end"/>
      </w:r>
      <w:r>
        <w:t xml:space="preserve">. These assessments necessarily aggregate across many taxa to inform high-level </w:t>
      </w:r>
      <w:r w:rsidR="00365502">
        <w:t>policymaking, which may involuntarily</w:t>
      </w:r>
      <w:r>
        <w:t xml:space="preserve">, </w:t>
      </w:r>
      <w:r>
        <w:lastRenderedPageBreak/>
        <w:t>this can obscure nuances important to conservation strategy. For example, the LPI</w:t>
      </w:r>
      <w:r w:rsidR="005575E0">
        <w:fldChar w:fldCharType="begin"/>
      </w:r>
      <w:r w:rsidR="000968D5">
        <w:instrText xml:space="preserve"> ADDIN ZOTERO_ITEM CSL_CITATION {"citationID":"4Cuiu4Hk","properties":{"unsorted":false,"formattedCitation":"\\super 27\\nosupersub{}","plainCitation":"27","noteIndex":0},"citationItems":[{"id":3042,"uris":["http://zotero.org/groups/6001417/items/VC3HAAB7"],"itemData":{"id":3042,"type":"article-journal","abstract":"The Living Planet Index (LPI) is a leading global biodiversity indicator based on vertebrate population time series. Since it was first developed over 25 years ago, the LPI has been widely used to indicate trends in biodiversity globally, primarily reported every two years in the Living Planet Report. Based on relative abundance, a sensitive metric of biodiversity change, the LPI has also been applied as a tool for informing policy and used in assessments for several multilateral conventions and agreements, including the Convention on Biological Diversity 2010 Biodiversity Target and Aichi targets. Here, we outline all current and some potential uses of the LPI as a policy tool and explore the use of the LPI in policy documents to assess the reach of the LPI geographically and over time. We present limitations to the use of this indicator in policy, primarily relating to the development of the index at the national level, and suggest clear pathways to broaden the utility of the LPI and the underlying database for temporal and spatial predictions of biodiversity change. We also provide evidence that the LPI can detect recoveries in biodiversity and suggest its suitability for measuring progress towards the goal of biodiversity recovery by 2050.This article is part of the discussion meeting issue 'Bending the curve towards nature recovery: building on Georgina Mace's legacy for a biodiverse future'.","container-title":"Philos. Trans. R. Soc. Lond. B Biol. Sci.","issue":"1917","language":"en","page":"20230207","publisher":"The Royal Society","title":"The utility of the Living Planet Index as a policy tool and for measuring nature recovery","volume":"380","author":[{"family":"McRae","given":"Louise"},{"family":"Cornford","given":"Richard"},{"family":"Marconi","given":"Valentina"},{"family":"Puleston","given":"Hannah"},{"family":"Ledger","given":"Sophie E H"},{"family":"Deinet","given":"Stefanie"},{"family":"Oppenheimer","given":"Philippa"},{"family":"Hoffmann","given":"Mike"},{"family":"Freeman","given":"Robin"}],"issued":{"date-parts":[["2025",1]]}}}],"schema":"https://github.com/citation-style-language/schema/raw/master/csl-citation.json"} </w:instrText>
      </w:r>
      <w:r w:rsidR="005575E0">
        <w:fldChar w:fldCharType="separate"/>
      </w:r>
      <w:r w:rsidR="000968D5" w:rsidRPr="000968D5">
        <w:rPr>
          <w:vertAlign w:val="superscript"/>
        </w:rPr>
        <w:t>27</w:t>
      </w:r>
      <w:r w:rsidR="005575E0">
        <w:fldChar w:fldCharType="end"/>
      </w:r>
      <w:r>
        <w:t xml:space="preserve"> reports a 56% decline in the relative abundance of marine vertebrates overall</w:t>
      </w:r>
      <w:r w:rsidR="00365502">
        <w:t>; however,</w:t>
      </w:r>
      <w:r>
        <w:t xml:space="preserve"> this decline is driven almost entirely by fishes, which receive 92.6% of the weighting, while reptiles, birds, and mammals are all estimated to be increasing</w:t>
      </w:r>
      <w:r w:rsidR="00B04AB1">
        <w:fldChar w:fldCharType="begin"/>
      </w:r>
      <w:r w:rsidR="000968D5">
        <w:instrText xml:space="preserve"> ADDIN ZOTERO_ITEM CSL_CITATION {"citationID":"lxfNdder","properties":{"unsorted":false,"formattedCitation":"\\super 28\\nosupersub{}","plainCitation":"28","noteIndex":0},"citationItems":[{"id":3063,"uris":["http://zotero.org/groups/6001417/items/PUW68AFR"],"itemData":{"id":3063,"type":"article-journal","publisher":"WWF International","title":"Living blue planet report: species, habitats and human well-being","author":[{"family":"Tanzer","given":"J"},{"family":"Phua","given":"C"},{"family":"Jeffries","given":"B"},{"family":"Lawrence","given":"A"},{"family":"Gonzales","given":"A"},{"family":"Gamblin","given":"P"},{"family":"(Eds. ).","given":"Roxburgh T"}],"issued":{"date-parts":[["2015"]]}}}],"schema":"https://github.com/citation-style-language/schema/raw/master/csl-citation.json"} </w:instrText>
      </w:r>
      <w:r w:rsidR="00B04AB1">
        <w:fldChar w:fldCharType="separate"/>
      </w:r>
      <w:r w:rsidR="000968D5" w:rsidRPr="000968D5">
        <w:rPr>
          <w:vertAlign w:val="superscript"/>
        </w:rPr>
        <w:t>28</w:t>
      </w:r>
      <w:r w:rsidR="00B04AB1">
        <w:fldChar w:fldCharType="end"/>
      </w:r>
      <w:r>
        <w:t xml:space="preserve">. At a finer scale, individual papers addressing specific </w:t>
      </w:r>
      <w:r w:rsidR="000968D5">
        <w:t>taxa</w:t>
      </w:r>
      <w:r w:rsidR="000968D5">
        <w:fldChar w:fldCharType="begin"/>
      </w:r>
      <w:r w:rsidR="000968D5">
        <w:instrText xml:space="preserve"> ADDIN ZOTERO_ITEM CSL_CITATION {"citationID":"OtgXvS7K","properties":{"unsorted":false,"formattedCitation":"\\super 29\\uc0\\u8211{}31\\nosupersub{}","plainCitation":"29–31","noteIndex":0},"citationItems":[{"id":1772,"uris":["http://zotero.org/groups/6001417/items/2RDKHE62"],"itemData":{"id":1772,"type":"article-journal","container-title":"Fish and Fisheries","ISSN":"1467-2960","issue":"6","journalAbbreviation":"Fish and Fisheries","page":"1313-1331","publisher":"Wiley Online Library","title":"Recent trends in abundance and fishing pressure of agency‐assessed small pelagic fish stocks","volume":"23","author":[{"family":"Hilborn","given":"Ray"},{"family":"Buratti","given":"Claudio C"},{"family":"Díaz Acuña","given":"Erich"},{"family":"Hively","given":"Daniel"},{"family":"Kolding","given":"Jeppe"},{"family":"Kurota","given":"Hiroyuki"},{"family":"Baker","given":"Nicole"},{"family":"Mace","given":"Pamela M"},{"family":"Moor","given":"Carryn L","non-dropping-particle":"de"},{"family":"Muko","given":"Soyoka"}],"issued":{"date-parts":[["2022"]]}}},{"id":289,"uris":["http://zotero.org/groups/6001417/items/QAMF9QI6"],"itemData":{"id":289,"type":"article-journal","container-title":"Nature","DOI":"10.1038/s41586-020-03173-9","ISSN":"0028-0836, 1476-4687","issue":"7843","journalAbbreviation":"Nature","language":"en","page":"567-571","source":"DOI.org (Crossref)","title":"Half a century of global decline in oceanic sharks and rays","volume":"589","author":[{"family":"Pacoureau","given":"Nathan"},{"family":"Rigby","given":"Cassandra L."},{"family":"Kyne","given":"Peter M."},{"family":"Sherley","given":"Richard B."},{"family":"Winker","given":"Henning"},{"family":"Carlson","given":"John K."},{"family":"Fordham","given":"Sonja V."},{"family":"Barreto","given":"Rodrigo"},{"family":"Fernando","given":"Daniel"},{"family":"Francis","given":"Malcolm P."},{"family":"Jabado","given":"Rima W."},{"family":"Herman","given":"Katelyn B."},{"family":"Liu","given":"Kwang-Ming"},{"family":"Marshall","given":"Andrea D."},{"family":"Pollom","given":"Riley A."},{"family":"Romanov","given":"Evgeny V."},{"family":"Simpfendorfer","given":"Colin A."},{"family":"Yin","given":"Jamie S."},{"family":"Kindsvater","given":"Holly K."},{"family":"Dulvy","given":"Nicholas K."}],"issued":{"date-parts":[["2021",1,28]]}}},{"id":281,"uris":["http://zotero.org/groups/6001417/items/UTLP55DI"],"itemData":{"id":281,"type":"article-journal","abstract":"Significance\n            Kelp forests support diverse and productive ecological communities throughout temperate and arctic regions worldwide, providing numerous ecosystem services to humans. Literature suggests that kelp forests are increasingly threatened by a variety of human impacts, including climate change, overfishing, and direct harvest. We provide the first globally comprehensive analysis of kelp forest change over the past 50 y, identifying a high degree of variation in the magnitude and direction of change across the geographic range of kelps. These results suggest region-specific responses to global change, with local drivers playing an important role in driving patterns of kelp abundance. Increased monitoring aimed at understanding regional kelp forest dynamics is likely to prove most effective for the adaptive management of these important ecosystems.\n          , \n            \n              Kelp forests (Order Laminariales) form key biogenic habitats in coastal regions of temperate and Arctic seas worldwide, providing ecosystem services valued in the range of billions of dollars annually. Although local evidence suggests that kelp forests are increasingly threatened by a variety of stressors, no comprehensive global analysis of change in kelp abundances currently exists. Here, we build and analyze a global database of kelp time series spanning the past half-century to assess regional and global trends in kelp abundances. We detected a high degree of geographic variation in trends, with regional variability in the direction and magnitude of change far exceeding a small global average decline (instantaneous rate of change = −0.018 y\n              −1\n              ). Our analysis identified declines in 38% of ecoregions for which there are data (−0.015 to −0.18 y\n              −1\n              ), increases in 27% of ecoregions (0.015 to 0.11 y\n              −1\n              ), and no detectable change in 35% of ecoregions. These spatially variable trajectories reflected regional differences in the drivers of change, uncertainty in some regions owing to poor spatial and temporal data coverage, and the dynamic nature of kelp populations. We conclude that although global drivers could be affecting kelp forests at multiple scales, local stressors and regional variation in the effects of these drivers dominate kelp dynamics, in contrast to many other marine and terrestrial foundation species.","container-title":"Proceedings of the National Academy of Sciences","DOI":"10.1073/pnas.1606102113","ISSN":"0027-8424, 1091-6490","issue":"48","journalAbbreviation":"Proc. Natl. Acad. Sci. U.S.A.","language":"en","page":"13785-13790","source":"DOI.org (Crossref)","title":"Global patterns of kelp forest change over the past half-century","volume":"113","author":[{"family":"Krumhansl","given":"Kira A."},{"family":"Okamoto","given":"Daniel K."},{"family":"Rassweiler","given":"Andrew"},{"family":"Novak","given":"Mark"},{"family":"Bolton","given":"John J."},{"family":"Cavanaugh","given":"Kyle C."},{"family":"Connell","given":"Sean D."},{"family":"Johnson","given":"Craig R."},{"family":"Konar","given":"Brenda"},{"family":"Ling","given":"Scott D."},{"family":"Micheli","given":"Fiorenza"},{"family":"Norderhaug","given":"Kjell M."},{"family":"Pérez-Matus","given":"Alejandro"},{"family":"Sousa-Pinto","given":"Isabel"},{"family":"Reed","given":"Daniel C."},{"family":"Salomon","given":"Anne K."},{"family":"Shears","given":"Nick T."},{"family":"Wernberg","given":"Thomas"},{"family":"Anderson","given":"Robert J."},{"family":"Barrett","given":"Nevell S."},{"family":"Buschmann","given":"Alejandro H."},{"family":"Carr","given":"Mark H."},{"family":"Caselle","given":"Jennifer E."},{"family":"Derrien-Courtel","given":"Sandrine"},{"family":"Edgar","given":"Graham J."},{"family":"Edwards","given":"Matt"},{"family":"Estes","given":"James A."},{"family":"Goodwin","given":"Claire"},{"family":"Kenner","given":"Michael C."},{"family":"Kushner","given":"David J."},{"family":"Moy","given":"Frithjof E."},{"family":"Nunn","given":"Julia"},{"family":"Steneck","given":"Robert S."},{"family":"Vásquez","given":"Julio"},{"family":"Watson","given":"Jane"},{"family":"Witman","given":"Jon D."},{"family":"Byrnes","given":"Jarrett E. K."}],"issued":{"date-parts":[["2016",11,29]]}}}],"schema":"https://github.com/citation-style-language/schema/raw/master/csl-citation.json"} </w:instrText>
      </w:r>
      <w:r w:rsidR="000968D5">
        <w:fldChar w:fldCharType="separate"/>
      </w:r>
      <w:r w:rsidR="000968D5" w:rsidRPr="000968D5">
        <w:rPr>
          <w:vertAlign w:val="superscript"/>
        </w:rPr>
        <w:t>29–31</w:t>
      </w:r>
      <w:r w:rsidR="000968D5">
        <w:fldChar w:fldCharType="end"/>
      </w:r>
      <w:r>
        <w:t>, but these studies are seldom compared with one another to learn lessons</w:t>
      </w:r>
      <w:r w:rsidR="0008287A">
        <w:t xml:space="preserve"> at larger spatial, temporal, and taxonomic scales</w:t>
      </w:r>
      <w:r>
        <w:t xml:space="preserve">. </w:t>
      </w:r>
      <w:commentRangeStart w:id="74"/>
      <w:r>
        <w:t>Cross-comparisons of abundance trends among taxonomic groups can offer more targeted guidance for conservation policy than either single-taxon studies or highly aggregated global indices.</w:t>
      </w:r>
      <w:commentRangeEnd w:id="74"/>
      <w:r w:rsidR="00E22FFF">
        <w:rPr>
          <w:rStyle w:val="CommentReference"/>
          <w:sz w:val="24"/>
          <w:szCs w:val="24"/>
        </w:rPr>
        <w:commentReference w:id="74"/>
      </w:r>
    </w:p>
    <w:tbl>
      <w:tblPr>
        <w:tblStyle w:val="a"/>
        <w:tblpPr w:leftFromText="180" w:rightFromText="180" w:vertAnchor="text" w:horzAnchor="margin" w:tblpX="-639" w:tblpY="170"/>
        <w:tblW w:w="104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11"/>
        <w:gridCol w:w="1170"/>
        <w:gridCol w:w="1800"/>
        <w:gridCol w:w="2103"/>
        <w:gridCol w:w="1857"/>
        <w:gridCol w:w="1899"/>
      </w:tblGrid>
      <w:tr w:rsidR="00061664" w14:paraId="3BC1DDF7" w14:textId="77777777" w:rsidTr="00D01CD0">
        <w:trPr>
          <w:trHeight w:val="765"/>
        </w:trPr>
        <w:tc>
          <w:tcPr>
            <w:tcW w:w="1611"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04D477EF" w14:textId="77777777" w:rsidR="00061664" w:rsidRPr="00DB1B96" w:rsidRDefault="00061664" w:rsidP="00D01CD0">
            <w:pPr>
              <w:pStyle w:val="Heading1"/>
              <w:spacing w:before="0" w:after="0" w:line="276" w:lineRule="auto"/>
              <w:rPr>
                <w:sz w:val="24"/>
                <w:szCs w:val="24"/>
              </w:rPr>
            </w:pPr>
            <w:r w:rsidRPr="00DB1B96">
              <w:rPr>
                <w:sz w:val="24"/>
                <w:szCs w:val="24"/>
              </w:rPr>
              <w:t>Species Group</w:t>
            </w:r>
          </w:p>
        </w:tc>
        <w:tc>
          <w:tcPr>
            <w:tcW w:w="1170" w:type="dxa"/>
            <w:tcBorders>
              <w:top w:val="single" w:sz="7" w:space="0" w:color="CCCCCC"/>
              <w:left w:val="single" w:sz="4" w:space="0" w:color="auto"/>
              <w:bottom w:val="single" w:sz="7" w:space="0" w:color="CCCCCC"/>
              <w:right w:val="single" w:sz="8" w:space="0" w:color="CCCCCC"/>
            </w:tcBorders>
            <w:tcMar>
              <w:top w:w="40" w:type="dxa"/>
              <w:left w:w="40" w:type="dxa"/>
              <w:bottom w:w="40" w:type="dxa"/>
              <w:right w:w="40" w:type="dxa"/>
            </w:tcMar>
            <w:vAlign w:val="bottom"/>
          </w:tcPr>
          <w:p w14:paraId="6609C5F7" w14:textId="77777777" w:rsidR="00061664" w:rsidRPr="00DB1B96" w:rsidRDefault="00061664" w:rsidP="00D01CD0">
            <w:pPr>
              <w:pStyle w:val="Heading1"/>
              <w:spacing w:before="0" w:after="0" w:line="276" w:lineRule="auto"/>
              <w:rPr>
                <w:sz w:val="24"/>
                <w:szCs w:val="24"/>
              </w:rPr>
            </w:pPr>
            <w:r w:rsidRPr="00DB1B96">
              <w:rPr>
                <w:sz w:val="24"/>
                <w:szCs w:val="24"/>
              </w:rPr>
              <w:t>Number of Species</w:t>
            </w:r>
          </w:p>
        </w:tc>
        <w:tc>
          <w:tcPr>
            <w:tcW w:w="1800"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1FFC9323" w14:textId="22D62F5C" w:rsidR="00061664" w:rsidRPr="00DB1B96" w:rsidRDefault="00061664" w:rsidP="00D01CD0">
            <w:pPr>
              <w:pStyle w:val="Heading1"/>
              <w:spacing w:before="0" w:after="0" w:line="276" w:lineRule="auto"/>
              <w:rPr>
                <w:sz w:val="24"/>
                <w:szCs w:val="24"/>
              </w:rPr>
            </w:pPr>
            <w:r w:rsidRPr="00DB1B96">
              <w:rPr>
                <w:sz w:val="24"/>
                <w:szCs w:val="24"/>
              </w:rPr>
              <w:t>Biomass of carbon (tons)</w:t>
            </w:r>
          </w:p>
        </w:tc>
        <w:tc>
          <w:tcPr>
            <w:tcW w:w="2103" w:type="dxa"/>
            <w:tcBorders>
              <w:top w:val="single" w:sz="7" w:space="0" w:color="CCCCCC"/>
              <w:left w:val="single" w:sz="4" w:space="0" w:color="auto"/>
              <w:bottom w:val="single" w:sz="7" w:space="0" w:color="CCCCCC"/>
              <w:right w:val="single" w:sz="7" w:space="0" w:color="CCCCCC"/>
            </w:tcBorders>
            <w:tcMar>
              <w:top w:w="40" w:type="dxa"/>
              <w:left w:w="40" w:type="dxa"/>
              <w:bottom w:w="40" w:type="dxa"/>
              <w:right w:w="40" w:type="dxa"/>
            </w:tcMar>
            <w:vAlign w:val="bottom"/>
          </w:tcPr>
          <w:p w14:paraId="37A5699A" w14:textId="74DD0872" w:rsidR="00061664" w:rsidRPr="00DB1B96" w:rsidRDefault="00061664" w:rsidP="00D01CD0">
            <w:pPr>
              <w:pStyle w:val="Heading1"/>
              <w:spacing w:before="0" w:after="0" w:line="276" w:lineRule="auto"/>
              <w:rPr>
                <w:sz w:val="24"/>
                <w:szCs w:val="24"/>
              </w:rPr>
            </w:pPr>
            <w:r w:rsidRPr="00DB1B96">
              <w:rPr>
                <w:sz w:val="24"/>
                <w:szCs w:val="24"/>
              </w:rPr>
              <w:t>Evaluated</w:t>
            </w:r>
            <w:r w:rsidR="00D01CD0">
              <w:rPr>
                <w:sz w:val="24"/>
                <w:szCs w:val="24"/>
              </w:rPr>
              <w:t xml:space="preserve"> (% of Species Evaluated)</w:t>
            </w:r>
          </w:p>
        </w:tc>
        <w:tc>
          <w:tcPr>
            <w:tcW w:w="1857" w:type="dxa"/>
            <w:tcBorders>
              <w:top w:val="single" w:sz="7" w:space="0" w:color="CCCCCC"/>
              <w:left w:val="nil"/>
              <w:bottom w:val="single" w:sz="7" w:space="0" w:color="CCCCCC"/>
              <w:right w:val="single" w:sz="7" w:space="0" w:color="CCCCCC"/>
            </w:tcBorders>
            <w:tcMar>
              <w:top w:w="40" w:type="dxa"/>
              <w:left w:w="40" w:type="dxa"/>
              <w:bottom w:w="40" w:type="dxa"/>
              <w:right w:w="40" w:type="dxa"/>
            </w:tcMar>
            <w:vAlign w:val="bottom"/>
          </w:tcPr>
          <w:p w14:paraId="5FD10226" w14:textId="44418848" w:rsidR="00061664" w:rsidRPr="00DB1B96" w:rsidRDefault="00D01CD0" w:rsidP="00D01CD0">
            <w:pPr>
              <w:pStyle w:val="Heading1"/>
              <w:spacing w:before="0" w:after="0" w:line="276" w:lineRule="auto"/>
              <w:rPr>
                <w:sz w:val="24"/>
                <w:szCs w:val="24"/>
              </w:rPr>
            </w:pPr>
            <w:r>
              <w:rPr>
                <w:sz w:val="24"/>
                <w:szCs w:val="24"/>
              </w:rPr>
              <w:t xml:space="preserve">% of </w:t>
            </w:r>
            <w:r w:rsidR="00DB2329">
              <w:rPr>
                <w:sz w:val="24"/>
                <w:szCs w:val="24"/>
              </w:rPr>
              <w:t xml:space="preserve">Evaluated as </w:t>
            </w:r>
            <w:r w:rsidR="00061664" w:rsidRPr="00DB1B96">
              <w:rPr>
                <w:sz w:val="24"/>
                <w:szCs w:val="24"/>
              </w:rPr>
              <w:t>Data Deficient</w:t>
            </w:r>
          </w:p>
        </w:tc>
        <w:tc>
          <w:tcPr>
            <w:tcW w:w="1899" w:type="dxa"/>
            <w:tcBorders>
              <w:top w:val="single" w:sz="7" w:space="0" w:color="CCCCCC"/>
              <w:left w:val="nil"/>
              <w:bottom w:val="single" w:sz="7" w:space="0" w:color="CCCCCC"/>
              <w:right w:val="single" w:sz="7" w:space="0" w:color="000000"/>
            </w:tcBorders>
            <w:tcMar>
              <w:top w:w="40" w:type="dxa"/>
              <w:left w:w="0" w:type="dxa"/>
              <w:bottom w:w="40" w:type="dxa"/>
              <w:right w:w="0" w:type="dxa"/>
            </w:tcMar>
            <w:vAlign w:val="bottom"/>
          </w:tcPr>
          <w:p w14:paraId="704C5766" w14:textId="59D4274B" w:rsidR="00061664" w:rsidRPr="00DB1B96" w:rsidRDefault="00061664" w:rsidP="00D01CD0">
            <w:pPr>
              <w:pStyle w:val="Heading1"/>
              <w:spacing w:before="0" w:after="0" w:line="276" w:lineRule="auto"/>
              <w:rPr>
                <w:sz w:val="24"/>
                <w:szCs w:val="24"/>
              </w:rPr>
            </w:pPr>
            <w:r w:rsidRPr="00DB1B96">
              <w:rPr>
                <w:sz w:val="24"/>
                <w:szCs w:val="24"/>
              </w:rPr>
              <w:t xml:space="preserve">% of Evaluated </w:t>
            </w:r>
            <w:r w:rsidR="00D01CD0">
              <w:rPr>
                <w:sz w:val="24"/>
                <w:szCs w:val="24"/>
              </w:rPr>
              <w:t>as</w:t>
            </w:r>
            <w:r w:rsidRPr="00DB1B96">
              <w:rPr>
                <w:sz w:val="24"/>
                <w:szCs w:val="24"/>
              </w:rPr>
              <w:t xml:space="preserve"> Endangered</w:t>
            </w:r>
          </w:p>
        </w:tc>
      </w:tr>
      <w:tr w:rsidR="00D01CD0" w14:paraId="23384770" w14:textId="77777777" w:rsidTr="00D01CD0">
        <w:trPr>
          <w:trHeight w:val="375"/>
        </w:trPr>
        <w:tc>
          <w:tcPr>
            <w:tcW w:w="1611"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176D1497" w14:textId="77777777" w:rsidR="00D01CD0" w:rsidRDefault="00D01CD0" w:rsidP="00D01CD0">
            <w:pPr>
              <w:pStyle w:val="Heading1"/>
              <w:spacing w:before="0" w:after="0" w:line="276" w:lineRule="auto"/>
              <w:rPr>
                <w:b w:val="0"/>
                <w:bCs w:val="0"/>
                <w:sz w:val="24"/>
                <w:szCs w:val="24"/>
              </w:rPr>
            </w:pPr>
            <w:r>
              <w:rPr>
                <w:b w:val="0"/>
                <w:bCs w:val="0"/>
                <w:sz w:val="24"/>
                <w:szCs w:val="24"/>
              </w:rPr>
              <w:t>Corals</w:t>
            </w:r>
          </w:p>
        </w:tc>
        <w:tc>
          <w:tcPr>
            <w:tcW w:w="1170" w:type="dxa"/>
            <w:tcBorders>
              <w:top w:val="nil"/>
              <w:left w:val="single" w:sz="4" w:space="0" w:color="auto"/>
              <w:bottom w:val="single" w:sz="7" w:space="0" w:color="CCCCCC"/>
              <w:right w:val="single" w:sz="8" w:space="0" w:color="CCCCCC"/>
            </w:tcBorders>
            <w:tcMar>
              <w:top w:w="40" w:type="dxa"/>
              <w:left w:w="40" w:type="dxa"/>
              <w:bottom w:w="40" w:type="dxa"/>
              <w:right w:w="40" w:type="dxa"/>
            </w:tcMar>
            <w:vAlign w:val="bottom"/>
          </w:tcPr>
          <w:p w14:paraId="4EBB9FC0" w14:textId="77777777" w:rsidR="00D01CD0" w:rsidRDefault="00D01CD0" w:rsidP="00D01CD0">
            <w:pPr>
              <w:pStyle w:val="Heading1"/>
              <w:spacing w:before="0" w:after="0" w:line="276" w:lineRule="auto"/>
              <w:jc w:val="right"/>
              <w:rPr>
                <w:b w:val="0"/>
                <w:bCs w:val="0"/>
                <w:sz w:val="24"/>
                <w:szCs w:val="24"/>
              </w:rPr>
            </w:pPr>
            <w:r>
              <w:rPr>
                <w:b w:val="0"/>
                <w:bCs w:val="0"/>
                <w:sz w:val="24"/>
                <w:szCs w:val="24"/>
              </w:rPr>
              <w:t>6323</w:t>
            </w:r>
          </w:p>
        </w:tc>
        <w:tc>
          <w:tcPr>
            <w:tcW w:w="1800"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0EEC59C0" w14:textId="3ADD7528" w:rsidR="00D01CD0" w:rsidRDefault="00D01CD0" w:rsidP="00D01CD0">
            <w:pPr>
              <w:pStyle w:val="Heading1"/>
              <w:spacing w:before="0" w:after="0" w:line="276" w:lineRule="auto"/>
              <w:jc w:val="right"/>
              <w:rPr>
                <w:b w:val="0"/>
                <w:bCs w:val="0"/>
                <w:sz w:val="24"/>
                <w:szCs w:val="24"/>
              </w:rPr>
            </w:pPr>
            <w:r>
              <w:rPr>
                <w:b w:val="0"/>
                <w:bCs w:val="0"/>
                <w:sz w:val="24"/>
                <w:szCs w:val="24"/>
              </w:rPr>
              <w:t>5.0E+16</w:t>
            </w:r>
          </w:p>
        </w:tc>
        <w:tc>
          <w:tcPr>
            <w:tcW w:w="2103" w:type="dxa"/>
            <w:tcBorders>
              <w:top w:val="nil"/>
              <w:left w:val="single" w:sz="4" w:space="0" w:color="auto"/>
              <w:bottom w:val="single" w:sz="7" w:space="0" w:color="CCCCCC"/>
              <w:right w:val="single" w:sz="7" w:space="0" w:color="CCCCCC"/>
            </w:tcBorders>
            <w:tcMar>
              <w:top w:w="40" w:type="dxa"/>
              <w:left w:w="40" w:type="dxa"/>
              <w:bottom w:w="40" w:type="dxa"/>
              <w:right w:w="40" w:type="dxa"/>
            </w:tcMar>
            <w:vAlign w:val="bottom"/>
          </w:tcPr>
          <w:p w14:paraId="1C3BDBCA" w14:textId="7816A1CB" w:rsidR="00D01CD0" w:rsidRDefault="00D01CD0" w:rsidP="00D01CD0">
            <w:pPr>
              <w:pStyle w:val="Heading1"/>
              <w:spacing w:before="0" w:after="0" w:line="276" w:lineRule="auto"/>
              <w:jc w:val="right"/>
              <w:rPr>
                <w:b w:val="0"/>
                <w:bCs w:val="0"/>
                <w:sz w:val="24"/>
                <w:szCs w:val="24"/>
              </w:rPr>
            </w:pPr>
            <w:r w:rsidRPr="00D01CD0">
              <w:rPr>
                <w:b w:val="0"/>
                <w:bCs w:val="0"/>
                <w:sz w:val="24"/>
                <w:szCs w:val="24"/>
              </w:rPr>
              <w:t>6323 (15%)</w:t>
            </w:r>
          </w:p>
        </w:tc>
        <w:tc>
          <w:tcPr>
            <w:tcW w:w="1857"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3F6BA156" w14:textId="4551D19A" w:rsidR="00D01CD0" w:rsidRDefault="00D01CD0" w:rsidP="00D01CD0">
            <w:pPr>
              <w:pStyle w:val="Heading1"/>
              <w:spacing w:before="0" w:after="0" w:line="276" w:lineRule="auto"/>
              <w:jc w:val="right"/>
              <w:rPr>
                <w:b w:val="0"/>
                <w:bCs w:val="0"/>
                <w:sz w:val="24"/>
                <w:szCs w:val="24"/>
              </w:rPr>
            </w:pPr>
            <w:r w:rsidRPr="00D01CD0">
              <w:rPr>
                <w:b w:val="0"/>
                <w:bCs w:val="0"/>
                <w:sz w:val="24"/>
                <w:szCs w:val="24"/>
              </w:rPr>
              <w:t>15%</w:t>
            </w:r>
          </w:p>
        </w:tc>
        <w:tc>
          <w:tcPr>
            <w:tcW w:w="1899"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1F1928A0" w14:textId="77777777" w:rsidR="00D01CD0" w:rsidRDefault="00D01CD0" w:rsidP="00D01CD0">
            <w:pPr>
              <w:pStyle w:val="Heading1"/>
              <w:spacing w:before="0" w:after="0" w:line="276" w:lineRule="auto"/>
              <w:jc w:val="right"/>
              <w:rPr>
                <w:b w:val="0"/>
                <w:bCs w:val="0"/>
                <w:sz w:val="24"/>
                <w:szCs w:val="24"/>
              </w:rPr>
            </w:pPr>
            <w:r>
              <w:rPr>
                <w:b w:val="0"/>
                <w:bCs w:val="0"/>
                <w:sz w:val="24"/>
                <w:szCs w:val="24"/>
              </w:rPr>
              <w:t>42%</w:t>
            </w:r>
          </w:p>
        </w:tc>
      </w:tr>
      <w:tr w:rsidR="00D01CD0" w14:paraId="141AD92D" w14:textId="77777777" w:rsidTr="00D01CD0">
        <w:trPr>
          <w:trHeight w:val="375"/>
        </w:trPr>
        <w:tc>
          <w:tcPr>
            <w:tcW w:w="1611"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411947D6" w14:textId="77777777" w:rsidR="00D01CD0" w:rsidRDefault="00D01CD0" w:rsidP="00D01CD0">
            <w:pPr>
              <w:pStyle w:val="Heading1"/>
              <w:spacing w:before="0" w:after="0" w:line="276" w:lineRule="auto"/>
              <w:rPr>
                <w:b w:val="0"/>
                <w:bCs w:val="0"/>
                <w:sz w:val="24"/>
                <w:szCs w:val="24"/>
              </w:rPr>
            </w:pPr>
            <w:r>
              <w:rPr>
                <w:b w:val="0"/>
                <w:bCs w:val="0"/>
                <w:sz w:val="24"/>
                <w:szCs w:val="24"/>
              </w:rPr>
              <w:t>Elasmobranchs</w:t>
            </w:r>
          </w:p>
        </w:tc>
        <w:tc>
          <w:tcPr>
            <w:tcW w:w="1170" w:type="dxa"/>
            <w:tcBorders>
              <w:top w:val="nil"/>
              <w:left w:val="single" w:sz="4" w:space="0" w:color="auto"/>
              <w:bottom w:val="single" w:sz="7" w:space="0" w:color="CCCCCC"/>
              <w:right w:val="single" w:sz="8" w:space="0" w:color="CCCCCC"/>
            </w:tcBorders>
            <w:tcMar>
              <w:top w:w="40" w:type="dxa"/>
              <w:left w:w="40" w:type="dxa"/>
              <w:bottom w:w="40" w:type="dxa"/>
              <w:right w:w="40" w:type="dxa"/>
            </w:tcMar>
            <w:vAlign w:val="bottom"/>
          </w:tcPr>
          <w:p w14:paraId="01E5C6C5" w14:textId="77777777" w:rsidR="00D01CD0" w:rsidRDefault="00D01CD0" w:rsidP="00D01CD0">
            <w:pPr>
              <w:pStyle w:val="Heading1"/>
              <w:spacing w:before="0" w:after="0" w:line="276" w:lineRule="auto"/>
              <w:jc w:val="right"/>
              <w:rPr>
                <w:b w:val="0"/>
                <w:bCs w:val="0"/>
                <w:sz w:val="24"/>
                <w:szCs w:val="24"/>
              </w:rPr>
            </w:pPr>
            <w:r>
              <w:rPr>
                <w:b w:val="0"/>
                <w:bCs w:val="0"/>
                <w:sz w:val="24"/>
                <w:szCs w:val="24"/>
              </w:rPr>
              <w:t>1,189</w:t>
            </w:r>
          </w:p>
        </w:tc>
        <w:tc>
          <w:tcPr>
            <w:tcW w:w="1800"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670727DD" w14:textId="77777777" w:rsidR="00D01CD0" w:rsidRDefault="00D01CD0" w:rsidP="00D01CD0">
            <w:pPr>
              <w:pStyle w:val="Heading1"/>
              <w:spacing w:before="0" w:after="0" w:line="276" w:lineRule="auto"/>
              <w:jc w:val="right"/>
              <w:rPr>
                <w:b w:val="0"/>
                <w:bCs w:val="0"/>
                <w:sz w:val="24"/>
                <w:szCs w:val="24"/>
              </w:rPr>
            </w:pPr>
            <w:r>
              <w:rPr>
                <w:b w:val="0"/>
                <w:bCs w:val="0"/>
                <w:sz w:val="24"/>
                <w:szCs w:val="24"/>
              </w:rPr>
              <w:t>Not estimated</w:t>
            </w:r>
          </w:p>
        </w:tc>
        <w:tc>
          <w:tcPr>
            <w:tcW w:w="2103" w:type="dxa"/>
            <w:tcBorders>
              <w:top w:val="nil"/>
              <w:left w:val="single" w:sz="4" w:space="0" w:color="auto"/>
              <w:bottom w:val="single" w:sz="7" w:space="0" w:color="CCCCCC"/>
              <w:right w:val="single" w:sz="7" w:space="0" w:color="CCCCCC"/>
            </w:tcBorders>
            <w:tcMar>
              <w:top w:w="40" w:type="dxa"/>
              <w:left w:w="40" w:type="dxa"/>
              <w:bottom w:w="40" w:type="dxa"/>
              <w:right w:w="40" w:type="dxa"/>
            </w:tcMar>
            <w:vAlign w:val="bottom"/>
          </w:tcPr>
          <w:p w14:paraId="18914140" w14:textId="42330AB9" w:rsidR="00D01CD0" w:rsidRDefault="00D01CD0" w:rsidP="00D01CD0">
            <w:pPr>
              <w:pStyle w:val="Heading1"/>
              <w:spacing w:before="0" w:after="0" w:line="276" w:lineRule="auto"/>
              <w:jc w:val="right"/>
              <w:rPr>
                <w:b w:val="0"/>
                <w:bCs w:val="0"/>
                <w:sz w:val="24"/>
                <w:szCs w:val="24"/>
              </w:rPr>
            </w:pPr>
            <w:r w:rsidRPr="00D01CD0">
              <w:rPr>
                <w:b w:val="0"/>
                <w:bCs w:val="0"/>
                <w:sz w:val="24"/>
                <w:szCs w:val="24"/>
              </w:rPr>
              <w:t>1189 (45%)</w:t>
            </w:r>
          </w:p>
        </w:tc>
        <w:tc>
          <w:tcPr>
            <w:tcW w:w="1857"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1780F750" w14:textId="0DB41C6E" w:rsidR="00D01CD0" w:rsidRDefault="00D01CD0" w:rsidP="00D01CD0">
            <w:pPr>
              <w:pStyle w:val="Heading1"/>
              <w:spacing w:before="0" w:after="0" w:line="276" w:lineRule="auto"/>
              <w:jc w:val="right"/>
              <w:rPr>
                <w:b w:val="0"/>
                <w:bCs w:val="0"/>
                <w:sz w:val="24"/>
                <w:szCs w:val="24"/>
              </w:rPr>
            </w:pPr>
            <w:r w:rsidRPr="00D01CD0">
              <w:rPr>
                <w:b w:val="0"/>
                <w:bCs w:val="0"/>
                <w:sz w:val="24"/>
                <w:szCs w:val="24"/>
              </w:rPr>
              <w:t>28%</w:t>
            </w:r>
          </w:p>
        </w:tc>
        <w:tc>
          <w:tcPr>
            <w:tcW w:w="1899"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499C8158" w14:textId="77777777" w:rsidR="00D01CD0" w:rsidRDefault="00D01CD0" w:rsidP="00D01CD0">
            <w:pPr>
              <w:pStyle w:val="Heading1"/>
              <w:spacing w:before="0" w:after="0" w:line="276" w:lineRule="auto"/>
              <w:jc w:val="right"/>
              <w:rPr>
                <w:b w:val="0"/>
                <w:bCs w:val="0"/>
                <w:sz w:val="24"/>
                <w:szCs w:val="24"/>
              </w:rPr>
            </w:pPr>
            <w:r>
              <w:rPr>
                <w:b w:val="0"/>
                <w:bCs w:val="0"/>
                <w:sz w:val="24"/>
                <w:szCs w:val="24"/>
              </w:rPr>
              <w:t>36%</w:t>
            </w:r>
          </w:p>
        </w:tc>
      </w:tr>
      <w:tr w:rsidR="00D01CD0" w14:paraId="7EBA0D61" w14:textId="77777777" w:rsidTr="00D01CD0">
        <w:trPr>
          <w:trHeight w:val="375"/>
        </w:trPr>
        <w:tc>
          <w:tcPr>
            <w:tcW w:w="1611"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650A3C68" w14:textId="77777777" w:rsidR="00D01CD0" w:rsidRDefault="00D01CD0" w:rsidP="00D01CD0">
            <w:pPr>
              <w:pStyle w:val="Heading1"/>
              <w:spacing w:before="0" w:after="0" w:line="276" w:lineRule="auto"/>
              <w:rPr>
                <w:b w:val="0"/>
                <w:bCs w:val="0"/>
                <w:sz w:val="24"/>
                <w:szCs w:val="24"/>
              </w:rPr>
            </w:pPr>
            <w:r>
              <w:rPr>
                <w:b w:val="0"/>
                <w:bCs w:val="0"/>
                <w:sz w:val="24"/>
                <w:szCs w:val="24"/>
              </w:rPr>
              <w:t>Birds</w:t>
            </w:r>
          </w:p>
        </w:tc>
        <w:tc>
          <w:tcPr>
            <w:tcW w:w="1170" w:type="dxa"/>
            <w:tcBorders>
              <w:top w:val="nil"/>
              <w:left w:val="single" w:sz="4" w:space="0" w:color="auto"/>
              <w:bottom w:val="single" w:sz="7" w:space="0" w:color="CCCCCC"/>
              <w:right w:val="single" w:sz="8" w:space="0" w:color="CCCCCC"/>
            </w:tcBorders>
            <w:tcMar>
              <w:top w:w="40" w:type="dxa"/>
              <w:left w:w="40" w:type="dxa"/>
              <w:bottom w:w="40" w:type="dxa"/>
              <w:right w:w="40" w:type="dxa"/>
            </w:tcMar>
            <w:vAlign w:val="bottom"/>
          </w:tcPr>
          <w:p w14:paraId="54BC504D" w14:textId="77777777" w:rsidR="00D01CD0" w:rsidRDefault="00D01CD0" w:rsidP="00D01CD0">
            <w:pPr>
              <w:pStyle w:val="Heading1"/>
              <w:spacing w:before="0" w:after="0" w:line="276" w:lineRule="auto"/>
              <w:jc w:val="right"/>
              <w:rPr>
                <w:b w:val="0"/>
                <w:bCs w:val="0"/>
                <w:sz w:val="24"/>
                <w:szCs w:val="24"/>
              </w:rPr>
            </w:pPr>
            <w:r>
              <w:rPr>
                <w:b w:val="0"/>
                <w:bCs w:val="0"/>
                <w:sz w:val="24"/>
                <w:szCs w:val="24"/>
              </w:rPr>
              <w:t>641</w:t>
            </w:r>
          </w:p>
        </w:tc>
        <w:tc>
          <w:tcPr>
            <w:tcW w:w="1800"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576170BD" w14:textId="77777777" w:rsidR="00D01CD0" w:rsidRDefault="00D01CD0" w:rsidP="00D01CD0">
            <w:pPr>
              <w:pStyle w:val="Heading1"/>
              <w:spacing w:before="0" w:after="0" w:line="276" w:lineRule="auto"/>
              <w:jc w:val="right"/>
              <w:rPr>
                <w:b w:val="0"/>
                <w:bCs w:val="0"/>
                <w:sz w:val="24"/>
                <w:szCs w:val="24"/>
              </w:rPr>
            </w:pPr>
            <w:r>
              <w:rPr>
                <w:b w:val="0"/>
                <w:bCs w:val="0"/>
                <w:sz w:val="24"/>
                <w:szCs w:val="24"/>
              </w:rPr>
              <w:t>Not estimated</w:t>
            </w:r>
          </w:p>
        </w:tc>
        <w:tc>
          <w:tcPr>
            <w:tcW w:w="2103" w:type="dxa"/>
            <w:tcBorders>
              <w:top w:val="nil"/>
              <w:left w:val="single" w:sz="4" w:space="0" w:color="auto"/>
              <w:bottom w:val="single" w:sz="7" w:space="0" w:color="CCCCCC"/>
              <w:right w:val="single" w:sz="7" w:space="0" w:color="CCCCCC"/>
            </w:tcBorders>
            <w:tcMar>
              <w:top w:w="40" w:type="dxa"/>
              <w:left w:w="40" w:type="dxa"/>
              <w:bottom w:w="40" w:type="dxa"/>
              <w:right w:w="40" w:type="dxa"/>
            </w:tcMar>
            <w:vAlign w:val="bottom"/>
          </w:tcPr>
          <w:p w14:paraId="502EE989" w14:textId="2CC5ED51" w:rsidR="00D01CD0" w:rsidRDefault="00D01CD0" w:rsidP="00D01CD0">
            <w:pPr>
              <w:pStyle w:val="Heading1"/>
              <w:spacing w:before="0" w:after="0" w:line="276" w:lineRule="auto"/>
              <w:jc w:val="right"/>
              <w:rPr>
                <w:b w:val="0"/>
                <w:bCs w:val="0"/>
                <w:sz w:val="24"/>
                <w:szCs w:val="24"/>
              </w:rPr>
            </w:pPr>
            <w:r w:rsidRPr="00D01CD0">
              <w:rPr>
                <w:b w:val="0"/>
                <w:bCs w:val="0"/>
                <w:sz w:val="24"/>
                <w:szCs w:val="24"/>
              </w:rPr>
              <w:t>641 (59%)</w:t>
            </w:r>
          </w:p>
        </w:tc>
        <w:tc>
          <w:tcPr>
            <w:tcW w:w="1857"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32C215AC" w14:textId="6AE4110B" w:rsidR="00D01CD0" w:rsidRDefault="00D01CD0" w:rsidP="00D01CD0">
            <w:pPr>
              <w:pStyle w:val="Heading1"/>
              <w:spacing w:before="0" w:after="0" w:line="276" w:lineRule="auto"/>
              <w:jc w:val="right"/>
              <w:rPr>
                <w:b w:val="0"/>
                <w:bCs w:val="0"/>
                <w:sz w:val="24"/>
                <w:szCs w:val="24"/>
              </w:rPr>
            </w:pPr>
            <w:r w:rsidRPr="00D01CD0">
              <w:rPr>
                <w:b w:val="0"/>
                <w:bCs w:val="0"/>
                <w:sz w:val="24"/>
                <w:szCs w:val="24"/>
              </w:rPr>
              <w:t>1%</w:t>
            </w:r>
          </w:p>
        </w:tc>
        <w:tc>
          <w:tcPr>
            <w:tcW w:w="1899"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5AC62659" w14:textId="77777777" w:rsidR="00D01CD0" w:rsidRDefault="00D01CD0" w:rsidP="00D01CD0">
            <w:pPr>
              <w:pStyle w:val="Heading1"/>
              <w:spacing w:before="0" w:after="0" w:line="276" w:lineRule="auto"/>
              <w:jc w:val="right"/>
              <w:rPr>
                <w:b w:val="0"/>
                <w:bCs w:val="0"/>
                <w:sz w:val="24"/>
                <w:szCs w:val="24"/>
              </w:rPr>
            </w:pPr>
            <w:r>
              <w:rPr>
                <w:b w:val="0"/>
                <w:bCs w:val="0"/>
                <w:sz w:val="24"/>
                <w:szCs w:val="24"/>
              </w:rPr>
              <w:t>32%</w:t>
            </w:r>
          </w:p>
        </w:tc>
      </w:tr>
      <w:tr w:rsidR="00D01CD0" w14:paraId="1475FD51" w14:textId="77777777" w:rsidTr="00D01CD0">
        <w:trPr>
          <w:trHeight w:val="375"/>
        </w:trPr>
        <w:tc>
          <w:tcPr>
            <w:tcW w:w="1611"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42A03567" w14:textId="77777777" w:rsidR="00D01CD0" w:rsidRDefault="00D01CD0" w:rsidP="00D01CD0">
            <w:pPr>
              <w:pStyle w:val="Heading1"/>
              <w:spacing w:before="0" w:after="0" w:line="276" w:lineRule="auto"/>
              <w:rPr>
                <w:b w:val="0"/>
                <w:bCs w:val="0"/>
                <w:sz w:val="24"/>
                <w:szCs w:val="24"/>
              </w:rPr>
            </w:pPr>
            <w:r>
              <w:rPr>
                <w:b w:val="0"/>
                <w:bCs w:val="0"/>
                <w:sz w:val="24"/>
                <w:szCs w:val="24"/>
              </w:rPr>
              <w:t>Mammals</w:t>
            </w:r>
          </w:p>
        </w:tc>
        <w:tc>
          <w:tcPr>
            <w:tcW w:w="1170" w:type="dxa"/>
            <w:tcBorders>
              <w:top w:val="nil"/>
              <w:left w:val="single" w:sz="4" w:space="0" w:color="auto"/>
              <w:bottom w:val="single" w:sz="7" w:space="0" w:color="CCCCCC"/>
              <w:right w:val="single" w:sz="8" w:space="0" w:color="CCCCCC"/>
            </w:tcBorders>
            <w:tcMar>
              <w:top w:w="40" w:type="dxa"/>
              <w:left w:w="40" w:type="dxa"/>
              <w:bottom w:w="40" w:type="dxa"/>
              <w:right w:w="40" w:type="dxa"/>
            </w:tcMar>
            <w:vAlign w:val="bottom"/>
          </w:tcPr>
          <w:p w14:paraId="172D914E" w14:textId="77777777" w:rsidR="00D01CD0" w:rsidRDefault="00D01CD0" w:rsidP="00D01CD0">
            <w:pPr>
              <w:pStyle w:val="Heading1"/>
              <w:spacing w:before="0" w:after="0" w:line="276" w:lineRule="auto"/>
              <w:jc w:val="right"/>
              <w:rPr>
                <w:b w:val="0"/>
                <w:bCs w:val="0"/>
                <w:sz w:val="24"/>
                <w:szCs w:val="24"/>
              </w:rPr>
            </w:pPr>
            <w:r>
              <w:rPr>
                <w:b w:val="0"/>
                <w:bCs w:val="0"/>
                <w:sz w:val="24"/>
                <w:szCs w:val="24"/>
              </w:rPr>
              <w:t>135</w:t>
            </w:r>
          </w:p>
        </w:tc>
        <w:tc>
          <w:tcPr>
            <w:tcW w:w="1800"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4A2C0B7E" w14:textId="5CE45B34" w:rsidR="00D01CD0" w:rsidRDefault="00D01CD0" w:rsidP="00D01CD0">
            <w:pPr>
              <w:pStyle w:val="Heading1"/>
              <w:spacing w:before="0" w:after="0" w:line="276" w:lineRule="auto"/>
              <w:jc w:val="right"/>
              <w:rPr>
                <w:b w:val="0"/>
                <w:bCs w:val="0"/>
                <w:sz w:val="24"/>
                <w:szCs w:val="24"/>
              </w:rPr>
            </w:pPr>
            <w:r>
              <w:rPr>
                <w:b w:val="0"/>
                <w:bCs w:val="0"/>
                <w:sz w:val="24"/>
                <w:szCs w:val="24"/>
              </w:rPr>
              <w:t>6.8E+15</w:t>
            </w:r>
          </w:p>
        </w:tc>
        <w:tc>
          <w:tcPr>
            <w:tcW w:w="2103" w:type="dxa"/>
            <w:tcBorders>
              <w:top w:val="nil"/>
              <w:left w:val="single" w:sz="4" w:space="0" w:color="auto"/>
              <w:bottom w:val="single" w:sz="7" w:space="0" w:color="CCCCCC"/>
              <w:right w:val="single" w:sz="7" w:space="0" w:color="CCCCCC"/>
            </w:tcBorders>
            <w:tcMar>
              <w:top w:w="40" w:type="dxa"/>
              <w:left w:w="40" w:type="dxa"/>
              <w:bottom w:w="40" w:type="dxa"/>
              <w:right w:w="40" w:type="dxa"/>
            </w:tcMar>
            <w:vAlign w:val="bottom"/>
          </w:tcPr>
          <w:p w14:paraId="16C1B66B" w14:textId="64A3330C" w:rsidR="00D01CD0" w:rsidRDefault="00D01CD0" w:rsidP="00D01CD0">
            <w:pPr>
              <w:pStyle w:val="Heading1"/>
              <w:spacing w:before="0" w:after="0" w:line="276" w:lineRule="auto"/>
              <w:jc w:val="right"/>
              <w:rPr>
                <w:b w:val="0"/>
                <w:bCs w:val="0"/>
                <w:sz w:val="24"/>
                <w:szCs w:val="24"/>
              </w:rPr>
            </w:pPr>
            <w:r w:rsidRPr="00D01CD0">
              <w:rPr>
                <w:b w:val="0"/>
                <w:bCs w:val="0"/>
                <w:sz w:val="24"/>
                <w:szCs w:val="24"/>
              </w:rPr>
              <w:t>135 (88%)</w:t>
            </w:r>
          </w:p>
        </w:tc>
        <w:tc>
          <w:tcPr>
            <w:tcW w:w="1857"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207FF1F4" w14:textId="17786AFC" w:rsidR="00D01CD0" w:rsidRDefault="00D01CD0" w:rsidP="00D01CD0">
            <w:pPr>
              <w:pStyle w:val="Heading1"/>
              <w:spacing w:before="0" w:after="0" w:line="276" w:lineRule="auto"/>
              <w:jc w:val="right"/>
              <w:rPr>
                <w:b w:val="0"/>
                <w:bCs w:val="0"/>
                <w:sz w:val="24"/>
                <w:szCs w:val="24"/>
              </w:rPr>
            </w:pPr>
            <w:r w:rsidRPr="00D01CD0">
              <w:rPr>
                <w:b w:val="0"/>
                <w:bCs w:val="0"/>
                <w:sz w:val="24"/>
                <w:szCs w:val="24"/>
              </w:rPr>
              <w:t>8%</w:t>
            </w:r>
          </w:p>
        </w:tc>
        <w:tc>
          <w:tcPr>
            <w:tcW w:w="1899"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6771D144" w14:textId="77777777" w:rsidR="00D01CD0" w:rsidRDefault="00D01CD0" w:rsidP="00D01CD0">
            <w:pPr>
              <w:pStyle w:val="Heading1"/>
              <w:spacing w:before="0" w:after="0" w:line="276" w:lineRule="auto"/>
              <w:jc w:val="right"/>
              <w:rPr>
                <w:b w:val="0"/>
                <w:bCs w:val="0"/>
                <w:sz w:val="24"/>
                <w:szCs w:val="24"/>
              </w:rPr>
            </w:pPr>
            <w:r>
              <w:rPr>
                <w:b w:val="0"/>
                <w:bCs w:val="0"/>
                <w:sz w:val="24"/>
                <w:szCs w:val="24"/>
              </w:rPr>
              <w:t>28%</w:t>
            </w:r>
          </w:p>
        </w:tc>
      </w:tr>
      <w:tr w:rsidR="00D01CD0" w14:paraId="0B3863E4" w14:textId="77777777" w:rsidTr="00D01CD0">
        <w:trPr>
          <w:trHeight w:val="375"/>
        </w:trPr>
        <w:tc>
          <w:tcPr>
            <w:tcW w:w="1611"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0D83B737" w14:textId="77777777" w:rsidR="00D01CD0" w:rsidRDefault="00D01CD0" w:rsidP="00D01CD0">
            <w:pPr>
              <w:pStyle w:val="Heading1"/>
              <w:spacing w:before="0" w:after="0" w:line="276" w:lineRule="auto"/>
              <w:rPr>
                <w:b w:val="0"/>
                <w:bCs w:val="0"/>
                <w:sz w:val="24"/>
                <w:szCs w:val="24"/>
              </w:rPr>
            </w:pPr>
            <w:r>
              <w:rPr>
                <w:b w:val="0"/>
                <w:bCs w:val="0"/>
                <w:sz w:val="24"/>
                <w:szCs w:val="24"/>
              </w:rPr>
              <w:t>Plants</w:t>
            </w:r>
          </w:p>
        </w:tc>
        <w:tc>
          <w:tcPr>
            <w:tcW w:w="1170" w:type="dxa"/>
            <w:tcBorders>
              <w:top w:val="nil"/>
              <w:left w:val="single" w:sz="4" w:space="0" w:color="auto"/>
              <w:bottom w:val="single" w:sz="7" w:space="0" w:color="CCCCCC"/>
              <w:right w:val="single" w:sz="8" w:space="0" w:color="CCCCCC"/>
            </w:tcBorders>
            <w:tcMar>
              <w:top w:w="40" w:type="dxa"/>
              <w:left w:w="40" w:type="dxa"/>
              <w:bottom w:w="40" w:type="dxa"/>
              <w:right w:w="40" w:type="dxa"/>
            </w:tcMar>
            <w:vAlign w:val="bottom"/>
          </w:tcPr>
          <w:p w14:paraId="11186198" w14:textId="77777777" w:rsidR="00D01CD0" w:rsidRDefault="00D01CD0" w:rsidP="00D01CD0">
            <w:pPr>
              <w:pStyle w:val="Heading1"/>
              <w:spacing w:before="0" w:after="0" w:line="276" w:lineRule="auto"/>
              <w:jc w:val="right"/>
              <w:rPr>
                <w:b w:val="0"/>
                <w:bCs w:val="0"/>
                <w:sz w:val="24"/>
                <w:szCs w:val="24"/>
              </w:rPr>
            </w:pPr>
            <w:r>
              <w:rPr>
                <w:b w:val="0"/>
                <w:bCs w:val="0"/>
                <w:sz w:val="24"/>
                <w:szCs w:val="24"/>
              </w:rPr>
              <w:t>7,600</w:t>
            </w:r>
          </w:p>
        </w:tc>
        <w:tc>
          <w:tcPr>
            <w:tcW w:w="1800"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6F64C8ED" w14:textId="3F8BCFFA" w:rsidR="00D01CD0" w:rsidRDefault="00D01CD0" w:rsidP="00D01CD0">
            <w:pPr>
              <w:pStyle w:val="Heading1"/>
              <w:spacing w:before="0" w:after="0" w:line="276" w:lineRule="auto"/>
              <w:jc w:val="right"/>
              <w:rPr>
                <w:b w:val="0"/>
                <w:bCs w:val="0"/>
                <w:sz w:val="24"/>
                <w:szCs w:val="24"/>
              </w:rPr>
            </w:pPr>
            <w:r>
              <w:rPr>
                <w:b w:val="0"/>
                <w:bCs w:val="0"/>
                <w:sz w:val="24"/>
                <w:szCs w:val="24"/>
              </w:rPr>
              <w:t>1.0E+18</w:t>
            </w:r>
          </w:p>
        </w:tc>
        <w:tc>
          <w:tcPr>
            <w:tcW w:w="2103" w:type="dxa"/>
            <w:tcBorders>
              <w:top w:val="nil"/>
              <w:left w:val="single" w:sz="4" w:space="0" w:color="auto"/>
              <w:bottom w:val="single" w:sz="7" w:space="0" w:color="CCCCCC"/>
              <w:right w:val="single" w:sz="7" w:space="0" w:color="CCCCCC"/>
            </w:tcBorders>
            <w:tcMar>
              <w:top w:w="40" w:type="dxa"/>
              <w:left w:w="40" w:type="dxa"/>
              <w:bottom w:w="40" w:type="dxa"/>
              <w:right w:w="40" w:type="dxa"/>
            </w:tcMar>
            <w:vAlign w:val="bottom"/>
          </w:tcPr>
          <w:p w14:paraId="087D1B98" w14:textId="4F7E8864" w:rsidR="00D01CD0" w:rsidRDefault="00D01CD0" w:rsidP="00D01CD0">
            <w:pPr>
              <w:pStyle w:val="Heading1"/>
              <w:spacing w:before="0" w:after="0" w:line="276" w:lineRule="auto"/>
              <w:jc w:val="right"/>
              <w:rPr>
                <w:b w:val="0"/>
                <w:bCs w:val="0"/>
                <w:sz w:val="24"/>
                <w:szCs w:val="24"/>
              </w:rPr>
            </w:pPr>
            <w:r w:rsidRPr="00D01CD0">
              <w:rPr>
                <w:b w:val="0"/>
                <w:bCs w:val="0"/>
                <w:sz w:val="24"/>
                <w:szCs w:val="24"/>
              </w:rPr>
              <w:t>7600 (3%)</w:t>
            </w:r>
          </w:p>
        </w:tc>
        <w:tc>
          <w:tcPr>
            <w:tcW w:w="1857"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4298547C" w14:textId="670D67FE" w:rsidR="00D01CD0" w:rsidRDefault="00D01CD0" w:rsidP="00D01CD0">
            <w:pPr>
              <w:pStyle w:val="Heading1"/>
              <w:spacing w:before="0" w:after="0" w:line="276" w:lineRule="auto"/>
              <w:jc w:val="right"/>
              <w:rPr>
                <w:b w:val="0"/>
                <w:bCs w:val="0"/>
                <w:sz w:val="24"/>
                <w:szCs w:val="24"/>
              </w:rPr>
            </w:pPr>
            <w:r w:rsidRPr="00D01CD0">
              <w:rPr>
                <w:b w:val="0"/>
                <w:bCs w:val="0"/>
                <w:sz w:val="24"/>
                <w:szCs w:val="24"/>
              </w:rPr>
              <w:t>32%</w:t>
            </w:r>
          </w:p>
        </w:tc>
        <w:tc>
          <w:tcPr>
            <w:tcW w:w="1899"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68EDF0B6" w14:textId="77777777" w:rsidR="00D01CD0" w:rsidRDefault="00D01CD0" w:rsidP="00D01CD0">
            <w:pPr>
              <w:pStyle w:val="Heading1"/>
              <w:spacing w:before="0" w:after="0" w:line="276" w:lineRule="auto"/>
              <w:jc w:val="right"/>
              <w:rPr>
                <w:b w:val="0"/>
                <w:bCs w:val="0"/>
                <w:sz w:val="24"/>
                <w:szCs w:val="24"/>
              </w:rPr>
            </w:pPr>
            <w:r>
              <w:rPr>
                <w:b w:val="0"/>
                <w:bCs w:val="0"/>
                <w:sz w:val="24"/>
                <w:szCs w:val="24"/>
              </w:rPr>
              <w:t>21%</w:t>
            </w:r>
          </w:p>
        </w:tc>
      </w:tr>
      <w:tr w:rsidR="00D01CD0" w14:paraId="5C05050C" w14:textId="77777777" w:rsidTr="00D01CD0">
        <w:trPr>
          <w:trHeight w:val="375"/>
        </w:trPr>
        <w:tc>
          <w:tcPr>
            <w:tcW w:w="1611"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0D5CD947" w14:textId="77777777" w:rsidR="00D01CD0" w:rsidRDefault="00D01CD0" w:rsidP="00D01CD0">
            <w:pPr>
              <w:pStyle w:val="Heading1"/>
              <w:spacing w:before="0" w:after="0" w:line="276" w:lineRule="auto"/>
              <w:rPr>
                <w:b w:val="0"/>
                <w:bCs w:val="0"/>
                <w:sz w:val="24"/>
                <w:szCs w:val="24"/>
              </w:rPr>
            </w:pPr>
            <w:r>
              <w:rPr>
                <w:b w:val="0"/>
                <w:bCs w:val="0"/>
                <w:sz w:val="24"/>
                <w:szCs w:val="24"/>
              </w:rPr>
              <w:t>Reptiles</w:t>
            </w:r>
          </w:p>
        </w:tc>
        <w:tc>
          <w:tcPr>
            <w:tcW w:w="1170" w:type="dxa"/>
            <w:tcBorders>
              <w:top w:val="nil"/>
              <w:left w:val="single" w:sz="4" w:space="0" w:color="auto"/>
              <w:bottom w:val="single" w:sz="7" w:space="0" w:color="CCCCCC"/>
              <w:right w:val="single" w:sz="8" w:space="0" w:color="CCCCCC"/>
            </w:tcBorders>
            <w:tcMar>
              <w:top w:w="40" w:type="dxa"/>
              <w:left w:w="40" w:type="dxa"/>
              <w:bottom w:w="40" w:type="dxa"/>
              <w:right w:w="40" w:type="dxa"/>
            </w:tcMar>
            <w:vAlign w:val="bottom"/>
          </w:tcPr>
          <w:p w14:paraId="3E083C27" w14:textId="77777777" w:rsidR="00D01CD0" w:rsidRDefault="00D01CD0" w:rsidP="00D01CD0">
            <w:pPr>
              <w:pStyle w:val="Heading1"/>
              <w:spacing w:before="0" w:after="0" w:line="276" w:lineRule="auto"/>
              <w:jc w:val="right"/>
              <w:rPr>
                <w:b w:val="0"/>
                <w:bCs w:val="0"/>
                <w:sz w:val="24"/>
                <w:szCs w:val="24"/>
              </w:rPr>
            </w:pPr>
            <w:r>
              <w:rPr>
                <w:b w:val="0"/>
                <w:bCs w:val="0"/>
                <w:sz w:val="24"/>
                <w:szCs w:val="24"/>
              </w:rPr>
              <w:t>110</w:t>
            </w:r>
          </w:p>
        </w:tc>
        <w:tc>
          <w:tcPr>
            <w:tcW w:w="1800"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5CF88952" w14:textId="77777777" w:rsidR="00D01CD0" w:rsidRDefault="00D01CD0" w:rsidP="00D01CD0">
            <w:pPr>
              <w:pStyle w:val="Heading1"/>
              <w:spacing w:before="0" w:after="0" w:line="276" w:lineRule="auto"/>
              <w:jc w:val="right"/>
              <w:rPr>
                <w:b w:val="0"/>
                <w:bCs w:val="0"/>
                <w:sz w:val="24"/>
                <w:szCs w:val="24"/>
              </w:rPr>
            </w:pPr>
            <w:r>
              <w:rPr>
                <w:b w:val="0"/>
                <w:bCs w:val="0"/>
                <w:sz w:val="24"/>
                <w:szCs w:val="24"/>
              </w:rPr>
              <w:t>Not estimated</w:t>
            </w:r>
          </w:p>
        </w:tc>
        <w:tc>
          <w:tcPr>
            <w:tcW w:w="2103" w:type="dxa"/>
            <w:tcBorders>
              <w:top w:val="nil"/>
              <w:left w:val="single" w:sz="4" w:space="0" w:color="auto"/>
              <w:bottom w:val="single" w:sz="7" w:space="0" w:color="CCCCCC"/>
              <w:right w:val="single" w:sz="7" w:space="0" w:color="CCCCCC"/>
            </w:tcBorders>
            <w:tcMar>
              <w:top w:w="40" w:type="dxa"/>
              <w:left w:w="40" w:type="dxa"/>
              <w:bottom w:w="40" w:type="dxa"/>
              <w:right w:w="40" w:type="dxa"/>
            </w:tcMar>
            <w:vAlign w:val="bottom"/>
          </w:tcPr>
          <w:p w14:paraId="45B8F0DF" w14:textId="019FB796" w:rsidR="00D01CD0" w:rsidRDefault="00D01CD0" w:rsidP="00D01CD0">
            <w:pPr>
              <w:pStyle w:val="Heading1"/>
              <w:spacing w:before="0" w:after="0" w:line="276" w:lineRule="auto"/>
              <w:jc w:val="right"/>
              <w:rPr>
                <w:b w:val="0"/>
                <w:bCs w:val="0"/>
                <w:sz w:val="24"/>
                <w:szCs w:val="24"/>
              </w:rPr>
            </w:pPr>
            <w:r w:rsidRPr="00D01CD0">
              <w:rPr>
                <w:b w:val="0"/>
                <w:bCs w:val="0"/>
                <w:sz w:val="24"/>
                <w:szCs w:val="24"/>
              </w:rPr>
              <w:t>110 (56%)</w:t>
            </w:r>
          </w:p>
        </w:tc>
        <w:tc>
          <w:tcPr>
            <w:tcW w:w="1857"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62FD6BEF" w14:textId="35022982" w:rsidR="00D01CD0" w:rsidRDefault="00D01CD0" w:rsidP="00D01CD0">
            <w:pPr>
              <w:pStyle w:val="Heading1"/>
              <w:spacing w:before="0" w:after="0" w:line="276" w:lineRule="auto"/>
              <w:jc w:val="right"/>
              <w:rPr>
                <w:b w:val="0"/>
                <w:bCs w:val="0"/>
                <w:sz w:val="24"/>
                <w:szCs w:val="24"/>
              </w:rPr>
            </w:pPr>
            <w:r w:rsidRPr="00D01CD0">
              <w:rPr>
                <w:b w:val="0"/>
                <w:bCs w:val="0"/>
                <w:sz w:val="24"/>
                <w:szCs w:val="24"/>
              </w:rPr>
              <w:t>31%</w:t>
            </w:r>
          </w:p>
        </w:tc>
        <w:tc>
          <w:tcPr>
            <w:tcW w:w="1899"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2F229042" w14:textId="77777777" w:rsidR="00D01CD0" w:rsidRDefault="00D01CD0" w:rsidP="00D01CD0">
            <w:pPr>
              <w:pStyle w:val="Heading1"/>
              <w:spacing w:before="0" w:after="0" w:line="276" w:lineRule="auto"/>
              <w:jc w:val="right"/>
              <w:rPr>
                <w:b w:val="0"/>
                <w:bCs w:val="0"/>
                <w:sz w:val="24"/>
                <w:szCs w:val="24"/>
              </w:rPr>
            </w:pPr>
            <w:r>
              <w:rPr>
                <w:b w:val="0"/>
                <w:bCs w:val="0"/>
                <w:sz w:val="24"/>
                <w:szCs w:val="24"/>
              </w:rPr>
              <w:t>21%</w:t>
            </w:r>
          </w:p>
        </w:tc>
      </w:tr>
      <w:tr w:rsidR="00D01CD0" w14:paraId="08F6A66C" w14:textId="77777777" w:rsidTr="00D01CD0">
        <w:trPr>
          <w:trHeight w:val="375"/>
        </w:trPr>
        <w:tc>
          <w:tcPr>
            <w:tcW w:w="1611"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479F8BBB" w14:textId="7F5C33C0" w:rsidR="00D01CD0" w:rsidRDefault="00D01CD0" w:rsidP="00D01CD0">
            <w:pPr>
              <w:pStyle w:val="Heading1"/>
              <w:spacing w:before="0" w:after="0" w:line="276" w:lineRule="auto"/>
              <w:rPr>
                <w:b w:val="0"/>
                <w:bCs w:val="0"/>
                <w:sz w:val="24"/>
                <w:szCs w:val="24"/>
              </w:rPr>
            </w:pPr>
            <w:r>
              <w:rPr>
                <w:b w:val="0"/>
                <w:bCs w:val="0"/>
                <w:sz w:val="24"/>
                <w:szCs w:val="24"/>
              </w:rPr>
              <w:t>Mollusks</w:t>
            </w:r>
          </w:p>
        </w:tc>
        <w:tc>
          <w:tcPr>
            <w:tcW w:w="1170" w:type="dxa"/>
            <w:tcBorders>
              <w:top w:val="nil"/>
              <w:left w:val="single" w:sz="4" w:space="0" w:color="auto"/>
              <w:bottom w:val="single" w:sz="7" w:space="0" w:color="CCCCCC"/>
              <w:right w:val="single" w:sz="8" w:space="0" w:color="CCCCCC"/>
            </w:tcBorders>
            <w:tcMar>
              <w:top w:w="40" w:type="dxa"/>
              <w:left w:w="40" w:type="dxa"/>
              <w:bottom w:w="40" w:type="dxa"/>
              <w:right w:w="40" w:type="dxa"/>
            </w:tcMar>
            <w:vAlign w:val="bottom"/>
          </w:tcPr>
          <w:p w14:paraId="4EC04DC3" w14:textId="77777777" w:rsidR="00D01CD0" w:rsidRDefault="00D01CD0" w:rsidP="00D01CD0">
            <w:pPr>
              <w:pStyle w:val="Heading1"/>
              <w:spacing w:before="0" w:after="0" w:line="276" w:lineRule="auto"/>
              <w:jc w:val="right"/>
              <w:rPr>
                <w:b w:val="0"/>
                <w:bCs w:val="0"/>
                <w:sz w:val="24"/>
                <w:szCs w:val="24"/>
              </w:rPr>
            </w:pPr>
            <w:r>
              <w:rPr>
                <w:b w:val="0"/>
                <w:bCs w:val="0"/>
                <w:sz w:val="24"/>
                <w:szCs w:val="24"/>
              </w:rPr>
              <w:t>47,000</w:t>
            </w:r>
          </w:p>
        </w:tc>
        <w:tc>
          <w:tcPr>
            <w:tcW w:w="1800"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427420F5" w14:textId="71B68DD9" w:rsidR="00D01CD0" w:rsidRDefault="00D01CD0" w:rsidP="00D01CD0">
            <w:pPr>
              <w:pStyle w:val="Heading1"/>
              <w:spacing w:before="0" w:after="0" w:line="276" w:lineRule="auto"/>
              <w:jc w:val="right"/>
              <w:rPr>
                <w:b w:val="0"/>
                <w:bCs w:val="0"/>
                <w:sz w:val="24"/>
                <w:szCs w:val="24"/>
              </w:rPr>
            </w:pPr>
            <w:r>
              <w:rPr>
                <w:b w:val="0"/>
                <w:bCs w:val="0"/>
                <w:sz w:val="24"/>
                <w:szCs w:val="24"/>
              </w:rPr>
              <w:t>2.0E+17</w:t>
            </w:r>
          </w:p>
        </w:tc>
        <w:tc>
          <w:tcPr>
            <w:tcW w:w="2103" w:type="dxa"/>
            <w:tcBorders>
              <w:top w:val="nil"/>
              <w:left w:val="single" w:sz="4" w:space="0" w:color="auto"/>
              <w:bottom w:val="single" w:sz="7" w:space="0" w:color="CCCCCC"/>
              <w:right w:val="single" w:sz="7" w:space="0" w:color="CCCCCC"/>
            </w:tcBorders>
            <w:tcMar>
              <w:top w:w="40" w:type="dxa"/>
              <w:left w:w="40" w:type="dxa"/>
              <w:bottom w:w="40" w:type="dxa"/>
              <w:right w:w="40" w:type="dxa"/>
            </w:tcMar>
            <w:vAlign w:val="bottom"/>
          </w:tcPr>
          <w:p w14:paraId="7C213F27" w14:textId="4D8E226E" w:rsidR="00D01CD0" w:rsidRDefault="00D01CD0" w:rsidP="00D01CD0">
            <w:pPr>
              <w:pStyle w:val="Heading1"/>
              <w:spacing w:before="0" w:after="0" w:line="276" w:lineRule="auto"/>
              <w:jc w:val="right"/>
              <w:rPr>
                <w:b w:val="0"/>
                <w:bCs w:val="0"/>
                <w:sz w:val="24"/>
                <w:szCs w:val="24"/>
              </w:rPr>
            </w:pPr>
            <w:r w:rsidRPr="00D01CD0">
              <w:rPr>
                <w:b w:val="0"/>
                <w:bCs w:val="0"/>
                <w:sz w:val="24"/>
                <w:szCs w:val="24"/>
              </w:rPr>
              <w:t>47000 (3%)</w:t>
            </w:r>
          </w:p>
        </w:tc>
        <w:tc>
          <w:tcPr>
            <w:tcW w:w="1857"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2280A771" w14:textId="11BC6055" w:rsidR="00D01CD0" w:rsidRDefault="00D01CD0" w:rsidP="00D01CD0">
            <w:pPr>
              <w:pStyle w:val="Heading1"/>
              <w:spacing w:before="0" w:after="0" w:line="276" w:lineRule="auto"/>
              <w:jc w:val="right"/>
              <w:rPr>
                <w:b w:val="0"/>
                <w:bCs w:val="0"/>
                <w:sz w:val="24"/>
                <w:szCs w:val="24"/>
              </w:rPr>
            </w:pPr>
            <w:r w:rsidRPr="00D01CD0">
              <w:rPr>
                <w:b w:val="0"/>
                <w:bCs w:val="0"/>
                <w:sz w:val="24"/>
                <w:szCs w:val="24"/>
              </w:rPr>
              <w:t>28%</w:t>
            </w:r>
          </w:p>
        </w:tc>
        <w:tc>
          <w:tcPr>
            <w:tcW w:w="1899"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3CA45FA9" w14:textId="77777777" w:rsidR="00D01CD0" w:rsidRDefault="00D01CD0" w:rsidP="00D01CD0">
            <w:pPr>
              <w:pStyle w:val="Heading1"/>
              <w:spacing w:before="0" w:after="0" w:line="276" w:lineRule="auto"/>
              <w:jc w:val="right"/>
              <w:rPr>
                <w:b w:val="0"/>
                <w:bCs w:val="0"/>
                <w:sz w:val="24"/>
                <w:szCs w:val="24"/>
              </w:rPr>
            </w:pPr>
            <w:r>
              <w:rPr>
                <w:b w:val="0"/>
                <w:bCs w:val="0"/>
                <w:sz w:val="24"/>
                <w:szCs w:val="24"/>
              </w:rPr>
              <w:t>17%</w:t>
            </w:r>
          </w:p>
        </w:tc>
      </w:tr>
      <w:tr w:rsidR="00D01CD0" w14:paraId="14CB5824" w14:textId="77777777" w:rsidTr="00D01CD0">
        <w:trPr>
          <w:trHeight w:val="375"/>
        </w:trPr>
        <w:tc>
          <w:tcPr>
            <w:tcW w:w="1611"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795B3068" w14:textId="77777777" w:rsidR="00D01CD0" w:rsidRDefault="00D01CD0" w:rsidP="00D01CD0">
            <w:pPr>
              <w:pStyle w:val="Heading1"/>
              <w:spacing w:before="0" w:after="0" w:line="276" w:lineRule="auto"/>
              <w:rPr>
                <w:b w:val="0"/>
                <w:bCs w:val="0"/>
                <w:sz w:val="24"/>
                <w:szCs w:val="24"/>
              </w:rPr>
            </w:pPr>
            <w:r>
              <w:rPr>
                <w:b w:val="0"/>
                <w:bCs w:val="0"/>
                <w:sz w:val="24"/>
                <w:szCs w:val="24"/>
              </w:rPr>
              <w:t>Echinoderms</w:t>
            </w:r>
          </w:p>
        </w:tc>
        <w:tc>
          <w:tcPr>
            <w:tcW w:w="1170" w:type="dxa"/>
            <w:tcBorders>
              <w:top w:val="nil"/>
              <w:left w:val="single" w:sz="4" w:space="0" w:color="auto"/>
              <w:bottom w:val="single" w:sz="7" w:space="0" w:color="CCCCCC"/>
              <w:right w:val="single" w:sz="8" w:space="0" w:color="CCCCCC"/>
            </w:tcBorders>
            <w:tcMar>
              <w:top w:w="40" w:type="dxa"/>
              <w:left w:w="40" w:type="dxa"/>
              <w:bottom w:w="40" w:type="dxa"/>
              <w:right w:w="40" w:type="dxa"/>
            </w:tcMar>
            <w:vAlign w:val="bottom"/>
          </w:tcPr>
          <w:p w14:paraId="3A5D084F" w14:textId="77777777" w:rsidR="00D01CD0" w:rsidRDefault="00D01CD0" w:rsidP="00D01CD0">
            <w:pPr>
              <w:pStyle w:val="Heading1"/>
              <w:spacing w:before="0" w:after="0" w:line="276" w:lineRule="auto"/>
              <w:jc w:val="right"/>
              <w:rPr>
                <w:b w:val="0"/>
                <w:bCs w:val="0"/>
                <w:sz w:val="24"/>
                <w:szCs w:val="24"/>
              </w:rPr>
            </w:pPr>
            <w:r>
              <w:rPr>
                <w:b w:val="0"/>
                <w:bCs w:val="0"/>
                <w:sz w:val="24"/>
                <w:szCs w:val="24"/>
              </w:rPr>
              <w:t>7,292</w:t>
            </w:r>
          </w:p>
        </w:tc>
        <w:tc>
          <w:tcPr>
            <w:tcW w:w="1800"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1E14825D" w14:textId="77777777" w:rsidR="00D01CD0" w:rsidRDefault="00D01CD0" w:rsidP="00D01CD0">
            <w:pPr>
              <w:pStyle w:val="Heading1"/>
              <w:spacing w:before="0" w:after="0" w:line="276" w:lineRule="auto"/>
              <w:jc w:val="right"/>
              <w:rPr>
                <w:b w:val="0"/>
                <w:bCs w:val="0"/>
                <w:sz w:val="24"/>
                <w:szCs w:val="24"/>
              </w:rPr>
            </w:pPr>
            <w:r>
              <w:rPr>
                <w:b w:val="0"/>
                <w:bCs w:val="0"/>
                <w:sz w:val="24"/>
                <w:szCs w:val="24"/>
              </w:rPr>
              <w:t>Not estimated</w:t>
            </w:r>
          </w:p>
        </w:tc>
        <w:tc>
          <w:tcPr>
            <w:tcW w:w="2103" w:type="dxa"/>
            <w:tcBorders>
              <w:top w:val="nil"/>
              <w:left w:val="single" w:sz="4" w:space="0" w:color="auto"/>
              <w:bottom w:val="single" w:sz="7" w:space="0" w:color="CCCCCC"/>
              <w:right w:val="single" w:sz="7" w:space="0" w:color="CCCCCC"/>
            </w:tcBorders>
            <w:tcMar>
              <w:top w:w="40" w:type="dxa"/>
              <w:left w:w="40" w:type="dxa"/>
              <w:bottom w:w="40" w:type="dxa"/>
              <w:right w:w="40" w:type="dxa"/>
            </w:tcMar>
            <w:vAlign w:val="bottom"/>
          </w:tcPr>
          <w:p w14:paraId="13D9DE17" w14:textId="1EA34699" w:rsidR="00D01CD0" w:rsidRDefault="00D01CD0" w:rsidP="00D01CD0">
            <w:pPr>
              <w:pStyle w:val="Heading1"/>
              <w:spacing w:before="0" w:after="0" w:line="276" w:lineRule="auto"/>
              <w:jc w:val="right"/>
              <w:rPr>
                <w:b w:val="0"/>
                <w:bCs w:val="0"/>
                <w:sz w:val="24"/>
                <w:szCs w:val="24"/>
              </w:rPr>
            </w:pPr>
            <w:r w:rsidRPr="00D01CD0">
              <w:rPr>
                <w:b w:val="0"/>
                <w:bCs w:val="0"/>
                <w:sz w:val="24"/>
                <w:szCs w:val="24"/>
              </w:rPr>
              <w:t>7292 (3%)</w:t>
            </w:r>
          </w:p>
        </w:tc>
        <w:tc>
          <w:tcPr>
            <w:tcW w:w="1857"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2829C397" w14:textId="5A4F3E43" w:rsidR="00D01CD0" w:rsidRDefault="00D01CD0" w:rsidP="00D01CD0">
            <w:pPr>
              <w:pStyle w:val="Heading1"/>
              <w:spacing w:before="0" w:after="0" w:line="276" w:lineRule="auto"/>
              <w:jc w:val="right"/>
              <w:rPr>
                <w:b w:val="0"/>
                <w:bCs w:val="0"/>
                <w:sz w:val="24"/>
                <w:szCs w:val="24"/>
              </w:rPr>
            </w:pPr>
            <w:r w:rsidRPr="00D01CD0">
              <w:rPr>
                <w:b w:val="0"/>
                <w:bCs w:val="0"/>
                <w:sz w:val="24"/>
                <w:szCs w:val="24"/>
              </w:rPr>
              <w:t>48%</w:t>
            </w:r>
          </w:p>
        </w:tc>
        <w:tc>
          <w:tcPr>
            <w:tcW w:w="1899"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65414A46" w14:textId="77777777" w:rsidR="00D01CD0" w:rsidRDefault="00D01CD0" w:rsidP="00D01CD0">
            <w:pPr>
              <w:pStyle w:val="Heading1"/>
              <w:spacing w:before="0" w:after="0" w:line="276" w:lineRule="auto"/>
              <w:jc w:val="right"/>
              <w:rPr>
                <w:b w:val="0"/>
                <w:bCs w:val="0"/>
                <w:sz w:val="24"/>
                <w:szCs w:val="24"/>
              </w:rPr>
            </w:pPr>
            <w:r>
              <w:rPr>
                <w:b w:val="0"/>
                <w:bCs w:val="0"/>
                <w:sz w:val="24"/>
                <w:szCs w:val="24"/>
              </w:rPr>
              <w:t>16%</w:t>
            </w:r>
          </w:p>
        </w:tc>
      </w:tr>
      <w:tr w:rsidR="00D01CD0" w14:paraId="42027762" w14:textId="77777777" w:rsidTr="00D01CD0">
        <w:trPr>
          <w:trHeight w:val="375"/>
        </w:trPr>
        <w:tc>
          <w:tcPr>
            <w:tcW w:w="1611"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58012874" w14:textId="77777777" w:rsidR="00D01CD0" w:rsidRDefault="00D01CD0" w:rsidP="00D01CD0">
            <w:pPr>
              <w:pStyle w:val="Heading1"/>
              <w:spacing w:before="0" w:after="0" w:line="276" w:lineRule="auto"/>
              <w:rPr>
                <w:b w:val="0"/>
                <w:bCs w:val="0"/>
                <w:sz w:val="24"/>
                <w:szCs w:val="24"/>
              </w:rPr>
            </w:pPr>
            <w:r>
              <w:rPr>
                <w:b w:val="0"/>
                <w:bCs w:val="0"/>
                <w:sz w:val="24"/>
                <w:szCs w:val="24"/>
              </w:rPr>
              <w:t>Arthropods</w:t>
            </w:r>
          </w:p>
        </w:tc>
        <w:tc>
          <w:tcPr>
            <w:tcW w:w="1170" w:type="dxa"/>
            <w:tcBorders>
              <w:top w:val="nil"/>
              <w:left w:val="single" w:sz="4" w:space="0" w:color="auto"/>
              <w:bottom w:val="single" w:sz="7" w:space="0" w:color="CCCCCC"/>
              <w:right w:val="single" w:sz="8" w:space="0" w:color="CCCCCC"/>
            </w:tcBorders>
            <w:tcMar>
              <w:top w:w="40" w:type="dxa"/>
              <w:left w:w="40" w:type="dxa"/>
              <w:bottom w:w="40" w:type="dxa"/>
              <w:right w:w="40" w:type="dxa"/>
            </w:tcMar>
            <w:vAlign w:val="bottom"/>
          </w:tcPr>
          <w:p w14:paraId="3F79E001" w14:textId="77777777" w:rsidR="00D01CD0" w:rsidRDefault="00D01CD0" w:rsidP="00D01CD0">
            <w:pPr>
              <w:pStyle w:val="Heading1"/>
              <w:spacing w:before="0" w:after="0" w:line="276" w:lineRule="auto"/>
              <w:jc w:val="right"/>
              <w:rPr>
                <w:b w:val="0"/>
                <w:bCs w:val="0"/>
                <w:sz w:val="24"/>
                <w:szCs w:val="24"/>
              </w:rPr>
            </w:pPr>
            <w:r>
              <w:rPr>
                <w:b w:val="0"/>
                <w:bCs w:val="0"/>
                <w:sz w:val="24"/>
                <w:szCs w:val="24"/>
              </w:rPr>
              <w:t>50,682</w:t>
            </w:r>
          </w:p>
        </w:tc>
        <w:tc>
          <w:tcPr>
            <w:tcW w:w="1800"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4193557D" w14:textId="036CAA7B" w:rsidR="00D01CD0" w:rsidRDefault="00D01CD0" w:rsidP="00D01CD0">
            <w:pPr>
              <w:pStyle w:val="Heading1"/>
              <w:spacing w:before="0" w:after="0" w:line="276" w:lineRule="auto"/>
              <w:jc w:val="right"/>
              <w:rPr>
                <w:b w:val="0"/>
                <w:bCs w:val="0"/>
                <w:sz w:val="24"/>
                <w:szCs w:val="24"/>
              </w:rPr>
            </w:pPr>
            <w:r>
              <w:rPr>
                <w:b w:val="0"/>
                <w:bCs w:val="0"/>
                <w:sz w:val="24"/>
                <w:szCs w:val="24"/>
              </w:rPr>
              <w:t>1.0E+18</w:t>
            </w:r>
          </w:p>
        </w:tc>
        <w:tc>
          <w:tcPr>
            <w:tcW w:w="2103" w:type="dxa"/>
            <w:tcBorders>
              <w:top w:val="nil"/>
              <w:left w:val="single" w:sz="4" w:space="0" w:color="auto"/>
              <w:bottom w:val="single" w:sz="7" w:space="0" w:color="CCCCCC"/>
              <w:right w:val="single" w:sz="7" w:space="0" w:color="CCCCCC"/>
            </w:tcBorders>
            <w:tcMar>
              <w:top w:w="40" w:type="dxa"/>
              <w:left w:w="40" w:type="dxa"/>
              <w:bottom w:w="40" w:type="dxa"/>
              <w:right w:w="40" w:type="dxa"/>
            </w:tcMar>
            <w:vAlign w:val="bottom"/>
          </w:tcPr>
          <w:p w14:paraId="4C436F0E" w14:textId="0DD401EE" w:rsidR="00D01CD0" w:rsidRDefault="00D01CD0" w:rsidP="00D01CD0">
            <w:pPr>
              <w:pStyle w:val="Heading1"/>
              <w:spacing w:before="0" w:after="0" w:line="276" w:lineRule="auto"/>
              <w:jc w:val="right"/>
              <w:rPr>
                <w:b w:val="0"/>
                <w:bCs w:val="0"/>
                <w:sz w:val="24"/>
                <w:szCs w:val="24"/>
              </w:rPr>
            </w:pPr>
            <w:r w:rsidRPr="00D01CD0">
              <w:rPr>
                <w:b w:val="0"/>
                <w:bCs w:val="0"/>
                <w:sz w:val="24"/>
                <w:szCs w:val="24"/>
              </w:rPr>
              <w:t>50682 (0%)</w:t>
            </w:r>
          </w:p>
        </w:tc>
        <w:tc>
          <w:tcPr>
            <w:tcW w:w="1857"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52085356" w14:textId="06C6A686" w:rsidR="00D01CD0" w:rsidRDefault="00D01CD0" w:rsidP="00D01CD0">
            <w:pPr>
              <w:pStyle w:val="Heading1"/>
              <w:spacing w:before="0" w:after="0" w:line="276" w:lineRule="auto"/>
              <w:jc w:val="right"/>
              <w:rPr>
                <w:b w:val="0"/>
                <w:bCs w:val="0"/>
                <w:sz w:val="24"/>
                <w:szCs w:val="24"/>
              </w:rPr>
            </w:pPr>
            <w:r w:rsidRPr="00D01CD0">
              <w:rPr>
                <w:b w:val="0"/>
                <w:bCs w:val="0"/>
                <w:sz w:val="24"/>
                <w:szCs w:val="24"/>
              </w:rPr>
              <w:t>30%</w:t>
            </w:r>
          </w:p>
        </w:tc>
        <w:tc>
          <w:tcPr>
            <w:tcW w:w="1899"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2471EF9F" w14:textId="77777777" w:rsidR="00D01CD0" w:rsidRDefault="00D01CD0" w:rsidP="00D01CD0">
            <w:pPr>
              <w:pStyle w:val="Heading1"/>
              <w:spacing w:before="0" w:after="0" w:line="276" w:lineRule="auto"/>
              <w:jc w:val="right"/>
              <w:rPr>
                <w:b w:val="0"/>
                <w:bCs w:val="0"/>
                <w:sz w:val="24"/>
                <w:szCs w:val="24"/>
              </w:rPr>
            </w:pPr>
            <w:r>
              <w:rPr>
                <w:b w:val="0"/>
                <w:bCs w:val="0"/>
                <w:sz w:val="24"/>
                <w:szCs w:val="24"/>
              </w:rPr>
              <w:t>8%</w:t>
            </w:r>
          </w:p>
        </w:tc>
      </w:tr>
      <w:tr w:rsidR="00D01CD0" w14:paraId="00DA2971" w14:textId="77777777" w:rsidTr="00D01CD0">
        <w:trPr>
          <w:trHeight w:val="375"/>
        </w:trPr>
        <w:tc>
          <w:tcPr>
            <w:tcW w:w="1611"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73AAD585" w14:textId="77777777" w:rsidR="00D01CD0" w:rsidRDefault="00D01CD0" w:rsidP="00D01CD0">
            <w:pPr>
              <w:pStyle w:val="Heading1"/>
              <w:spacing w:before="0" w:after="0" w:line="276" w:lineRule="auto"/>
              <w:rPr>
                <w:b w:val="0"/>
                <w:bCs w:val="0"/>
                <w:sz w:val="24"/>
                <w:szCs w:val="24"/>
              </w:rPr>
            </w:pPr>
            <w:r>
              <w:rPr>
                <w:b w:val="0"/>
                <w:bCs w:val="0"/>
                <w:sz w:val="24"/>
                <w:szCs w:val="24"/>
              </w:rPr>
              <w:t>Fishes</w:t>
            </w:r>
          </w:p>
        </w:tc>
        <w:tc>
          <w:tcPr>
            <w:tcW w:w="1170" w:type="dxa"/>
            <w:tcBorders>
              <w:top w:val="nil"/>
              <w:left w:val="single" w:sz="4" w:space="0" w:color="auto"/>
              <w:bottom w:val="single" w:sz="7" w:space="0" w:color="CCCCCC"/>
              <w:right w:val="single" w:sz="8" w:space="0" w:color="CCCCCC"/>
            </w:tcBorders>
            <w:tcMar>
              <w:top w:w="40" w:type="dxa"/>
              <w:left w:w="40" w:type="dxa"/>
              <w:bottom w:w="40" w:type="dxa"/>
              <w:right w:w="40" w:type="dxa"/>
            </w:tcMar>
            <w:vAlign w:val="bottom"/>
          </w:tcPr>
          <w:p w14:paraId="7BCE573C" w14:textId="77777777" w:rsidR="00D01CD0" w:rsidRDefault="00D01CD0" w:rsidP="00D01CD0">
            <w:pPr>
              <w:pStyle w:val="Heading1"/>
              <w:spacing w:before="0" w:after="0" w:line="276" w:lineRule="auto"/>
              <w:jc w:val="right"/>
              <w:rPr>
                <w:b w:val="0"/>
                <w:bCs w:val="0"/>
                <w:sz w:val="24"/>
                <w:szCs w:val="24"/>
              </w:rPr>
            </w:pPr>
            <w:r>
              <w:rPr>
                <w:b w:val="0"/>
                <w:bCs w:val="0"/>
                <w:sz w:val="24"/>
                <w:szCs w:val="24"/>
              </w:rPr>
              <w:t>16,733</w:t>
            </w:r>
          </w:p>
        </w:tc>
        <w:tc>
          <w:tcPr>
            <w:tcW w:w="1800"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35F585D2" w14:textId="7AD4F2D8" w:rsidR="00D01CD0" w:rsidRDefault="00D01CD0" w:rsidP="00D01CD0">
            <w:pPr>
              <w:pStyle w:val="Heading1"/>
              <w:spacing w:before="0" w:after="0" w:line="276" w:lineRule="auto"/>
              <w:jc w:val="right"/>
              <w:rPr>
                <w:b w:val="0"/>
                <w:bCs w:val="0"/>
                <w:sz w:val="24"/>
                <w:szCs w:val="24"/>
              </w:rPr>
            </w:pPr>
            <w:r>
              <w:rPr>
                <w:b w:val="0"/>
                <w:bCs w:val="0"/>
                <w:sz w:val="24"/>
                <w:szCs w:val="24"/>
              </w:rPr>
              <w:t>7.0E+17</w:t>
            </w:r>
          </w:p>
        </w:tc>
        <w:tc>
          <w:tcPr>
            <w:tcW w:w="2103" w:type="dxa"/>
            <w:tcBorders>
              <w:top w:val="nil"/>
              <w:left w:val="single" w:sz="4" w:space="0" w:color="auto"/>
              <w:bottom w:val="single" w:sz="7" w:space="0" w:color="CCCCCC"/>
              <w:right w:val="single" w:sz="7" w:space="0" w:color="CCCCCC"/>
            </w:tcBorders>
            <w:tcMar>
              <w:top w:w="40" w:type="dxa"/>
              <w:left w:w="40" w:type="dxa"/>
              <w:bottom w:w="40" w:type="dxa"/>
              <w:right w:w="40" w:type="dxa"/>
            </w:tcMar>
            <w:vAlign w:val="bottom"/>
          </w:tcPr>
          <w:p w14:paraId="271B87DB" w14:textId="48D81E3B" w:rsidR="00D01CD0" w:rsidRDefault="00D01CD0" w:rsidP="00D01CD0">
            <w:pPr>
              <w:pStyle w:val="Heading1"/>
              <w:spacing w:before="0" w:after="0" w:line="276" w:lineRule="auto"/>
              <w:jc w:val="right"/>
              <w:rPr>
                <w:b w:val="0"/>
                <w:bCs w:val="0"/>
                <w:sz w:val="24"/>
                <w:szCs w:val="24"/>
              </w:rPr>
            </w:pPr>
            <w:r w:rsidRPr="00D01CD0">
              <w:rPr>
                <w:b w:val="0"/>
                <w:bCs w:val="0"/>
                <w:sz w:val="24"/>
                <w:szCs w:val="24"/>
              </w:rPr>
              <w:t>16733 (66%)</w:t>
            </w:r>
          </w:p>
        </w:tc>
        <w:tc>
          <w:tcPr>
            <w:tcW w:w="1857"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6637A9BC" w14:textId="27153B02" w:rsidR="00D01CD0" w:rsidRDefault="00D01CD0" w:rsidP="00D01CD0">
            <w:pPr>
              <w:pStyle w:val="Heading1"/>
              <w:spacing w:before="0" w:after="0" w:line="276" w:lineRule="auto"/>
              <w:jc w:val="right"/>
              <w:rPr>
                <w:b w:val="0"/>
                <w:bCs w:val="0"/>
                <w:sz w:val="24"/>
                <w:szCs w:val="24"/>
              </w:rPr>
            </w:pPr>
            <w:r w:rsidRPr="00D01CD0">
              <w:rPr>
                <w:b w:val="0"/>
                <w:bCs w:val="0"/>
                <w:sz w:val="24"/>
                <w:szCs w:val="24"/>
              </w:rPr>
              <w:t>19%</w:t>
            </w:r>
          </w:p>
        </w:tc>
        <w:tc>
          <w:tcPr>
            <w:tcW w:w="1899"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00776E96" w14:textId="77777777" w:rsidR="00D01CD0" w:rsidRDefault="00D01CD0" w:rsidP="00D01CD0">
            <w:pPr>
              <w:pStyle w:val="Heading1"/>
              <w:spacing w:before="0" w:after="0" w:line="276" w:lineRule="auto"/>
              <w:jc w:val="right"/>
              <w:rPr>
                <w:b w:val="0"/>
                <w:bCs w:val="0"/>
                <w:sz w:val="24"/>
                <w:szCs w:val="24"/>
              </w:rPr>
            </w:pPr>
            <w:r>
              <w:rPr>
                <w:b w:val="0"/>
                <w:bCs w:val="0"/>
                <w:sz w:val="24"/>
                <w:szCs w:val="24"/>
              </w:rPr>
              <w:t>3%</w:t>
            </w:r>
          </w:p>
        </w:tc>
      </w:tr>
      <w:tr w:rsidR="00D01CD0" w14:paraId="406CA592" w14:textId="77777777" w:rsidTr="00D01CD0">
        <w:trPr>
          <w:trHeight w:val="375"/>
        </w:trPr>
        <w:tc>
          <w:tcPr>
            <w:tcW w:w="1611"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4C748953" w14:textId="77777777" w:rsidR="00D01CD0" w:rsidRDefault="00D01CD0" w:rsidP="00D01CD0">
            <w:pPr>
              <w:pStyle w:val="Heading1"/>
              <w:spacing w:before="0" w:after="0" w:line="276" w:lineRule="auto"/>
              <w:rPr>
                <w:b w:val="0"/>
                <w:bCs w:val="0"/>
                <w:sz w:val="24"/>
                <w:szCs w:val="24"/>
              </w:rPr>
            </w:pPr>
            <w:r>
              <w:rPr>
                <w:b w:val="0"/>
                <w:bCs w:val="0"/>
                <w:sz w:val="24"/>
                <w:szCs w:val="24"/>
              </w:rPr>
              <w:t>Sponges</w:t>
            </w:r>
          </w:p>
        </w:tc>
        <w:tc>
          <w:tcPr>
            <w:tcW w:w="1170" w:type="dxa"/>
            <w:tcBorders>
              <w:top w:val="nil"/>
              <w:left w:val="single" w:sz="4" w:space="0" w:color="auto"/>
              <w:bottom w:val="single" w:sz="7" w:space="0" w:color="CCCCCC"/>
              <w:right w:val="single" w:sz="8" w:space="0" w:color="CCCCCC"/>
            </w:tcBorders>
            <w:tcMar>
              <w:top w:w="40" w:type="dxa"/>
              <w:left w:w="40" w:type="dxa"/>
              <w:bottom w:w="40" w:type="dxa"/>
              <w:right w:w="40" w:type="dxa"/>
            </w:tcMar>
            <w:vAlign w:val="bottom"/>
          </w:tcPr>
          <w:p w14:paraId="2DC5201D" w14:textId="77777777" w:rsidR="00D01CD0" w:rsidRDefault="00D01CD0" w:rsidP="00D01CD0">
            <w:pPr>
              <w:pStyle w:val="Heading1"/>
              <w:spacing w:before="0" w:after="0" w:line="276" w:lineRule="auto"/>
              <w:jc w:val="right"/>
              <w:rPr>
                <w:b w:val="0"/>
                <w:bCs w:val="0"/>
                <w:sz w:val="24"/>
                <w:szCs w:val="24"/>
              </w:rPr>
            </w:pPr>
            <w:r>
              <w:rPr>
                <w:b w:val="0"/>
                <w:bCs w:val="0"/>
                <w:sz w:val="24"/>
                <w:szCs w:val="24"/>
              </w:rPr>
              <w:t>8,553</w:t>
            </w:r>
          </w:p>
        </w:tc>
        <w:tc>
          <w:tcPr>
            <w:tcW w:w="1800"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7E6DB36D" w14:textId="77777777" w:rsidR="00D01CD0" w:rsidRDefault="00D01CD0" w:rsidP="00D01CD0">
            <w:pPr>
              <w:pStyle w:val="Heading1"/>
              <w:spacing w:before="0" w:after="0" w:line="276" w:lineRule="auto"/>
              <w:jc w:val="right"/>
              <w:rPr>
                <w:b w:val="0"/>
                <w:bCs w:val="0"/>
                <w:sz w:val="24"/>
                <w:szCs w:val="24"/>
              </w:rPr>
            </w:pPr>
            <w:r>
              <w:rPr>
                <w:b w:val="0"/>
                <w:bCs w:val="0"/>
                <w:sz w:val="24"/>
                <w:szCs w:val="24"/>
              </w:rPr>
              <w:t>Not estimated</w:t>
            </w:r>
          </w:p>
        </w:tc>
        <w:tc>
          <w:tcPr>
            <w:tcW w:w="2103" w:type="dxa"/>
            <w:tcBorders>
              <w:top w:val="nil"/>
              <w:left w:val="single" w:sz="4" w:space="0" w:color="auto"/>
              <w:bottom w:val="single" w:sz="7" w:space="0" w:color="CCCCCC"/>
              <w:right w:val="single" w:sz="7" w:space="0" w:color="CCCCCC"/>
            </w:tcBorders>
            <w:tcMar>
              <w:top w:w="40" w:type="dxa"/>
              <w:left w:w="40" w:type="dxa"/>
              <w:bottom w:w="40" w:type="dxa"/>
              <w:right w:w="40" w:type="dxa"/>
            </w:tcMar>
            <w:vAlign w:val="bottom"/>
          </w:tcPr>
          <w:p w14:paraId="518953F5" w14:textId="4888DD72" w:rsidR="00D01CD0" w:rsidRDefault="00D01CD0" w:rsidP="00D01CD0">
            <w:pPr>
              <w:pStyle w:val="Heading1"/>
              <w:spacing w:before="0" w:after="0" w:line="276" w:lineRule="auto"/>
              <w:jc w:val="right"/>
              <w:rPr>
                <w:b w:val="0"/>
                <w:bCs w:val="0"/>
                <w:sz w:val="24"/>
                <w:szCs w:val="24"/>
              </w:rPr>
            </w:pPr>
            <w:r w:rsidRPr="00D01CD0">
              <w:rPr>
                <w:b w:val="0"/>
                <w:bCs w:val="0"/>
                <w:sz w:val="24"/>
                <w:szCs w:val="24"/>
              </w:rPr>
              <w:t>8553 (0%)</w:t>
            </w:r>
          </w:p>
        </w:tc>
        <w:tc>
          <w:tcPr>
            <w:tcW w:w="1857"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1C66C57B" w14:textId="419CE64F" w:rsidR="00D01CD0" w:rsidRDefault="00D01CD0" w:rsidP="00D01CD0">
            <w:pPr>
              <w:pStyle w:val="Heading1"/>
              <w:spacing w:before="0" w:after="0" w:line="276" w:lineRule="auto"/>
              <w:jc w:val="right"/>
              <w:rPr>
                <w:b w:val="0"/>
                <w:bCs w:val="0"/>
                <w:sz w:val="24"/>
                <w:szCs w:val="24"/>
              </w:rPr>
            </w:pPr>
            <w:r w:rsidRPr="00D01CD0">
              <w:rPr>
                <w:b w:val="0"/>
                <w:bCs w:val="0"/>
                <w:sz w:val="24"/>
                <w:szCs w:val="24"/>
              </w:rPr>
              <w:t>96%</w:t>
            </w:r>
          </w:p>
        </w:tc>
        <w:tc>
          <w:tcPr>
            <w:tcW w:w="1899"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2DB2D39B" w14:textId="77777777" w:rsidR="00D01CD0" w:rsidRDefault="00D01CD0" w:rsidP="00D01CD0">
            <w:pPr>
              <w:pStyle w:val="Heading1"/>
              <w:spacing w:before="0" w:after="0" w:line="276" w:lineRule="auto"/>
              <w:jc w:val="right"/>
              <w:rPr>
                <w:b w:val="0"/>
                <w:bCs w:val="0"/>
                <w:sz w:val="24"/>
                <w:szCs w:val="24"/>
              </w:rPr>
            </w:pPr>
            <w:r>
              <w:rPr>
                <w:b w:val="0"/>
                <w:bCs w:val="0"/>
                <w:sz w:val="24"/>
                <w:szCs w:val="24"/>
              </w:rPr>
              <w:t>0%</w:t>
            </w:r>
          </w:p>
        </w:tc>
      </w:tr>
      <w:tr w:rsidR="00D01CD0" w14:paraId="500F00F1" w14:textId="77777777" w:rsidTr="00D01CD0">
        <w:trPr>
          <w:trHeight w:val="375"/>
        </w:trPr>
        <w:tc>
          <w:tcPr>
            <w:tcW w:w="1611"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231897B9" w14:textId="77777777" w:rsidR="00D01CD0" w:rsidRDefault="00D01CD0" w:rsidP="00D01CD0">
            <w:pPr>
              <w:pStyle w:val="Heading1"/>
              <w:spacing w:before="0" w:after="0" w:line="276" w:lineRule="auto"/>
              <w:rPr>
                <w:b w:val="0"/>
                <w:bCs w:val="0"/>
                <w:sz w:val="24"/>
                <w:szCs w:val="24"/>
              </w:rPr>
            </w:pPr>
            <w:r>
              <w:rPr>
                <w:b w:val="0"/>
                <w:bCs w:val="0"/>
                <w:sz w:val="24"/>
                <w:szCs w:val="24"/>
              </w:rPr>
              <w:t>Protists</w:t>
            </w:r>
          </w:p>
        </w:tc>
        <w:tc>
          <w:tcPr>
            <w:tcW w:w="1170" w:type="dxa"/>
            <w:tcBorders>
              <w:top w:val="nil"/>
              <w:left w:val="single" w:sz="4" w:space="0" w:color="auto"/>
              <w:bottom w:val="single" w:sz="7" w:space="0" w:color="CCCCCC"/>
              <w:right w:val="single" w:sz="8" w:space="0" w:color="CCCCCC"/>
            </w:tcBorders>
            <w:tcMar>
              <w:top w:w="40" w:type="dxa"/>
              <w:left w:w="40" w:type="dxa"/>
              <w:bottom w:w="40" w:type="dxa"/>
              <w:right w:w="40" w:type="dxa"/>
            </w:tcMar>
            <w:vAlign w:val="bottom"/>
          </w:tcPr>
          <w:p w14:paraId="01816B34" w14:textId="77777777" w:rsidR="00D01CD0" w:rsidRDefault="00D01CD0" w:rsidP="00D01CD0">
            <w:pPr>
              <w:pStyle w:val="Heading1"/>
              <w:spacing w:before="0" w:after="0" w:line="276" w:lineRule="auto"/>
              <w:jc w:val="right"/>
              <w:rPr>
                <w:b w:val="0"/>
                <w:bCs w:val="0"/>
                <w:sz w:val="24"/>
                <w:szCs w:val="24"/>
              </w:rPr>
            </w:pPr>
            <w:r>
              <w:rPr>
                <w:b w:val="0"/>
                <w:bCs w:val="0"/>
                <w:sz w:val="24"/>
                <w:szCs w:val="24"/>
              </w:rPr>
              <w:t>21,021</w:t>
            </w:r>
          </w:p>
        </w:tc>
        <w:tc>
          <w:tcPr>
            <w:tcW w:w="1800"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5CFA58F2" w14:textId="56753138" w:rsidR="00D01CD0" w:rsidRDefault="00D01CD0" w:rsidP="00D01CD0">
            <w:pPr>
              <w:pStyle w:val="Heading1"/>
              <w:spacing w:before="0" w:after="0" w:line="276" w:lineRule="auto"/>
              <w:jc w:val="right"/>
              <w:rPr>
                <w:b w:val="0"/>
                <w:bCs w:val="0"/>
                <w:sz w:val="24"/>
                <w:szCs w:val="24"/>
              </w:rPr>
            </w:pPr>
            <w:r>
              <w:rPr>
                <w:b w:val="0"/>
                <w:bCs w:val="0"/>
                <w:sz w:val="24"/>
                <w:szCs w:val="24"/>
              </w:rPr>
              <w:t>2.0E+18</w:t>
            </w:r>
          </w:p>
        </w:tc>
        <w:tc>
          <w:tcPr>
            <w:tcW w:w="2103" w:type="dxa"/>
            <w:tcBorders>
              <w:top w:val="nil"/>
              <w:left w:val="single" w:sz="4" w:space="0" w:color="auto"/>
              <w:bottom w:val="single" w:sz="7" w:space="0" w:color="CCCCCC"/>
              <w:right w:val="single" w:sz="7" w:space="0" w:color="CCCCCC"/>
            </w:tcBorders>
            <w:tcMar>
              <w:top w:w="40" w:type="dxa"/>
              <w:left w:w="40" w:type="dxa"/>
              <w:bottom w:w="40" w:type="dxa"/>
              <w:right w:w="40" w:type="dxa"/>
            </w:tcMar>
            <w:vAlign w:val="bottom"/>
          </w:tcPr>
          <w:p w14:paraId="0B331875" w14:textId="292C869D" w:rsidR="00D01CD0" w:rsidRDefault="00D01CD0" w:rsidP="00D01CD0">
            <w:pPr>
              <w:pStyle w:val="Heading1"/>
              <w:spacing w:before="0" w:after="0" w:line="276" w:lineRule="auto"/>
              <w:jc w:val="right"/>
              <w:rPr>
                <w:b w:val="0"/>
                <w:bCs w:val="0"/>
                <w:sz w:val="24"/>
                <w:szCs w:val="24"/>
              </w:rPr>
            </w:pPr>
            <w:r>
              <w:rPr>
                <w:b w:val="0"/>
                <w:bCs w:val="0"/>
                <w:sz w:val="24"/>
                <w:szCs w:val="24"/>
              </w:rPr>
              <w:t>0 (NA)</w:t>
            </w:r>
          </w:p>
        </w:tc>
        <w:tc>
          <w:tcPr>
            <w:tcW w:w="1857"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423DE598" w14:textId="311545CF" w:rsidR="00D01CD0" w:rsidRDefault="00D01CD0" w:rsidP="00D01CD0">
            <w:pPr>
              <w:pStyle w:val="Heading1"/>
              <w:spacing w:before="0" w:after="0" w:line="276" w:lineRule="auto"/>
              <w:jc w:val="right"/>
              <w:rPr>
                <w:b w:val="0"/>
                <w:bCs w:val="0"/>
                <w:sz w:val="24"/>
                <w:szCs w:val="24"/>
              </w:rPr>
            </w:pPr>
            <w:r>
              <w:rPr>
                <w:b w:val="0"/>
                <w:bCs w:val="0"/>
                <w:sz w:val="24"/>
                <w:szCs w:val="24"/>
              </w:rPr>
              <w:t>NA</w:t>
            </w:r>
          </w:p>
        </w:tc>
        <w:tc>
          <w:tcPr>
            <w:tcW w:w="1899"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5B9DCEAF" w14:textId="77777777" w:rsidR="00D01CD0" w:rsidRDefault="00D01CD0" w:rsidP="00D01CD0">
            <w:pPr>
              <w:pStyle w:val="Heading1"/>
              <w:spacing w:before="0" w:after="0" w:line="276" w:lineRule="auto"/>
              <w:rPr>
                <w:b w:val="0"/>
                <w:bCs w:val="0"/>
                <w:sz w:val="24"/>
                <w:szCs w:val="24"/>
              </w:rPr>
            </w:pPr>
            <w:r>
              <w:rPr>
                <w:b w:val="0"/>
                <w:bCs w:val="0"/>
                <w:sz w:val="24"/>
                <w:szCs w:val="24"/>
              </w:rPr>
              <w:t>NA</w:t>
            </w:r>
          </w:p>
        </w:tc>
      </w:tr>
      <w:tr w:rsidR="00D01CD0" w14:paraId="33B46CB8" w14:textId="77777777" w:rsidTr="00D01CD0">
        <w:trPr>
          <w:trHeight w:val="375"/>
        </w:trPr>
        <w:tc>
          <w:tcPr>
            <w:tcW w:w="1611"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6AA3F092" w14:textId="77777777" w:rsidR="00D01CD0" w:rsidRDefault="00D01CD0" w:rsidP="00D01CD0">
            <w:pPr>
              <w:pStyle w:val="Heading1"/>
              <w:spacing w:before="0" w:after="0" w:line="276" w:lineRule="auto"/>
              <w:rPr>
                <w:b w:val="0"/>
                <w:bCs w:val="0"/>
                <w:sz w:val="24"/>
                <w:szCs w:val="24"/>
              </w:rPr>
            </w:pPr>
            <w:r>
              <w:rPr>
                <w:b w:val="0"/>
                <w:bCs w:val="0"/>
                <w:sz w:val="24"/>
                <w:szCs w:val="24"/>
              </w:rPr>
              <w:t>Bacteria</w:t>
            </w:r>
          </w:p>
        </w:tc>
        <w:tc>
          <w:tcPr>
            <w:tcW w:w="1170" w:type="dxa"/>
            <w:tcBorders>
              <w:top w:val="nil"/>
              <w:left w:val="single" w:sz="4" w:space="0" w:color="auto"/>
              <w:bottom w:val="single" w:sz="7" w:space="0" w:color="CCCCCC"/>
              <w:right w:val="single" w:sz="8" w:space="0" w:color="CCCCCC"/>
            </w:tcBorders>
            <w:tcMar>
              <w:top w:w="40" w:type="dxa"/>
              <w:left w:w="40" w:type="dxa"/>
              <w:bottom w:w="40" w:type="dxa"/>
              <w:right w:w="40" w:type="dxa"/>
            </w:tcMar>
            <w:vAlign w:val="bottom"/>
          </w:tcPr>
          <w:p w14:paraId="2E50F4C5" w14:textId="77777777" w:rsidR="00D01CD0" w:rsidRDefault="00D01CD0" w:rsidP="00D01CD0">
            <w:pPr>
              <w:pStyle w:val="Heading1"/>
              <w:spacing w:before="0" w:after="0" w:line="276" w:lineRule="auto"/>
              <w:jc w:val="right"/>
              <w:rPr>
                <w:b w:val="0"/>
                <w:bCs w:val="0"/>
                <w:sz w:val="24"/>
                <w:szCs w:val="24"/>
              </w:rPr>
            </w:pPr>
            <w:r>
              <w:rPr>
                <w:b w:val="0"/>
                <w:bCs w:val="0"/>
                <w:sz w:val="24"/>
                <w:szCs w:val="24"/>
              </w:rPr>
              <w:t>20,000</w:t>
            </w:r>
          </w:p>
        </w:tc>
        <w:tc>
          <w:tcPr>
            <w:tcW w:w="1800"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72CAFA56" w14:textId="68EE08C8" w:rsidR="00D01CD0" w:rsidRDefault="00D01CD0" w:rsidP="00D01CD0">
            <w:pPr>
              <w:pStyle w:val="Heading1"/>
              <w:spacing w:before="0" w:after="0" w:line="276" w:lineRule="auto"/>
              <w:jc w:val="right"/>
              <w:rPr>
                <w:b w:val="0"/>
                <w:bCs w:val="0"/>
                <w:sz w:val="24"/>
                <w:szCs w:val="24"/>
              </w:rPr>
            </w:pPr>
            <w:r>
              <w:rPr>
                <w:b w:val="0"/>
                <w:bCs w:val="0"/>
                <w:sz w:val="24"/>
                <w:szCs w:val="24"/>
              </w:rPr>
              <w:t>2.1E+18</w:t>
            </w:r>
          </w:p>
        </w:tc>
        <w:tc>
          <w:tcPr>
            <w:tcW w:w="2103" w:type="dxa"/>
            <w:tcBorders>
              <w:top w:val="nil"/>
              <w:left w:val="single" w:sz="4" w:space="0" w:color="auto"/>
              <w:bottom w:val="single" w:sz="7" w:space="0" w:color="CCCCCC"/>
              <w:right w:val="single" w:sz="7" w:space="0" w:color="CCCCCC"/>
            </w:tcBorders>
            <w:tcMar>
              <w:top w:w="40" w:type="dxa"/>
              <w:left w:w="40" w:type="dxa"/>
              <w:bottom w:w="40" w:type="dxa"/>
              <w:right w:w="40" w:type="dxa"/>
            </w:tcMar>
            <w:vAlign w:val="bottom"/>
          </w:tcPr>
          <w:p w14:paraId="6FF2AE19" w14:textId="2B947640" w:rsidR="00D01CD0" w:rsidRDefault="00D01CD0" w:rsidP="00D01CD0">
            <w:pPr>
              <w:pStyle w:val="Heading1"/>
              <w:spacing w:before="0" w:after="0" w:line="276" w:lineRule="auto"/>
              <w:jc w:val="right"/>
              <w:rPr>
                <w:b w:val="0"/>
                <w:bCs w:val="0"/>
                <w:sz w:val="24"/>
                <w:szCs w:val="24"/>
              </w:rPr>
            </w:pPr>
            <w:r>
              <w:rPr>
                <w:b w:val="0"/>
                <w:bCs w:val="0"/>
                <w:sz w:val="24"/>
                <w:szCs w:val="24"/>
              </w:rPr>
              <w:t>0 (NA)</w:t>
            </w:r>
          </w:p>
        </w:tc>
        <w:tc>
          <w:tcPr>
            <w:tcW w:w="1857"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4C0DF4D6" w14:textId="33B158D8" w:rsidR="00D01CD0" w:rsidRDefault="00D01CD0" w:rsidP="00D01CD0">
            <w:pPr>
              <w:pStyle w:val="Heading1"/>
              <w:spacing w:before="0" w:after="0" w:line="276" w:lineRule="auto"/>
              <w:jc w:val="right"/>
              <w:rPr>
                <w:b w:val="0"/>
                <w:bCs w:val="0"/>
                <w:sz w:val="24"/>
                <w:szCs w:val="24"/>
              </w:rPr>
            </w:pPr>
            <w:r>
              <w:rPr>
                <w:b w:val="0"/>
                <w:bCs w:val="0"/>
                <w:sz w:val="24"/>
                <w:szCs w:val="24"/>
              </w:rPr>
              <w:t>NA</w:t>
            </w:r>
          </w:p>
        </w:tc>
        <w:tc>
          <w:tcPr>
            <w:tcW w:w="1899"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4E76840B" w14:textId="77777777" w:rsidR="00D01CD0" w:rsidRDefault="00D01CD0" w:rsidP="00D01CD0">
            <w:pPr>
              <w:pStyle w:val="Heading1"/>
              <w:spacing w:before="0" w:after="0" w:line="276" w:lineRule="auto"/>
              <w:rPr>
                <w:b w:val="0"/>
                <w:bCs w:val="0"/>
                <w:sz w:val="24"/>
                <w:szCs w:val="24"/>
              </w:rPr>
            </w:pPr>
            <w:r>
              <w:rPr>
                <w:b w:val="0"/>
                <w:bCs w:val="0"/>
                <w:sz w:val="24"/>
                <w:szCs w:val="24"/>
              </w:rPr>
              <w:t>NA</w:t>
            </w:r>
          </w:p>
        </w:tc>
      </w:tr>
      <w:tr w:rsidR="00D01CD0" w14:paraId="1DAE6C37" w14:textId="77777777" w:rsidTr="00D01CD0">
        <w:trPr>
          <w:trHeight w:val="375"/>
        </w:trPr>
        <w:tc>
          <w:tcPr>
            <w:tcW w:w="1611"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2BBB96B4" w14:textId="77777777" w:rsidR="00D01CD0" w:rsidRDefault="00D01CD0" w:rsidP="00D01CD0">
            <w:pPr>
              <w:pStyle w:val="Heading1"/>
              <w:spacing w:before="0" w:after="0" w:line="276" w:lineRule="auto"/>
              <w:rPr>
                <w:b w:val="0"/>
                <w:bCs w:val="0"/>
                <w:sz w:val="24"/>
                <w:szCs w:val="24"/>
              </w:rPr>
            </w:pPr>
            <w:r>
              <w:rPr>
                <w:b w:val="0"/>
                <w:bCs w:val="0"/>
                <w:sz w:val="24"/>
                <w:szCs w:val="24"/>
              </w:rPr>
              <w:t>Annelids</w:t>
            </w:r>
          </w:p>
        </w:tc>
        <w:tc>
          <w:tcPr>
            <w:tcW w:w="1170" w:type="dxa"/>
            <w:tcBorders>
              <w:top w:val="nil"/>
              <w:left w:val="single" w:sz="4" w:space="0" w:color="auto"/>
              <w:bottom w:val="single" w:sz="7" w:space="0" w:color="CCCCCC"/>
              <w:right w:val="single" w:sz="8" w:space="0" w:color="CCCCCC"/>
            </w:tcBorders>
            <w:tcMar>
              <w:top w:w="40" w:type="dxa"/>
              <w:left w:w="40" w:type="dxa"/>
              <w:bottom w:w="40" w:type="dxa"/>
              <w:right w:w="40" w:type="dxa"/>
            </w:tcMar>
            <w:vAlign w:val="bottom"/>
          </w:tcPr>
          <w:p w14:paraId="56913249" w14:textId="77777777" w:rsidR="00D01CD0" w:rsidRDefault="00D01CD0" w:rsidP="00D01CD0">
            <w:pPr>
              <w:pStyle w:val="Heading1"/>
              <w:spacing w:before="0" w:after="0" w:line="276" w:lineRule="auto"/>
              <w:jc w:val="right"/>
              <w:rPr>
                <w:b w:val="0"/>
                <w:bCs w:val="0"/>
                <w:sz w:val="24"/>
                <w:szCs w:val="24"/>
              </w:rPr>
            </w:pPr>
            <w:r>
              <w:rPr>
                <w:b w:val="0"/>
                <w:bCs w:val="0"/>
                <w:sz w:val="24"/>
                <w:szCs w:val="24"/>
              </w:rPr>
              <w:t>14,000</w:t>
            </w:r>
          </w:p>
        </w:tc>
        <w:tc>
          <w:tcPr>
            <w:tcW w:w="1800" w:type="dxa"/>
            <w:tcBorders>
              <w:top w:val="single" w:sz="8" w:space="0" w:color="CCCCCC"/>
              <w:left w:val="single" w:sz="8" w:space="0" w:color="CCCCCC"/>
              <w:bottom w:val="single" w:sz="8" w:space="0" w:color="CCCCCC"/>
              <w:right w:val="single" w:sz="4" w:space="0" w:color="auto"/>
            </w:tcBorders>
            <w:tcMar>
              <w:top w:w="40" w:type="dxa"/>
              <w:left w:w="40" w:type="dxa"/>
              <w:bottom w:w="40" w:type="dxa"/>
              <w:right w:w="40" w:type="dxa"/>
            </w:tcMar>
            <w:vAlign w:val="bottom"/>
          </w:tcPr>
          <w:p w14:paraId="1B42EB85" w14:textId="77777777" w:rsidR="00D01CD0" w:rsidRDefault="00D01CD0" w:rsidP="00D01CD0">
            <w:pPr>
              <w:pStyle w:val="Heading1"/>
              <w:spacing w:before="0" w:after="0" w:line="276" w:lineRule="auto"/>
              <w:jc w:val="right"/>
              <w:rPr>
                <w:b w:val="0"/>
                <w:bCs w:val="0"/>
                <w:sz w:val="24"/>
                <w:szCs w:val="24"/>
              </w:rPr>
            </w:pPr>
            <w:r>
              <w:rPr>
                <w:b w:val="0"/>
                <w:bCs w:val="0"/>
                <w:sz w:val="24"/>
                <w:szCs w:val="24"/>
              </w:rPr>
              <w:t>Not estimated</w:t>
            </w:r>
          </w:p>
        </w:tc>
        <w:tc>
          <w:tcPr>
            <w:tcW w:w="2103" w:type="dxa"/>
            <w:tcBorders>
              <w:top w:val="nil"/>
              <w:left w:val="single" w:sz="4" w:space="0" w:color="auto"/>
              <w:bottom w:val="single" w:sz="7" w:space="0" w:color="CCCCCC"/>
              <w:right w:val="single" w:sz="7" w:space="0" w:color="CCCCCC"/>
            </w:tcBorders>
            <w:tcMar>
              <w:top w:w="40" w:type="dxa"/>
              <w:left w:w="40" w:type="dxa"/>
              <w:bottom w:w="40" w:type="dxa"/>
              <w:right w:w="40" w:type="dxa"/>
            </w:tcMar>
            <w:vAlign w:val="bottom"/>
          </w:tcPr>
          <w:p w14:paraId="71520E5A" w14:textId="14716E2B" w:rsidR="00D01CD0" w:rsidRDefault="00D01CD0" w:rsidP="00D01CD0">
            <w:pPr>
              <w:pStyle w:val="Heading1"/>
              <w:spacing w:before="0" w:after="0" w:line="276" w:lineRule="auto"/>
              <w:jc w:val="right"/>
              <w:rPr>
                <w:b w:val="0"/>
                <w:bCs w:val="0"/>
                <w:sz w:val="24"/>
                <w:szCs w:val="24"/>
              </w:rPr>
            </w:pPr>
            <w:r>
              <w:rPr>
                <w:b w:val="0"/>
                <w:bCs w:val="0"/>
                <w:sz w:val="24"/>
                <w:szCs w:val="24"/>
              </w:rPr>
              <w:t>0 (NA)</w:t>
            </w:r>
          </w:p>
        </w:tc>
        <w:tc>
          <w:tcPr>
            <w:tcW w:w="1857"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73FD8602" w14:textId="5A65B6E4" w:rsidR="00D01CD0" w:rsidRDefault="00D01CD0" w:rsidP="00D01CD0">
            <w:pPr>
              <w:pStyle w:val="Heading1"/>
              <w:spacing w:before="0" w:after="0" w:line="276" w:lineRule="auto"/>
              <w:jc w:val="right"/>
              <w:rPr>
                <w:b w:val="0"/>
                <w:bCs w:val="0"/>
                <w:sz w:val="24"/>
                <w:szCs w:val="24"/>
              </w:rPr>
            </w:pPr>
            <w:r>
              <w:rPr>
                <w:b w:val="0"/>
                <w:bCs w:val="0"/>
                <w:sz w:val="24"/>
                <w:szCs w:val="24"/>
              </w:rPr>
              <w:t>NA</w:t>
            </w:r>
          </w:p>
        </w:tc>
        <w:tc>
          <w:tcPr>
            <w:tcW w:w="1899" w:type="dxa"/>
            <w:tcBorders>
              <w:top w:val="nil"/>
              <w:left w:val="nil"/>
              <w:bottom w:val="single" w:sz="7" w:space="0" w:color="CCCCCC"/>
              <w:right w:val="single" w:sz="7" w:space="0" w:color="CCCCCC"/>
            </w:tcBorders>
            <w:tcMar>
              <w:top w:w="40" w:type="dxa"/>
              <w:left w:w="40" w:type="dxa"/>
              <w:bottom w:w="40" w:type="dxa"/>
              <w:right w:w="40" w:type="dxa"/>
            </w:tcMar>
            <w:vAlign w:val="bottom"/>
          </w:tcPr>
          <w:p w14:paraId="600AE98B" w14:textId="77777777" w:rsidR="00D01CD0" w:rsidRDefault="00D01CD0" w:rsidP="00D01CD0">
            <w:pPr>
              <w:pStyle w:val="Heading1"/>
              <w:spacing w:before="0" w:after="0" w:line="276" w:lineRule="auto"/>
              <w:rPr>
                <w:b w:val="0"/>
                <w:bCs w:val="0"/>
                <w:sz w:val="24"/>
                <w:szCs w:val="24"/>
              </w:rPr>
            </w:pPr>
            <w:r>
              <w:rPr>
                <w:b w:val="0"/>
                <w:bCs w:val="0"/>
                <w:sz w:val="24"/>
                <w:szCs w:val="24"/>
              </w:rPr>
              <w:t>NA</w:t>
            </w:r>
          </w:p>
        </w:tc>
      </w:tr>
    </w:tbl>
    <w:p w14:paraId="69EE783E" w14:textId="496D3DFA" w:rsidR="00061664" w:rsidRPr="00017DFF" w:rsidRDefault="00061664" w:rsidP="00061664">
      <w:pPr>
        <w:pStyle w:val="Caption"/>
        <w:rPr>
          <w:color w:val="auto"/>
          <w:sz w:val="24"/>
          <w:szCs w:val="24"/>
        </w:rPr>
      </w:pPr>
      <w:r w:rsidRPr="00017DFF">
        <w:rPr>
          <w:color w:val="auto"/>
          <w:sz w:val="24"/>
          <w:szCs w:val="24"/>
        </w:rPr>
        <w:t>Table 1: Number of species and total carbon for different marine taxa from WoRMS</w:t>
      </w:r>
      <w:r w:rsidRPr="00017DFF">
        <w:rPr>
          <w:color w:val="auto"/>
          <w:sz w:val="24"/>
          <w:szCs w:val="24"/>
        </w:rPr>
        <w:fldChar w:fldCharType="begin"/>
      </w:r>
      <w:r w:rsidR="000968D5">
        <w:rPr>
          <w:color w:val="auto"/>
          <w:sz w:val="24"/>
          <w:szCs w:val="24"/>
        </w:rPr>
        <w:instrText xml:space="preserve"> ADDIN ZOTERO_ITEM CSL_CITATION {"citationID":"9RojMDDj","properties":{"unsorted":false,"formattedCitation":"\\super 32\\nosupersub{}","plainCitation":"32","noteIndex":0},"citationItems":[{"id":1652,"uris":["http://zotero.org/groups/6001417/items/Q2MH8ESM"],"itemData":{"id":1652,"type":"article-journal","container-title":"PloS one","ISSN":"1932-6203","issue":"1","journalAbbreviation":"PloS one","page":"e51629","publisher":"Public Library of Science San Francisco, USA","title":"Global coordination and standardisation in marine biodiversity through the World Register of Marine Species (WoRMS) and related databases","volume":"8","author":[{"family":"Costello","given":"Mark J"},{"family":"Bouchet","given":"Philippe"},{"family":"Boxshall","given":"Geoff"},{"family":"Fauchald","given":"Kristian"},{"family":"Gordon","given":"Dennis"},{"family":"Hoeksema","given":"Bert W"},{"family":"Poore","given":"Gary CB"},{"family":"Soest","given":"Rob WM","non-dropping-particle":"van"},{"family":"Stöhr","given":"Sabine"},{"family":"Walter","given":"T Chad"}],"issued":{"date-parts":[["2013"]]}}}],"schema":"https://github.com/citation-style-language/schema/raw/master/csl-citation.json"} </w:instrText>
      </w:r>
      <w:r w:rsidRPr="00017DFF">
        <w:rPr>
          <w:color w:val="auto"/>
          <w:sz w:val="24"/>
          <w:szCs w:val="24"/>
        </w:rPr>
        <w:fldChar w:fldCharType="separate"/>
      </w:r>
      <w:r w:rsidR="000968D5" w:rsidRPr="000968D5">
        <w:rPr>
          <w:sz w:val="24"/>
          <w:vertAlign w:val="superscript"/>
        </w:rPr>
        <w:t>32</w:t>
      </w:r>
      <w:r w:rsidRPr="00017DFF">
        <w:rPr>
          <w:color w:val="auto"/>
          <w:sz w:val="24"/>
          <w:szCs w:val="24"/>
        </w:rPr>
        <w:fldChar w:fldCharType="end"/>
      </w:r>
      <w:r w:rsidRPr="00017DFF">
        <w:rPr>
          <w:color w:val="auto"/>
          <w:sz w:val="24"/>
          <w:szCs w:val="24"/>
        </w:rPr>
        <w:t xml:space="preserve">, and the number of species listed as </w:t>
      </w:r>
      <w:r w:rsidR="006A1355">
        <w:rPr>
          <w:color w:val="auto"/>
          <w:sz w:val="24"/>
          <w:szCs w:val="24"/>
        </w:rPr>
        <w:t>evaluated, data deficient, and the percentage evaluated considered endangered</w:t>
      </w:r>
      <w:r w:rsidRPr="00017DFF">
        <w:rPr>
          <w:color w:val="auto"/>
          <w:sz w:val="24"/>
          <w:szCs w:val="24"/>
        </w:rPr>
        <w:t xml:space="preserve"> by the IUCN</w:t>
      </w:r>
      <w:r w:rsidRPr="00017DFF">
        <w:rPr>
          <w:color w:val="auto"/>
          <w:sz w:val="24"/>
          <w:szCs w:val="24"/>
        </w:rPr>
        <w:fldChar w:fldCharType="begin"/>
      </w:r>
      <w:r w:rsidR="000968D5">
        <w:rPr>
          <w:color w:val="auto"/>
          <w:sz w:val="24"/>
          <w:szCs w:val="24"/>
        </w:rPr>
        <w:instrText xml:space="preserve"> ADDIN ZOTERO_ITEM CSL_CITATION {"citationID":"d5A24lO2","properties":{"unsorted":false,"formattedCitation":"\\super 26\\nosupersub{}","plainCitation":"26","noteIndex":0},"citationItems":[{"id":3047,"uris":["http://zotero.org/groups/6001417/items/XJETL3F6"],"itemData":{"id":3047,"type":"article-journal","abstract":"The IUCN Red List of Threatened Species is the most comprehensive resource detailing the global conservation status of plants and animals. The 2004 edition represents a milestone in the four-decade long history of the Red List, including the first Global Amphibian Assessment and a near doubling in assessed species since 2000. Moreover, the Red List assessment process itself has developed substantially over the past decade, extending the value of the Red List far beyond the assignation of threat status. We highlight here how the Red List, in conjunction with the comprehensive data compiled to support it and in spite of several important limitations, has become an increasingly powerful tool for conservation planning, management, monitoring and decision making.","container-title":"Trends Ecol. Evol.","issue":"2","language":"en","page":"71–76","publisher":"Elsevier BV","title":"The value of the IUCN Red List for conservation","volume":"21","author":[{"family":"Rodrigues","given":"Ana S L"},{"family":"Pilgrim","given":"John D"},{"family":"Lamoreux","given":"John F"},{"family":"Hoffmann","given":"Michael"},{"family":"Brooks","given":"Thomas M"}],"issued":{"date-parts":[["2006",2]]}}}],"schema":"https://github.com/citation-style-language/schema/raw/master/csl-citation.json"} </w:instrText>
      </w:r>
      <w:r w:rsidRPr="00017DFF">
        <w:rPr>
          <w:color w:val="auto"/>
          <w:sz w:val="24"/>
          <w:szCs w:val="24"/>
        </w:rPr>
        <w:fldChar w:fldCharType="separate"/>
      </w:r>
      <w:r w:rsidR="000968D5" w:rsidRPr="000968D5">
        <w:rPr>
          <w:sz w:val="24"/>
          <w:vertAlign w:val="superscript"/>
        </w:rPr>
        <w:t>26</w:t>
      </w:r>
      <w:r w:rsidRPr="00017DFF">
        <w:rPr>
          <w:color w:val="auto"/>
          <w:sz w:val="24"/>
          <w:szCs w:val="24"/>
        </w:rPr>
        <w:fldChar w:fldCharType="end"/>
      </w:r>
      <w:r w:rsidRPr="00017DFF">
        <w:rPr>
          <w:color w:val="auto"/>
          <w:sz w:val="24"/>
          <w:szCs w:val="24"/>
        </w:rPr>
        <w:t>.</w:t>
      </w:r>
    </w:p>
    <w:p w14:paraId="6B78AF2D" w14:textId="75466728" w:rsidR="000970A1" w:rsidRDefault="00000000">
      <w:pPr>
        <w:keepNext/>
      </w:pPr>
      <w:commentRangeStart w:id="75"/>
      <w:commentRangeStart w:id="76"/>
      <w:r>
        <w:t>In</w:t>
      </w:r>
      <w:commentRangeEnd w:id="76"/>
      <w:r w:rsidR="00365502">
        <w:rPr>
          <w:rStyle w:val="CommentReference"/>
          <w:sz w:val="24"/>
          <w:szCs w:val="24"/>
        </w:rPr>
        <w:commentReference w:id="76"/>
      </w:r>
      <w:r>
        <w:t xml:space="preserve"> this paper, we review</w:t>
      </w:r>
      <w:r w:rsidR="00687DF5">
        <w:t>ed</w:t>
      </w:r>
      <w:r>
        <w:t xml:space="preserve"> and update</w:t>
      </w:r>
      <w:r w:rsidR="00687DF5">
        <w:t>d</w:t>
      </w:r>
      <w:r>
        <w:t xml:space="preserve"> what is known about trends in the abundance of marine taxa. </w:t>
      </w:r>
      <w:commentRangeEnd w:id="75"/>
      <w:r w:rsidR="00E5410A">
        <w:rPr>
          <w:rStyle w:val="CommentReference"/>
          <w:sz w:val="24"/>
          <w:szCs w:val="24"/>
        </w:rPr>
        <w:commentReference w:id="75"/>
      </w:r>
      <w:r>
        <w:t>We rel</w:t>
      </w:r>
      <w:r w:rsidR="00687DF5">
        <w:t>ied</w:t>
      </w:r>
      <w:r>
        <w:t xml:space="preserve"> on a combination of published results and analysis </w:t>
      </w:r>
      <w:r w:rsidR="00D66747">
        <w:t xml:space="preserve">analyses </w:t>
      </w:r>
      <w:r>
        <w:t xml:space="preserve">of existing data sets to evaluate global trends in marine biodiversity across </w:t>
      </w:r>
      <w:r w:rsidR="008856D6">
        <w:t xml:space="preserve">for </w:t>
      </w:r>
      <w:r>
        <w:t xml:space="preserve">all available taxa. Regional and overall global trends </w:t>
      </w:r>
      <w:r w:rsidR="00687DF5">
        <w:t xml:space="preserve">were </w:t>
      </w:r>
      <w:r>
        <w:t xml:space="preserve">then calculated to identify </w:t>
      </w:r>
      <w:commentRangeStart w:id="77"/>
      <w:r w:rsidR="0076560B">
        <w:t>c</w:t>
      </w:r>
      <w:r>
        <w:t xml:space="preserve">onservation </w:t>
      </w:r>
      <w:r>
        <w:lastRenderedPageBreak/>
        <w:t>opportunities</w:t>
      </w:r>
      <w:commentRangeEnd w:id="77"/>
      <w:r w:rsidR="00581255">
        <w:rPr>
          <w:rStyle w:val="CommentReference"/>
          <w:sz w:val="24"/>
          <w:szCs w:val="24"/>
        </w:rPr>
        <w:commentReference w:id="77"/>
      </w:r>
      <w:r>
        <w:t xml:space="preserve">. Finally, we </w:t>
      </w:r>
      <w:r w:rsidR="008856D6">
        <w:t>ma</w:t>
      </w:r>
      <w:r w:rsidR="00365502">
        <w:t>de</w:t>
      </w:r>
      <w:r w:rsidR="008856D6">
        <w:t xml:space="preserve"> </w:t>
      </w:r>
      <w:r w:rsidR="00365502">
        <w:t>recommendations on</w:t>
      </w:r>
      <w:r>
        <w:t xml:space="preserve"> how to improve species abundance monitoring efforts to inform marine policy objectives.</w:t>
      </w:r>
    </w:p>
    <w:p w14:paraId="6445926E" w14:textId="77777777" w:rsidR="000970A1" w:rsidRDefault="00000000">
      <w:pPr>
        <w:pStyle w:val="Heading1"/>
      </w:pPr>
      <w:commentRangeStart w:id="78"/>
      <w:commentRangeStart w:id="79"/>
      <w:commentRangeStart w:id="80"/>
      <w:r>
        <w:t>Methods</w:t>
      </w:r>
      <w:commentRangeEnd w:id="80"/>
      <w:r w:rsidR="00300235">
        <w:rPr>
          <w:rStyle w:val="CommentReference"/>
          <w:sz w:val="32"/>
          <w:szCs w:val="32"/>
        </w:rPr>
        <w:commentReference w:id="80"/>
      </w:r>
      <w:commentRangeEnd w:id="79"/>
      <w:r w:rsidR="00B71C7C">
        <w:rPr>
          <w:rStyle w:val="CommentReference"/>
          <w:sz w:val="32"/>
          <w:szCs w:val="32"/>
        </w:rPr>
        <w:commentReference w:id="79"/>
      </w:r>
      <w:commentRangeEnd w:id="78"/>
      <w:r w:rsidR="002E3AC7">
        <w:rPr>
          <w:rStyle w:val="CommentReference"/>
          <w:sz w:val="32"/>
          <w:szCs w:val="32"/>
        </w:rPr>
        <w:commentReference w:id="78"/>
      </w:r>
    </w:p>
    <w:p w14:paraId="5C0F60EC" w14:textId="5A48FB7E" w:rsidR="000970A1" w:rsidRDefault="00000000">
      <w:pPr>
        <w:pStyle w:val="Heading2"/>
        <w:rPr>
          <w:i w:val="0"/>
          <w:iCs w:val="0"/>
        </w:rPr>
      </w:pPr>
      <w:r>
        <w:rPr>
          <w:i w:val="0"/>
          <w:iCs w:val="0"/>
        </w:rPr>
        <w:t xml:space="preserve">A thorough </w:t>
      </w:r>
      <w:r w:rsidR="00756606">
        <w:rPr>
          <w:i w:val="0"/>
          <w:iCs w:val="0"/>
        </w:rPr>
        <w:t xml:space="preserve">global </w:t>
      </w:r>
      <w:r>
        <w:rPr>
          <w:i w:val="0"/>
          <w:iCs w:val="0"/>
        </w:rPr>
        <w:t>assessment of available</w:t>
      </w:r>
      <w:r w:rsidR="000E20F6">
        <w:rPr>
          <w:i w:val="0"/>
          <w:iCs w:val="0"/>
        </w:rPr>
        <w:t xml:space="preserve"> abundance trend</w:t>
      </w:r>
      <w:r>
        <w:rPr>
          <w:i w:val="0"/>
          <w:iCs w:val="0"/>
        </w:rPr>
        <w:t xml:space="preserve"> data for each taxon was undertaken, including estimations of extent of flora and habitat-forming </w:t>
      </w:r>
      <w:commentRangeStart w:id="81"/>
      <w:r w:rsidR="00EF3328" w:rsidRPr="00EF3328">
        <w:rPr>
          <w:i w:val="0"/>
          <w:iCs w:val="0"/>
        </w:rPr>
        <w:t>(e.g., mangroves</w:t>
      </w:r>
      <w:r w:rsidR="00EF3328" w:rsidRPr="00EF3328">
        <w:rPr>
          <w:i w:val="0"/>
          <w:iCs w:val="0"/>
        </w:rPr>
        <w:fldChar w:fldCharType="begin"/>
      </w:r>
      <w:r w:rsidR="000968D5">
        <w:rPr>
          <w:i w:val="0"/>
          <w:iCs w:val="0"/>
        </w:rPr>
        <w:instrText xml:space="preserve"> ADDIN ZOTERO_ITEM CSL_CITATION {"citationID":"1GedkHRz","properties":{"unsorted":false,"formattedCitation":"\\super 33\\nosupersub{}","plainCitation":"33","noteIndex":0},"citationItems":[{"id":239,"uris":["http://zotero.org/groups/6001417/items/R3J2NR83"],"itemData":{"id":239,"type":"article-journal","abstract":"Mangroves are a globally important ecosystem that provides a wide range of ecosystem system services, such as carbon capture and storage, coastal protection and ﬁsheries enhancement. Mangroves have signiﬁcantly reduced in global extent over the last 50 years, primarily as a result of deforestation caused by the expansion of agriculture and aquaculture in coastal environments. However, a limited number of studies have attempted to estimate changes in global mangrove extent, particularly into the 1990s, despite much of the loss in mangrove extent occurring pre-2000. This study has used L-band Synthetic Aperture Radar (SAR) global mosaic datasets from the Japan Aerospace Exploration Agency (JAXA) for 11 epochs from 1996 to 2020 to develop a long-term time-series of global mangrove extent and change. The study used a map-to-image approach to change detection where the baseline map (GMW v2.5) was updated using thresholding and a contextual mangrove change mask. This approach was applied between all image-date pairs producing 10 maps for each epoch, which were summarised to produce the global mangrove time-series. The resulting mangrove extent maps had an estimated accuracy of 87.4% (95th conf. int.: 86.2–88.6%), although the accuracies of the individual gain and loss change classes were lower at 58.1% (52.4–63.9%) and 60.6% (56.1–64.8%), respectively. Sources of error included misregistration in the SAR mosaic datasets, which could only be partially corrected for, but also confusion in fragmented areas of mangroves, such as around aquaculture ponds. Overall, 152,604 km2 (133,996–176,910) of mangroves were identiﬁed for 1996, with this decreasing by −5245 km2 (−13,587–1444) resulting in a total extent of 147,359 km2 (127,925–168,895) in 2020, and representing an estimated loss of 3.4% over the 24-year time period. The Global Mangrove Watch Version 3.0 represents the most comprehensive record of global mangrove change achieved to date and is expected to support a wide range of activities, including the ongoing monitoring of the global coastal environment, deﬁning and assessments of progress toward conservation targets, protected area planning and risk assessments of mangrove ecosystems worldwide.","container-title":"Remote Sensing","DOI":"10.3390/rs14153657","ISSN":"2072-4292","issue":"15","journalAbbreviation":"Remote Sensing","language":"en","license":"https://creativecommons.org/licenses/by/4.0/","page":"3657","source":"DOI.org (Crossref)","title":"Global Mangrove Extent Change 1996–2020: Global Mangrove Watch Version 3.0","title-short":"Global Mangrove Extent Change 1996–2020","volume":"14","author":[{"family":"Bunting","given":"Pete"},{"family":"Rosenqvist","given":"Ake"},{"family":"Hilarides","given":"Lammert"},{"family":"Lucas","given":"Richard M."},{"family":"Thomas","given":"Nathan"},{"family":"Tadono","given":"Takeo"},{"family":"Worthington","given":"Thomas A."},{"family":"Spalding","given":"Mark"},{"family":"Murray","given":"Nicholas J."},{"family":"Rebelo","given":"Lisa-Maria"}],"issued":{"date-parts":[["2022",7,30]]}}}],"schema":"https://github.com/citation-style-language/schema/raw/master/csl-citation.json"} </w:instrText>
      </w:r>
      <w:r w:rsidR="00EF3328" w:rsidRPr="00EF3328">
        <w:rPr>
          <w:i w:val="0"/>
          <w:iCs w:val="0"/>
        </w:rPr>
        <w:fldChar w:fldCharType="separate"/>
      </w:r>
      <w:r w:rsidR="000968D5" w:rsidRPr="000968D5">
        <w:rPr>
          <w:vertAlign w:val="superscript"/>
        </w:rPr>
        <w:t>33</w:t>
      </w:r>
      <w:r w:rsidR="00EF3328" w:rsidRPr="00EF3328">
        <w:rPr>
          <w:i w:val="0"/>
          <w:iCs w:val="0"/>
        </w:rPr>
        <w:fldChar w:fldCharType="end"/>
      </w:r>
      <w:r w:rsidR="00EF3328" w:rsidRPr="00EF3328">
        <w:rPr>
          <w:i w:val="0"/>
          <w:iCs w:val="0"/>
        </w:rPr>
        <w:t>, salt marshes</w:t>
      </w:r>
      <w:r w:rsidR="00EF3328" w:rsidRPr="00EF3328">
        <w:rPr>
          <w:i w:val="0"/>
          <w:iCs w:val="0"/>
        </w:rPr>
        <w:fldChar w:fldCharType="begin"/>
      </w:r>
      <w:r w:rsidR="000968D5">
        <w:rPr>
          <w:i w:val="0"/>
          <w:iCs w:val="0"/>
        </w:rPr>
        <w:instrText xml:space="preserve"> ADDIN ZOTERO_ITEM CSL_CITATION {"citationID":"wVG91HjI","properties":{"unsorted":false,"formattedCitation":"\\super 34\\nosupersub{}","plainCitation":"34","noteIndex":0},"citationItems":[{"id":497,"uris":["http://zotero.org/groups/6001417/items/ADNRURCV"],"itemData":{"id":497,"type":"article-journal","container-title":"Biodiversity data journal","issue":"5","journalAbbreviation":"Biodiversity data journal","page":"e11764","title":"A global map of saltmarshes","author":[{"family":"Mcowen","given":"Chris J"},{"family":"Weatherdon","given":"Lauren V"},{"family":"Van Bochove","given":"Jan-Willem"},{"family":"Sullivan","given":"Emma"},{"family":"Blyth","given":"Simon"},{"family":"Zockler","given":"Christoph"},{"family":"Stanwell-Smith","given":"Damon"},{"family":"Kingston","given":"Naomi"},{"family":"Martin","given":"Corinne S"},{"family":"Spalding","given":"Mark"}],"issued":{"date-parts":[["2017"]]}}}],"schema":"https://github.com/citation-style-language/schema/raw/master/csl-citation.json"} </w:instrText>
      </w:r>
      <w:r w:rsidR="00EF3328" w:rsidRPr="00EF3328">
        <w:rPr>
          <w:i w:val="0"/>
          <w:iCs w:val="0"/>
        </w:rPr>
        <w:fldChar w:fldCharType="separate"/>
      </w:r>
      <w:r w:rsidR="000968D5" w:rsidRPr="000968D5">
        <w:rPr>
          <w:vertAlign w:val="superscript"/>
        </w:rPr>
        <w:t>34</w:t>
      </w:r>
      <w:r w:rsidR="00EF3328" w:rsidRPr="00EF3328">
        <w:rPr>
          <w:i w:val="0"/>
          <w:iCs w:val="0"/>
        </w:rPr>
        <w:fldChar w:fldCharType="end"/>
      </w:r>
      <w:r w:rsidR="00EF3328" w:rsidRPr="00EF3328">
        <w:rPr>
          <w:i w:val="0"/>
          <w:iCs w:val="0"/>
        </w:rPr>
        <w:t>, hard corals</w:t>
      </w:r>
      <w:r w:rsidR="00EF3328" w:rsidRPr="00EF3328">
        <w:rPr>
          <w:i w:val="0"/>
          <w:iCs w:val="0"/>
        </w:rPr>
        <w:fldChar w:fldCharType="begin"/>
      </w:r>
      <w:r w:rsidR="000968D5">
        <w:rPr>
          <w:i w:val="0"/>
          <w:iCs w:val="0"/>
        </w:rPr>
        <w:instrText xml:space="preserve"> ADDIN ZOTERO_ITEM CSL_CITATION {"citationID":"shpehvng","properties":{"unsorted":false,"formattedCitation":"\\super 35\\nosupersub{}","plainCitation":"35","noteIndex":0},"citationItems":[{"id":1322,"uris":["http://zotero.org/groups/6001417/items/KBISSIGQ"],"itemData":{"id":1322,"type":"article-journal","publisher":"Global coral reef monitoring network (GCRMN) and international coral reef …","title":"Status of coral reefs of the world: 2020: summary for policymakers","author":[{"family":"Souter","given":"David"},{"family":"Planes","given":"Serge"},{"family":"Wicquart","given":"Jérémy"},{"family":"Logan","given":"Murray"},{"family":"Obura","given":"David"},{"family":"Staub","given":"Francis"}],"issued":{"date-parts":[["2021"]]}}}],"schema":"https://github.com/citation-style-language/schema/raw/master/csl-citation.json"} </w:instrText>
      </w:r>
      <w:r w:rsidR="00EF3328" w:rsidRPr="00EF3328">
        <w:rPr>
          <w:i w:val="0"/>
          <w:iCs w:val="0"/>
        </w:rPr>
        <w:fldChar w:fldCharType="separate"/>
      </w:r>
      <w:r w:rsidR="000968D5" w:rsidRPr="000968D5">
        <w:rPr>
          <w:vertAlign w:val="superscript"/>
        </w:rPr>
        <w:t>35</w:t>
      </w:r>
      <w:r w:rsidR="00EF3328" w:rsidRPr="00EF3328">
        <w:rPr>
          <w:i w:val="0"/>
          <w:iCs w:val="0"/>
        </w:rPr>
        <w:fldChar w:fldCharType="end"/>
      </w:r>
      <w:r w:rsidR="00EF3328" w:rsidRPr="00EF3328">
        <w:rPr>
          <w:i w:val="0"/>
          <w:iCs w:val="0"/>
        </w:rPr>
        <w:t>, seagrasses</w:t>
      </w:r>
      <w:r w:rsidR="00EF3328" w:rsidRPr="00EF3328">
        <w:rPr>
          <w:i w:val="0"/>
          <w:iCs w:val="0"/>
        </w:rPr>
        <w:fldChar w:fldCharType="begin"/>
      </w:r>
      <w:r w:rsidR="000968D5">
        <w:rPr>
          <w:i w:val="0"/>
          <w:iCs w:val="0"/>
        </w:rPr>
        <w:instrText xml:space="preserve"> ADDIN ZOTERO_ITEM CSL_CITATION {"citationID":"7LOahA6d","properties":{"unsorted":false,"formattedCitation":"\\super 36\\nosupersub{}","plainCitation":"36","noteIndex":0},"citationItems":[{"id":245,"uris":["http://zotero.org/groups/6001417/items/M2ICU7DV"],"itemData":{"id":245,"type":"article-journal","abstract":"As human impacts increase in coastal regions, there is concern that critical habitats that provide the foundation of entire ecosystems are in decline. Seagrass meadows face growing threats such as poor water quality and coastal development. To determine the status of seagrass meadows over time, we reconstructed time series of meadow area from 175 studies that surveyed 547 sites around the world. We found an overall trajectory of decline in all seven bioregions with a global net loss of 5602 km2 (19.1% of surveyed meadow area) occurring since 1880. Declines have typically been non-linear, with rapid and historical losses observed in several bioregions. The greatest net losses of area occurred in four bioregions (Tropical Atlantic, Temperate North Atlantic East, Temperate Southern Oceans and Tropical Indo-Pacific), with declining trends being the slowest and most consistent in the latter two bioregions. In some bioregions, trends have recently stabilised or reversed. Losses, however, still outweigh gains. Despite consistent global declines, meadows show high variability in trajectories, within and across bioregions, highlighting the importance of local context. Studies identified 12 different drivers of meadow area change, with coastal development and water quality as the most commonly cited. Overall, however, attributions were primarily descriptive and only 10% of studies used inferential attributions. Although ours is the most comprehensive dataset to date, it still represents only one-tenth of known global seagrass extent, with conspicuous historical and geographic biases in sampling. It therefore remains unclear whether the bioregional patterns of change documented here reflect changes in the world's unmonitored seagrass meadows. The variability in seagrass meadow trajectories, and the attribution of change to numerous drivers, suggest we urgently need to improve understanding of the causes of seagrass meadow loss if we are to improve local-scale management.","container-title":"Global Change Biology","DOI":"10.1111/gcb.15684","ISSN":"1354-1013, 1365-2486","issue":"17","journalAbbreviation":"Global Change Biology","language":"en","page":"4096-4109","source":"DOI.org (Crossref)","title":"Long‐term declines and recovery of meadow area across the world’s seagrass bioregions","volume":"27","author":[{"family":"Dunic","given":"Jillian C."},{"family":"Brown","given":"Christopher J."},{"family":"Connolly","given":"Rod M."},{"family":"Turschwell","given":"Mischa P."},{"family":"Côté","given":"Isabelle M."}],"issued":{"date-parts":[["2021",9]]}}}],"schema":"https://github.com/citation-style-language/schema/raw/master/csl-citation.json"} </w:instrText>
      </w:r>
      <w:r w:rsidR="00EF3328" w:rsidRPr="00EF3328">
        <w:rPr>
          <w:i w:val="0"/>
          <w:iCs w:val="0"/>
        </w:rPr>
        <w:fldChar w:fldCharType="separate"/>
      </w:r>
      <w:r w:rsidR="000968D5" w:rsidRPr="000968D5">
        <w:rPr>
          <w:vertAlign w:val="superscript"/>
        </w:rPr>
        <w:t>36</w:t>
      </w:r>
      <w:r w:rsidR="00EF3328" w:rsidRPr="00EF3328">
        <w:rPr>
          <w:i w:val="0"/>
          <w:iCs w:val="0"/>
        </w:rPr>
        <w:fldChar w:fldCharType="end"/>
      </w:r>
      <w:r w:rsidR="00EF3328" w:rsidRPr="00EF3328">
        <w:rPr>
          <w:i w:val="0"/>
          <w:iCs w:val="0"/>
        </w:rPr>
        <w:t>, and kelp</w:t>
      </w:r>
      <w:r w:rsidR="00EF3328" w:rsidRPr="00EF3328">
        <w:rPr>
          <w:i w:val="0"/>
          <w:iCs w:val="0"/>
        </w:rPr>
        <w:fldChar w:fldCharType="begin"/>
      </w:r>
      <w:r w:rsidR="000968D5">
        <w:rPr>
          <w:i w:val="0"/>
          <w:iCs w:val="0"/>
        </w:rPr>
        <w:instrText xml:space="preserve"> ADDIN ZOTERO_ITEM CSL_CITATION {"citationID":"WX3kMtlJ","properties":{"unsorted":false,"formattedCitation":"\\super 31\\nosupersub{}","plainCitation":"31","noteIndex":0},"citationItems":[{"id":281,"uris":["http://zotero.org/groups/6001417/items/UTLP55DI"],"itemData":{"id":281,"type":"article-journal","abstract":"Significance\n            Kelp forests support diverse and productive ecological communities throughout temperate and arctic regions worldwide, providing numerous ecosystem services to humans. Literature suggests that kelp forests are increasingly threatened by a variety of human impacts, including climate change, overfishing, and direct harvest. We provide the first globally comprehensive analysis of kelp forest change over the past 50 y, identifying a high degree of variation in the magnitude and direction of change across the geographic range of kelps. These results suggest region-specific responses to global change, with local drivers playing an important role in driving patterns of kelp abundance. Increased monitoring aimed at understanding regional kelp forest dynamics is likely to prove most effective for the adaptive management of these important ecosystems.\n          , \n            \n              Kelp forests (Order Laminariales) form key biogenic habitats in coastal regions of temperate and Arctic seas worldwide, providing ecosystem services valued in the range of billions of dollars annually. Although local evidence suggests that kelp forests are increasingly threatened by a variety of stressors, no comprehensive global analysis of change in kelp abundances currently exists. Here, we build and analyze a global database of kelp time series spanning the past half-century to assess regional and global trends in kelp abundances. We detected a high degree of geographic variation in trends, with regional variability in the direction and magnitude of change far exceeding a small global average decline (instantaneous rate of change = −0.018 y\n              −1\n              ). Our analysis identified declines in 38% of ecoregions for which there are data (−0.015 to −0.18 y\n              −1\n              ), increases in 27% of ecoregions (0.015 to 0.11 y\n              −1\n              ), and no detectable change in 35% of ecoregions. These spatially variable trajectories reflected regional differences in the drivers of change, uncertainty in some regions owing to poor spatial and temporal data coverage, and the dynamic nature of kelp populations. We conclude that although global drivers could be affecting kelp forests at multiple scales, local stressors and regional variation in the effects of these drivers dominate kelp dynamics, in contrast to many other marine and terrestrial foundation species.","container-title":"Proceedings of the National Academy of Sciences","DOI":"10.1073/pnas.1606102113","ISSN":"0027-8424, 1091-6490","issue":"48","journalAbbreviation":"Proc. Natl. Acad. Sci. U.S.A.","language":"en","page":"13785-13790","source":"DOI.org (Crossref)","title":"Global patterns of kelp forest change over the past half-century","volume":"113","author":[{"family":"Krumhansl","given":"Kira A."},{"family":"Okamoto","given":"Daniel K."},{"family":"Rassweiler","given":"Andrew"},{"family":"Novak","given":"Mark"},{"family":"Bolton","given":"John J."},{"family":"Cavanaugh","given":"Kyle C."},{"family":"Connell","given":"Sean D."},{"family":"Johnson","given":"Craig R."},{"family":"Konar","given":"Brenda"},{"family":"Ling","given":"Scott D."},{"family":"Micheli","given":"Fiorenza"},{"family":"Norderhaug","given":"Kjell M."},{"family":"Pérez-Matus","given":"Alejandro"},{"family":"Sousa-Pinto","given":"Isabel"},{"family":"Reed","given":"Daniel C."},{"family":"Salomon","given":"Anne K."},{"family":"Shears","given":"Nick T."},{"family":"Wernberg","given":"Thomas"},{"family":"Anderson","given":"Robert J."},{"family":"Barrett","given":"Nevell S."},{"family":"Buschmann","given":"Alejandro H."},{"family":"Carr","given":"Mark H."},{"family":"Caselle","given":"Jennifer E."},{"family":"Derrien-Courtel","given":"Sandrine"},{"family":"Edgar","given":"Graham J."},{"family":"Edwards","given":"Matt"},{"family":"Estes","given":"James A."},{"family":"Goodwin","given":"Claire"},{"family":"Kenner","given":"Michael C."},{"family":"Kushner","given":"David J."},{"family":"Moy","given":"Frithjof E."},{"family":"Nunn","given":"Julia"},{"family":"Steneck","given":"Robert S."},{"family":"Vásquez","given":"Julio"},{"family":"Watson","given":"Jane"},{"family":"Witman","given":"Jon D."},{"family":"Byrnes","given":"Jarrett E. K."}],"issued":{"date-parts":[["2016",11,29]]}}}],"schema":"https://github.com/citation-style-language/schema/raw/master/csl-citation.json"} </w:instrText>
      </w:r>
      <w:r w:rsidR="00EF3328" w:rsidRPr="00EF3328">
        <w:rPr>
          <w:i w:val="0"/>
          <w:iCs w:val="0"/>
        </w:rPr>
        <w:fldChar w:fldCharType="separate"/>
      </w:r>
      <w:r w:rsidR="000968D5" w:rsidRPr="000968D5">
        <w:rPr>
          <w:vertAlign w:val="superscript"/>
        </w:rPr>
        <w:t>31</w:t>
      </w:r>
      <w:r w:rsidR="00EF3328" w:rsidRPr="00EF3328">
        <w:rPr>
          <w:i w:val="0"/>
          <w:iCs w:val="0"/>
        </w:rPr>
        <w:fldChar w:fldCharType="end"/>
      </w:r>
      <w:r w:rsidR="00EF3328" w:rsidRPr="00EF3328">
        <w:rPr>
          <w:i w:val="0"/>
          <w:iCs w:val="0"/>
        </w:rPr>
        <w:t>)</w:t>
      </w:r>
      <w:commentRangeEnd w:id="81"/>
      <w:r w:rsidR="00EF3328">
        <w:rPr>
          <w:rStyle w:val="CommentReference"/>
          <w:sz w:val="24"/>
          <w:szCs w:val="24"/>
        </w:rPr>
        <w:commentReference w:id="81"/>
      </w:r>
      <w:r w:rsidR="00EF3328">
        <w:t xml:space="preserve"> </w:t>
      </w:r>
      <w:r>
        <w:rPr>
          <w:i w:val="0"/>
          <w:iCs w:val="0"/>
        </w:rPr>
        <w:t>taxa and abundance indices for invertebrate and vertebrate taxa.</w:t>
      </w:r>
      <w:r w:rsidR="000E20F6">
        <w:rPr>
          <w:i w:val="0"/>
          <w:iCs w:val="0"/>
        </w:rPr>
        <w:t xml:space="preserve"> </w:t>
      </w:r>
      <w:r w:rsidR="00756606">
        <w:rPr>
          <w:i w:val="0"/>
          <w:iCs w:val="0"/>
        </w:rPr>
        <w:t xml:space="preserve">While there were a few regional studies of abundance trends for </w:t>
      </w:r>
      <w:r w:rsidR="00756606" w:rsidRPr="00756606">
        <w:rPr>
          <w:i w:val="0"/>
          <w:iCs w:val="0"/>
        </w:rPr>
        <w:t xml:space="preserve">Echinoderms, </w:t>
      </w:r>
      <w:r w:rsidR="00756606">
        <w:rPr>
          <w:i w:val="0"/>
          <w:iCs w:val="0"/>
        </w:rPr>
        <w:t>A</w:t>
      </w:r>
      <w:r w:rsidR="00756606" w:rsidRPr="00756606">
        <w:rPr>
          <w:i w:val="0"/>
          <w:iCs w:val="0"/>
        </w:rPr>
        <w:t xml:space="preserve">rthropods, </w:t>
      </w:r>
      <w:r w:rsidR="00756606">
        <w:rPr>
          <w:i w:val="0"/>
          <w:iCs w:val="0"/>
        </w:rPr>
        <w:t>S</w:t>
      </w:r>
      <w:r w:rsidR="00756606" w:rsidRPr="00756606">
        <w:rPr>
          <w:i w:val="0"/>
          <w:iCs w:val="0"/>
        </w:rPr>
        <w:t xml:space="preserve">ponges, </w:t>
      </w:r>
      <w:r w:rsidR="00756606">
        <w:rPr>
          <w:i w:val="0"/>
          <w:iCs w:val="0"/>
        </w:rPr>
        <w:t>P</w:t>
      </w:r>
      <w:r w:rsidR="00756606" w:rsidRPr="00756606">
        <w:rPr>
          <w:i w:val="0"/>
          <w:iCs w:val="0"/>
        </w:rPr>
        <w:t xml:space="preserve">rotists, </w:t>
      </w:r>
      <w:r w:rsidR="00756606">
        <w:rPr>
          <w:i w:val="0"/>
          <w:iCs w:val="0"/>
        </w:rPr>
        <w:t>B</w:t>
      </w:r>
      <w:r w:rsidR="00756606" w:rsidRPr="00756606">
        <w:rPr>
          <w:i w:val="0"/>
          <w:iCs w:val="0"/>
        </w:rPr>
        <w:t xml:space="preserve">acteria, </w:t>
      </w:r>
      <w:r w:rsidR="00756606">
        <w:rPr>
          <w:i w:val="0"/>
          <w:iCs w:val="0"/>
        </w:rPr>
        <w:t>and A</w:t>
      </w:r>
      <w:r w:rsidR="00756606" w:rsidRPr="00756606">
        <w:rPr>
          <w:i w:val="0"/>
          <w:iCs w:val="0"/>
        </w:rPr>
        <w:t>nnelids</w:t>
      </w:r>
      <w:r w:rsidR="00756606">
        <w:rPr>
          <w:i w:val="0"/>
          <w:iCs w:val="0"/>
        </w:rPr>
        <w:t>, w</w:t>
      </w:r>
      <w:r w:rsidR="000E20F6">
        <w:rPr>
          <w:i w:val="0"/>
          <w:iCs w:val="0"/>
        </w:rPr>
        <w:t xml:space="preserve">e were unable to find </w:t>
      </w:r>
      <w:r w:rsidR="00756606">
        <w:rPr>
          <w:i w:val="0"/>
          <w:iCs w:val="0"/>
        </w:rPr>
        <w:t xml:space="preserve">adequate </w:t>
      </w:r>
      <w:r w:rsidR="000E20F6">
        <w:rPr>
          <w:i w:val="0"/>
          <w:iCs w:val="0"/>
        </w:rPr>
        <w:t>abundance trends</w:t>
      </w:r>
      <w:r w:rsidR="00756606">
        <w:rPr>
          <w:i w:val="0"/>
          <w:iCs w:val="0"/>
        </w:rPr>
        <w:t xml:space="preserve"> that collectively characterized their global trajectories. Thus, we do</w:t>
      </w:r>
      <w:r w:rsidR="00365502">
        <w:rPr>
          <w:i w:val="0"/>
          <w:iCs w:val="0"/>
        </w:rPr>
        <w:t xml:space="preserve"> </w:t>
      </w:r>
      <w:r w:rsidR="00756606">
        <w:rPr>
          <w:i w:val="0"/>
          <w:iCs w:val="0"/>
        </w:rPr>
        <w:t>not detail these taxa groups in the methods below.</w:t>
      </w:r>
      <w:commentRangeStart w:id="82"/>
      <w:r w:rsidR="00756606">
        <w:rPr>
          <w:i w:val="0"/>
          <w:iCs w:val="0"/>
        </w:rPr>
        <w:t xml:space="preserve"> </w:t>
      </w:r>
      <w:commentRangeEnd w:id="82"/>
      <w:r w:rsidR="002F0978">
        <w:rPr>
          <w:rStyle w:val="CommentReference"/>
          <w:i w:val="0"/>
          <w:iCs w:val="0"/>
          <w:sz w:val="24"/>
          <w:szCs w:val="24"/>
        </w:rPr>
        <w:commentReference w:id="82"/>
      </w:r>
      <w:r w:rsidR="000E20F6">
        <w:rPr>
          <w:i w:val="0"/>
          <w:iCs w:val="0"/>
        </w:rPr>
        <w:t xml:space="preserve"> </w:t>
      </w:r>
    </w:p>
    <w:p w14:paraId="55062B34" w14:textId="77777777" w:rsidR="000970A1" w:rsidRDefault="00000000">
      <w:pPr>
        <w:pStyle w:val="Heading2"/>
      </w:pPr>
      <w:r>
        <w:t>1.1. Salt Marshes</w:t>
      </w:r>
    </w:p>
    <w:p w14:paraId="68B45230" w14:textId="00880F2A" w:rsidR="000970A1" w:rsidRDefault="00000000">
      <w:pPr>
        <w:ind w:firstLine="720"/>
      </w:pPr>
      <w:r>
        <w:t>Global salt marsh extent data were obtained from Mcowen et al.</w:t>
      </w:r>
      <w:r w:rsidR="00B04AB1">
        <w:fldChar w:fldCharType="begin"/>
      </w:r>
      <w:r w:rsidR="000968D5">
        <w:instrText xml:space="preserve"> ADDIN ZOTERO_ITEM CSL_CITATION {"citationID":"3W5OeWYV","properties":{"formattedCitation":"\\super 34\\nosupersub{}","plainCitation":"34","noteIndex":0},"citationItems":[{"id":497,"uris":["http://zotero.org/groups/6001417/items/ADNRURCV"],"itemData":{"id":497,"type":"article-journal","container-title":"Biodiversity data journal","issue":"5","journalAbbreviation":"Biodiversity data journal","page":"e11764","title":"A global map of saltmarshes","author":[{"family":"Mcowen","given":"Chris J"},{"family":"Weatherdon","given":"Lauren V"},{"family":"Van Bochove","given":"Jan-Willem"},{"family":"Sullivan","given":"Emma"},{"family":"Blyth","given":"Simon"},{"family":"Zockler","given":"Christoph"},{"family":"Stanwell-Smith","given":"Damon"},{"family":"Kingston","given":"Naomi"},{"family":"Martin","given":"Corinne S"},{"family":"Spalding","given":"Mark"}],"issued":{"date-parts":[["2017"]]}},"suppress-author":true}],"schema":"https://github.com/citation-style-language/schema/raw/master/csl-citation.json"} </w:instrText>
      </w:r>
      <w:r w:rsidR="00B04AB1">
        <w:fldChar w:fldCharType="separate"/>
      </w:r>
      <w:r w:rsidR="000968D5" w:rsidRPr="000968D5">
        <w:rPr>
          <w:vertAlign w:val="superscript"/>
        </w:rPr>
        <w:t>34</w:t>
      </w:r>
      <w:r w:rsidR="00B04AB1">
        <w:fldChar w:fldCharType="end"/>
      </w:r>
      <w:r>
        <w:t>, which provides polygon-based estimates of salt marsh coverage. Data in the original source materials were collected using remote sensing and field-based survey methods, with data quality ranging from high-resolution maps to low-resolution representations. The dataset includes regional and country-level salt marsh areas (in hectares) recorded in different years, spanning 1973-2015. To ensure temporal consistency, data were normalized using proportional scaling, aligning the recorded extent with loss and gain estimates from Campbell et al.</w:t>
      </w:r>
      <w:r w:rsidR="00B04AB1">
        <w:fldChar w:fldCharType="begin"/>
      </w:r>
      <w:r w:rsidR="000968D5">
        <w:instrText xml:space="preserve"> ADDIN ZOTERO_ITEM CSL_CITATION {"citationID":"Fi1RnUnu","properties":{"formattedCitation":"\\super 37\\nosupersub{}","plainCitation":"37","noteIndex":0},"citationItems":[{"id":498,"uris":["http://zotero.org/groups/6001417/items/WV3Z8F3T"],"itemData":{"id":498,"type":"article-journal","container-title":"Nature","ISSN":"0028-0836","issue":"7941","journalAbbreviation":"Nature","page":"701-706","publisher":"Nature Publishing Group UK London","title":"Global hotspots of salt marsh change and carbon emissions","volume":"612","author":[{"family":"Campbell","given":"Anthony D"},{"family":"Fatoyinbo","given":"Lola"},{"family":"Goldberg","given":"Liza"},{"family":"Lagomasino","given":"David"}],"issued":{"date-parts":[["2022"]]}}}],"schema":"https://github.com/citation-style-language/schema/raw/master/csl-citation.json"} </w:instrText>
      </w:r>
      <w:r w:rsidR="00B04AB1">
        <w:fldChar w:fldCharType="separate"/>
      </w:r>
      <w:r w:rsidR="000968D5" w:rsidRPr="000968D5">
        <w:rPr>
          <w:vertAlign w:val="superscript"/>
        </w:rPr>
        <w:t>37</w:t>
      </w:r>
      <w:r w:rsidR="00B04AB1">
        <w:fldChar w:fldCharType="end"/>
      </w:r>
      <w:r>
        <w:t>.</w:t>
      </w:r>
    </w:p>
    <w:p w14:paraId="68C1F5A5" w14:textId="082BE1E8" w:rsidR="000970A1" w:rsidRDefault="00000000">
      <w:pPr>
        <w:ind w:firstLine="720"/>
        <w:rPr>
          <w:highlight w:val="yellow"/>
        </w:rPr>
      </w:pPr>
      <w:r>
        <w:t>Loss and gain data were extracted for four time periods: 2000-2004, 2005-2009, 2010-2014, 2015-2019. Data was reported at the country level, with changes measured in hectares. The salt marsh extent data collection timelines varied across countries</w:t>
      </w:r>
      <w:r w:rsidR="006B2FA0">
        <w:t>. B</w:t>
      </w:r>
      <w:r>
        <w:t>aselines were adjusted accordingly</w:t>
      </w:r>
      <w:r w:rsidR="006B2FA0">
        <w:t>:</w:t>
      </w:r>
      <w:r>
        <w:t xml:space="preserve"> if a country had a known data collection year (e.g., Canada’s salt marsh extent data was recorded between 1995 and 2002), the latest available extent within this period was considered as the baseline value for 2000-2004. The extent was assumed to be representative of the entire </w:t>
      </w:r>
      <w:r w:rsidR="00B667D1">
        <w:t>period</w:t>
      </w:r>
      <w:r>
        <w:t xml:space="preserve">. For Mexico, where collection years were unknown, baselines were estimated based on regional trends and first available loss/gain records (2000-2004). Due to a lack of reported loss and </w:t>
      </w:r>
      <w:r w:rsidR="00B667D1">
        <w:t>gain,</w:t>
      </w:r>
      <w:r>
        <w:t xml:space="preserve"> countries such as Taiwan, Vietnam, and the United Kingdom were excluded from the calculations. </w:t>
      </w:r>
    </w:p>
    <w:p w14:paraId="73F99E98" w14:textId="24E5AAE4" w:rsidR="000970A1" w:rsidRDefault="00000000">
      <w:pPr>
        <w:ind w:firstLine="720"/>
      </w:pPr>
      <w:r>
        <w:t xml:space="preserve">To create a global time series, the total extent of salt marshes across all continents was summed for each </w:t>
      </w:r>
      <w:r w:rsidR="00B667D1">
        <w:t>period</w:t>
      </w:r>
      <w:r>
        <w:t>. Average percentage change over time was calculated using the geometric mean.</w:t>
      </w:r>
    </w:p>
    <w:p w14:paraId="4A461D63" w14:textId="77777777" w:rsidR="000970A1" w:rsidRDefault="00000000">
      <w:pPr>
        <w:pStyle w:val="Heading2"/>
      </w:pPr>
      <w:r>
        <w:t>1.2. Seagrasses</w:t>
      </w:r>
    </w:p>
    <w:p w14:paraId="47314DF0" w14:textId="074EC0E2" w:rsidR="000970A1" w:rsidRDefault="00000000">
      <w:pPr>
        <w:ind w:firstLine="720"/>
      </w:pPr>
      <w:r>
        <w:t>Dunic et al.</w:t>
      </w:r>
      <w:r w:rsidR="00B04AB1">
        <w:fldChar w:fldCharType="begin"/>
      </w:r>
      <w:r w:rsidR="000968D5">
        <w:instrText xml:space="preserve"> ADDIN ZOTERO_ITEM CSL_CITATION {"citationID":"5DHtdq0j","properties":{"formattedCitation":"\\super 36\\nosupersub{}","plainCitation":"36","noteIndex":0},"citationItems":[{"id":245,"uris":["http://zotero.org/groups/6001417/items/M2ICU7DV"],"itemData":{"id":245,"type":"article-journal","abstract":"As human impacts increase in coastal regions, there is concern that critical habitats that provide the foundation of entire ecosystems are in decline. Seagrass meadows face growing threats such as poor water quality and coastal development. To determine the status of seagrass meadows over time, we reconstructed time series of meadow area from 175 studies that surveyed 547 sites around the world. We found an overall trajectory of decline in all seven bioregions with a global net loss of 5602 km2 (19.1% of surveyed meadow area) occurring since 1880. Declines have typically been non-linear, with rapid and historical losses observed in several bioregions. The greatest net losses of area occurred in four bioregions (Tropical Atlantic, Temperate North Atlantic East, Temperate Southern Oceans and Tropical Indo-Pacific), with declining trends being the slowest and most consistent in the latter two bioregions. In some bioregions, trends have recently stabilised or reversed. Losses, however, still outweigh gains. Despite consistent global declines, meadows show high variability in trajectories, within and across bioregions, highlighting the importance of local context. Studies identified 12 different drivers of meadow area change, with coastal development and water quality as the most commonly cited. Overall, however, attributions were primarily descriptive and only 10% of studies used inferential attributions. Although ours is the most comprehensive dataset to date, it still represents only one-tenth of known global seagrass extent, with conspicuous historical and geographic biases in sampling. It therefore remains unclear whether the bioregional patterns of change documented here reflect changes in the world's unmonitored seagrass meadows. The variability in seagrass meadow trajectories, and the attribution of change to numerous drivers, suggest we urgently need to improve understanding of the causes of seagrass meadow loss if we are to improve local-scale management.","container-title":"Global Change Biology","DOI":"10.1111/gcb.15684","ISSN":"1354-1013, 1365-2486","issue":"17","journalAbbreviation":"Global Change Biology","language":"en","page":"4096-4109","source":"DOI.org (Crossref)","title":"Long‐term declines and recovery of meadow area across the world’s seagrass bioregions","volume":"27","author":[{"family":"Dunic","given":"Jillian C."},{"family":"Brown","given":"Christopher J."},{"family":"Connolly","given":"Rod M."},{"family":"Turschwell","given":"Mischa P."},{"family":"Côté","given":"Isabelle M."}],"issued":{"date-parts":[["2021",9]]}},"suppress-author":true}],"schema":"https://github.com/citation-style-language/schema/raw/master/csl-citation.json"} </w:instrText>
      </w:r>
      <w:r w:rsidR="00B04AB1">
        <w:fldChar w:fldCharType="separate"/>
      </w:r>
      <w:r w:rsidR="000968D5" w:rsidRPr="000968D5">
        <w:rPr>
          <w:vertAlign w:val="superscript"/>
        </w:rPr>
        <w:t>36</w:t>
      </w:r>
      <w:r w:rsidR="00B04AB1">
        <w:fldChar w:fldCharType="end"/>
      </w:r>
      <w:r>
        <w:t xml:space="preserve"> reconstructed a time series of seagrass from 175 studies that monitored 547 sites globally</w:t>
      </w:r>
      <w:r w:rsidR="00925AAE">
        <w:t xml:space="preserve"> from XX to XX</w:t>
      </w:r>
      <w:r>
        <w:t>.</w:t>
      </w:r>
      <w:r w:rsidR="006B2FA0">
        <w:t xml:space="preserve"> </w:t>
      </w:r>
      <w:r>
        <w:t>The</w:t>
      </w:r>
      <w:r w:rsidR="006B2FA0">
        <w:t xml:space="preserve"> authors</w:t>
      </w:r>
      <w:r>
        <w:t xml:space="preserve"> broke up the studies regionally and fit a </w:t>
      </w:r>
      <w:r w:rsidR="00E5410A">
        <w:t>generalized additive model (</w:t>
      </w:r>
      <w:r>
        <w:t>GAM</w:t>
      </w:r>
      <w:r w:rsidR="00E5410A">
        <w:t>)</w:t>
      </w:r>
      <w:r>
        <w:t xml:space="preserve"> to each region to estimate the change in </w:t>
      </w:r>
      <w:r>
        <w:lastRenderedPageBreak/>
        <w:t>meadow area for that region; globally, they estimated a net loss of 5602 km</w:t>
      </w:r>
      <w:r>
        <w:rPr>
          <w:vertAlign w:val="superscript"/>
        </w:rPr>
        <w:t>2</w:t>
      </w:r>
      <w:r>
        <w:t xml:space="preserve"> since 1880</w:t>
      </w:r>
      <w:r>
        <w:rPr>
          <w:vertAlign w:val="superscript"/>
        </w:rPr>
        <w:t>29</w:t>
      </w:r>
      <w:r>
        <w:t xml:space="preserve">. </w:t>
      </w:r>
      <w:ins w:id="83" w:author="Zoe Rand" w:date="2026-08-24T10:39:00Z" w16du:dateUtc="2026-08-24T16:39:00Z">
        <w:r w:rsidR="00E5410A">
          <w:t>Using</w:t>
        </w:r>
      </w:ins>
      <w:ins w:id="84" w:author="Zoe Rand" w:date="2026-08-24T10:40:00Z" w16du:dateUtc="2026-08-24T16:40:00Z">
        <w:r w:rsidR="00E5410A">
          <w:t xml:space="preserve"> these data, we fit a single hierarchical GAM</w:t>
        </w:r>
      </w:ins>
      <w:ins w:id="85" w:author="Zoe Rand" w:date="2026-08-24T10:42:00Z" w16du:dateUtc="2026-08-24T16:42:00Z">
        <w:r w:rsidR="00E5410A">
          <w:t xml:space="preserve"> with random inter</w:t>
        </w:r>
      </w:ins>
      <w:ins w:id="86" w:author="Zoe Rand" w:date="2026-08-24T10:43:00Z" w16du:dateUtc="2026-08-24T16:43:00Z">
        <w:r w:rsidR="00E5410A">
          <w:t xml:space="preserve">cepts (??) by region, which allows for </w:t>
        </w:r>
      </w:ins>
      <w:commentRangeStart w:id="87"/>
      <w:ins w:id="88" w:author="Zoe Rand" w:date="2026-08-24T10:40:00Z" w16du:dateUtc="2026-08-24T16:40:00Z">
        <w:r w:rsidR="00E5410A">
          <w:t xml:space="preserve">regional changes in meadow </w:t>
        </w:r>
      </w:ins>
      <w:ins w:id="89" w:author="Zoe Rand" w:date="2026-08-24T10:41:00Z" w16du:dateUtc="2026-08-24T16:41:00Z">
        <w:r w:rsidR="00E5410A">
          <w:t>area to inform global changes in meadow area</w:t>
        </w:r>
      </w:ins>
      <w:commentRangeEnd w:id="87"/>
      <w:r w:rsidR="00E5410A">
        <w:rPr>
          <w:rStyle w:val="CommentReference"/>
          <w:sz w:val="24"/>
          <w:szCs w:val="24"/>
        </w:rPr>
        <w:commentReference w:id="87"/>
      </w:r>
      <w:ins w:id="90" w:author="Zoe Rand" w:date="2026-08-24T10:41:00Z" w16du:dateUtc="2026-08-24T16:41:00Z">
        <w:r w:rsidR="00E5410A">
          <w:t xml:space="preserve">. This resulted in global estimates of change </w:t>
        </w:r>
      </w:ins>
      <w:ins w:id="91" w:author="Zoe Rand" w:date="2026-08-24T10:42:00Z" w16du:dateUtc="2026-08-24T16:42:00Z">
        <w:r w:rsidR="00E5410A">
          <w:t>in meadow area annually</w:t>
        </w:r>
      </w:ins>
      <w:ins w:id="92" w:author="Zoe Rand" w:date="2026-08-24T10:45:00Z" w16du:dateUtc="2026-08-24T16:45:00Z">
        <w:r w:rsidR="00925AAE">
          <w:t xml:space="preserve"> (??) </w:t>
        </w:r>
      </w:ins>
      <w:ins w:id="93" w:author="Zoe Rand" w:date="2026-08-24T10:42:00Z" w16du:dateUtc="2026-08-24T16:42:00Z">
        <w:r w:rsidR="00E5410A">
          <w:t>from</w:t>
        </w:r>
      </w:ins>
      <w:ins w:id="94" w:author="Zoe Rand" w:date="2026-08-24T10:45:00Z" w16du:dateUtc="2026-08-24T16:45:00Z">
        <w:r w:rsidR="00925AAE">
          <w:t xml:space="preserve"> XX to XX</w:t>
        </w:r>
      </w:ins>
      <w:ins w:id="95" w:author="Zoe Rand" w:date="2026-08-24T10:42:00Z" w16du:dateUtc="2026-08-24T16:42:00Z">
        <w:r w:rsidR="00E5410A">
          <w:t xml:space="preserve"> (dates??). </w:t>
        </w:r>
      </w:ins>
      <w:r>
        <w:t xml:space="preserve"> documentation and data to fit a single hierarchical GAM globally.</w:t>
      </w:r>
    </w:p>
    <w:p w14:paraId="4987DD35" w14:textId="3B9AB0DA" w:rsidR="000970A1" w:rsidRDefault="00000000">
      <w:pPr>
        <w:pStyle w:val="Heading2"/>
      </w:pPr>
      <w:r>
        <w:t xml:space="preserve">1.3. Kelp </w:t>
      </w:r>
    </w:p>
    <w:p w14:paraId="7C3E1F1B" w14:textId="48EFEE01" w:rsidR="000970A1" w:rsidRDefault="00000000">
      <w:pPr>
        <w:ind w:firstLine="720"/>
      </w:pPr>
      <w:r>
        <w:t xml:space="preserve">For analysis of the trend in global kelp biodiversity, we used the dataset from </w:t>
      </w:r>
      <w:r w:rsidR="00077BF1" w:rsidRPr="00077BF1">
        <w:t>Krumhansl</w:t>
      </w:r>
      <w:r>
        <w:t xml:space="preserve"> et al.</w:t>
      </w:r>
      <w:r w:rsidR="00B04AB1">
        <w:fldChar w:fldCharType="begin"/>
      </w:r>
      <w:r w:rsidR="000968D5">
        <w:instrText xml:space="preserve"> ADDIN ZOTERO_ITEM CSL_CITATION {"citationID":"9VGYdryM","properties":{"formattedCitation":"\\super 31\\nosupersub{}","plainCitation":"31","noteIndex":0},"citationItems":[{"id":281,"uris":["http://zotero.org/groups/6001417/items/UTLP55DI"],"itemData":{"id":281,"type":"article-journal","abstract":"Significance\n            Kelp forests support diverse and productive ecological communities throughout temperate and arctic regions worldwide, providing numerous ecosystem services to humans. Literature suggests that kelp forests are increasingly threatened by a variety of human impacts, including climate change, overfishing, and direct harvest. We provide the first globally comprehensive analysis of kelp forest change over the past 50 y, identifying a high degree of variation in the magnitude and direction of change across the geographic range of kelps. These results suggest region-specific responses to global change, with local drivers playing an important role in driving patterns of kelp abundance. Increased monitoring aimed at understanding regional kelp forest dynamics is likely to prove most effective for the adaptive management of these important ecosystems.\n          , \n            \n              Kelp forests (Order Laminariales) form key biogenic habitats in coastal regions of temperate and Arctic seas worldwide, providing ecosystem services valued in the range of billions of dollars annually. Although local evidence suggests that kelp forests are increasingly threatened by a variety of stressors, no comprehensive global analysis of change in kelp abundances currently exists. Here, we build and analyze a global database of kelp time series spanning the past half-century to assess regional and global trends in kelp abundances. We detected a high degree of geographic variation in trends, with regional variability in the direction and magnitude of change far exceeding a small global average decline (instantaneous rate of change = −0.018 y\n              −1\n              ). Our analysis identified declines in 38% of ecoregions for which there are data (−0.015 to −0.18 y\n              −1\n              ), increases in 27% of ecoregions (0.015 to 0.11 y\n              −1\n              ), and no detectable change in 35% of ecoregions. These spatially variable trajectories reflected regional differences in the drivers of change, uncertainty in some regions owing to poor spatial and temporal data coverage, and the dynamic nature of kelp populations. We conclude that although global drivers could be affecting kelp forests at multiple scales, local stressors and regional variation in the effects of these drivers dominate kelp dynamics, in contrast to many other marine and terrestrial foundation species.","container-title":"Proceedings of the National Academy of Sciences","DOI":"10.1073/pnas.1606102113","ISSN":"0027-8424, 1091-6490","issue":"48","journalAbbreviation":"Proc. Natl. Acad. Sci. U.S.A.","language":"en","page":"13785-13790","source":"DOI.org (Crossref)","title":"Global patterns of kelp forest change over the past half-century","volume":"113","author":[{"family":"Krumhansl","given":"Kira A."},{"family":"Okamoto","given":"Daniel K."},{"family":"Rassweiler","given":"Andrew"},{"family":"Novak","given":"Mark"},{"family":"Bolton","given":"John J."},{"family":"Cavanaugh","given":"Kyle C."},{"family":"Connell","given":"Sean D."},{"family":"Johnson","given":"Craig R."},{"family":"Konar","given":"Brenda"},{"family":"Ling","given":"Scott D."},{"family":"Micheli","given":"Fiorenza"},{"family":"Norderhaug","given":"Kjell M."},{"family":"Pérez-Matus","given":"Alejandro"},{"family":"Sousa-Pinto","given":"Isabel"},{"family":"Reed","given":"Daniel C."},{"family":"Salomon","given":"Anne K."},{"family":"Shears","given":"Nick T."},{"family":"Wernberg","given":"Thomas"},{"family":"Anderson","given":"Robert J."},{"family":"Barrett","given":"Nevell S."},{"family":"Buschmann","given":"Alejandro H."},{"family":"Carr","given":"Mark H."},{"family":"Caselle","given":"Jennifer E."},{"family":"Derrien-Courtel","given":"Sandrine"},{"family":"Edgar","given":"Graham J."},{"family":"Edwards","given":"Matt"},{"family":"Estes","given":"James A."},{"family":"Goodwin","given":"Claire"},{"family":"Kenner","given":"Michael C."},{"family":"Kushner","given":"David J."},{"family":"Moy","given":"Frithjof E."},{"family":"Nunn","given":"Julia"},{"family":"Steneck","given":"Robert S."},{"family":"Vásquez","given":"Julio"},{"family":"Watson","given":"Jane"},{"family":"Witman","given":"Jon D."},{"family":"Byrnes","given":"Jarrett E. K."}],"issued":{"date-parts":[["2016",11,29]]}}}],"schema":"https://github.com/citation-style-language/schema/raw/master/csl-citation.json"} </w:instrText>
      </w:r>
      <w:r w:rsidR="00B04AB1">
        <w:fldChar w:fldCharType="separate"/>
      </w:r>
      <w:r w:rsidR="000968D5" w:rsidRPr="000968D5">
        <w:rPr>
          <w:vertAlign w:val="superscript"/>
        </w:rPr>
        <w:t>31</w:t>
      </w:r>
      <w:r w:rsidR="00B04AB1">
        <w:fldChar w:fldCharType="end"/>
      </w:r>
      <w:r>
        <w:t xml:space="preserve"> as it is the most comprehensive set of open-source data available to date.</w:t>
      </w:r>
      <w:r w:rsidR="00925AAE">
        <w:t xml:space="preserve">on global </w:t>
      </w:r>
      <w:commentRangeStart w:id="96"/>
      <w:r w:rsidR="00925AAE">
        <w:t>kelp abundance (density? Extent?)</w:t>
      </w:r>
      <w:r>
        <w:t>.</w:t>
      </w:r>
      <w:commentRangeEnd w:id="96"/>
      <w:r w:rsidR="00925AAE">
        <w:rPr>
          <w:rStyle w:val="CommentReference"/>
          <w:sz w:val="24"/>
          <w:szCs w:val="24"/>
        </w:rPr>
        <w:commentReference w:id="96"/>
      </w:r>
      <w:r>
        <w:t xml:space="preserve"> We filtered the data by </w:t>
      </w:r>
      <w:commentRangeStart w:id="97"/>
      <w:r>
        <w:t>realm</w:t>
      </w:r>
      <w:commentRangeEnd w:id="97"/>
      <w:r w:rsidR="00925AAE">
        <w:rPr>
          <w:rStyle w:val="CommentReference"/>
          <w:sz w:val="24"/>
          <w:szCs w:val="24"/>
        </w:rPr>
        <w:commentReference w:id="97"/>
      </w:r>
      <w:r>
        <w:t>, taxon, year, and individual density.</w:t>
      </w:r>
      <w:r w:rsidR="006B2FA0">
        <w:t xml:space="preserve"> </w:t>
      </w:r>
      <w:r>
        <w:t xml:space="preserve">Data were filtered by the highest aggregated data for each month. </w:t>
      </w:r>
      <w:commentRangeStart w:id="98"/>
      <w:commentRangeStart w:id="99"/>
      <w:r>
        <w:t>For the temperate South America realm, data were analyzed for month 11. For the temperate North Pacific realm, data were analyzed for months 6,7, and 8. For the temperate Australasia realm, data were analyzed for months 4, 5, and 6. For the temperate North Atlantic realm, data were analyzed for months 6,7, and 8.</w:t>
      </w:r>
      <w:commentRangeEnd w:id="99"/>
      <w:r w:rsidR="00925AAE">
        <w:rPr>
          <w:rStyle w:val="CommentReference"/>
          <w:sz w:val="24"/>
          <w:szCs w:val="24"/>
        </w:rPr>
        <w:commentReference w:id="99"/>
      </w:r>
      <w:commentRangeEnd w:id="98"/>
      <w:r w:rsidR="007B2FA4">
        <w:rPr>
          <w:rStyle w:val="CommentReference"/>
          <w:sz w:val="24"/>
          <w:szCs w:val="24"/>
        </w:rPr>
        <w:commentReference w:id="98"/>
      </w:r>
      <w:r>
        <w:t xml:space="preserve"> Kelp taxa were filtered and grouped by </w:t>
      </w:r>
      <w:r w:rsidR="00935DA3">
        <w:t>family</w:t>
      </w:r>
      <w:r>
        <w:t xml:space="preserve"> (</w:t>
      </w:r>
      <w:r w:rsidR="00935DA3">
        <w:t xml:space="preserve">i.e., </w:t>
      </w:r>
      <w:r>
        <w:t xml:space="preserve">Laminariales, Alariacae, Costaria, Lessonia, Sargassaceae, and Desmarestiaceae). </w:t>
      </w:r>
      <w:commentRangeStart w:id="100"/>
      <w:r>
        <w:t>Additional data filtering removed low counts (i.e., years of observations, individual densities counted).</w:t>
      </w:r>
      <w:commentRangeEnd w:id="100"/>
      <w:r w:rsidR="004E3930">
        <w:rPr>
          <w:rStyle w:val="CommentReference"/>
          <w:sz w:val="24"/>
          <w:szCs w:val="24"/>
        </w:rPr>
        <w:commentReference w:id="100"/>
      </w:r>
    </w:p>
    <w:p w14:paraId="763C3B60" w14:textId="77777777" w:rsidR="000970A1" w:rsidRDefault="00000000">
      <w:pPr>
        <w:pStyle w:val="Heading2"/>
        <w:rPr>
          <w:i w:val="0"/>
          <w:iCs w:val="0"/>
        </w:rPr>
      </w:pPr>
      <w:r>
        <w:t>1.4. Mangroves</w:t>
      </w:r>
    </w:p>
    <w:p w14:paraId="7FBED9B7" w14:textId="6D6999F0" w:rsidR="000970A1" w:rsidRDefault="00000000">
      <w:pPr>
        <w:ind w:firstLine="720"/>
      </w:pPr>
      <w:r>
        <w:t>Bunting et al.</w:t>
      </w:r>
      <w:r w:rsidR="00B04AB1">
        <w:fldChar w:fldCharType="begin"/>
      </w:r>
      <w:r w:rsidR="000968D5">
        <w:instrText xml:space="preserve"> ADDIN ZOTERO_ITEM CSL_CITATION {"citationID":"utRGnqbw","properties":{"formattedCitation":"\\super 33\\nosupersub{}","plainCitation":"33","noteIndex":0},"citationItems":[{"id":239,"uris":["http://zotero.org/groups/6001417/items/R3J2NR83"],"itemData":{"id":239,"type":"article-journal","abstract":"Mangroves are a globally important ecosystem that provides a wide range of ecosystem system services, such as carbon capture and storage, coastal protection and ﬁsheries enhancement. Mangroves have signiﬁcantly reduced in global extent over the last 50 years, primarily as a result of deforestation caused by the expansion of agriculture and aquaculture in coastal environments. However, a limited number of studies have attempted to estimate changes in global mangrove extent, particularly into the 1990s, despite much of the loss in mangrove extent occurring pre-2000. This study has used L-band Synthetic Aperture Radar (SAR) global mosaic datasets from the Japan Aerospace Exploration Agency (JAXA) for 11 epochs from 1996 to 2020 to develop a long-term time-series of global mangrove extent and change. The study used a map-to-image approach to change detection where the baseline map (GMW v2.5) was updated using thresholding and a contextual mangrove change mask. This approach was applied between all image-date pairs producing 10 maps for each epoch, which were summarised to produce the global mangrove time-series. The resulting mangrove extent maps had an estimated accuracy of 87.4% (95th conf. int.: 86.2–88.6%), although the accuracies of the individual gain and loss change classes were lower at 58.1% (52.4–63.9%) and 60.6% (56.1–64.8%), respectively. Sources of error included misregistration in the SAR mosaic datasets, which could only be partially corrected for, but also confusion in fragmented areas of mangroves, such as around aquaculture ponds. Overall, 152,604 km2 (133,996–176,910) of mangroves were identiﬁed for 1996, with this decreasing by −5245 km2 (−13,587–1444) resulting in a total extent of 147,359 km2 (127,925–168,895) in 2020, and representing an estimated loss of 3.4% over the 24-year time period. The Global Mangrove Watch Version 3.0 represents the most comprehensive record of global mangrove change achieved to date and is expected to support a wide range of activities, including the ongoing monitoring of the global coastal environment, deﬁning and assessments of progress toward conservation targets, protected area planning and risk assessments of mangrove ecosystems worldwide.","container-title":"Remote Sensing","DOI":"10.3390/rs14153657","ISSN":"2072-4292","issue":"15","journalAbbreviation":"Remote Sensing","language":"en","license":"https://creativecommons.org/licenses/by/4.0/","page":"3657","source":"DOI.org (Crossref)","title":"Global Mangrove Extent Change 1996–2020: Global Mangrove Watch Version 3.0","title-short":"Global Mangrove Extent Change 1996–2020","volume":"14","author":[{"family":"Bunting","given":"Pete"},{"family":"Rosenqvist","given":"Ake"},{"family":"Hilarides","given":"Lammert"},{"family":"Lucas","given":"Richard M."},{"family":"Thomas","given":"Nathan"},{"family":"Tadono","given":"Takeo"},{"family":"Worthington","given":"Thomas A."},{"family":"Spalding","given":"Mark"},{"family":"Murray","given":"Nicholas J."},{"family":"Rebelo","given":"Lisa-Maria"}],"issued":{"date-parts":[["2022",7,30]]}},"suppress-author":true}],"schema":"https://github.com/citation-style-language/schema/raw/master/csl-citation.json"} </w:instrText>
      </w:r>
      <w:r w:rsidR="00B04AB1">
        <w:fldChar w:fldCharType="separate"/>
      </w:r>
      <w:r w:rsidR="000968D5" w:rsidRPr="000968D5">
        <w:rPr>
          <w:vertAlign w:val="superscript"/>
        </w:rPr>
        <w:t>33</w:t>
      </w:r>
      <w:r w:rsidR="00B04AB1">
        <w:fldChar w:fldCharType="end"/>
      </w:r>
      <w:r>
        <w:t xml:space="preserve"> assessed global mangrove extent between 1996 and 2020 using aerial imagery. This study is our primary source for detailed information for those 24 years, yet a significant amount of mangrove extent was lost prior to 1996</w:t>
      </w:r>
      <w:r w:rsidR="00B04AB1">
        <w:fldChar w:fldCharType="begin"/>
      </w:r>
      <w:r w:rsidR="000968D5">
        <w:instrText xml:space="preserve"> ADDIN ZOTERO_ITEM CSL_CITATION {"citationID":"77qXMOuE","properties":{"formattedCitation":"\\super 38\\nosupersub{}","plainCitation":"38","noteIndex":0},"citationItems":[{"id":328,"uris":["http://zotero.org/groups/6001417/items/QBHP8JYL"],"itemData":{"id":328,"type":"article-journal","container-title":"Annual Review of Environment and Resources","ISSN":"1543-5938","issue":"1","journalAbbreviation":"Annual Review of Environment and Resources","page":"89-115","publisher":"Annual Reviews","title":"The state of the world's mangrove forests: past, present, and future","volume":"44","author":[{"family":"Friess","given":"Daniel A"},{"family":"Rogers","given":"Kerrylee"},{"family":"Lovelock","given":"Catherine E"},{"family":"Krauss","given":"Ken W"},{"family":"Hamilton","given":"Stuart E"},{"family":"Lee","given":"Shing Yip"},{"family":"Lucas","given":"Richard"},{"family":"Primavera","given":"Jurgenne"},{"family":"Rajkaran","given":"Anusha"},{"family":"Shi","given":"Suhua"}],"issued":{"date-parts":[["2019"]]}}}],"schema":"https://github.com/citation-style-language/schema/raw/master/csl-citation.json"} </w:instrText>
      </w:r>
      <w:r w:rsidR="00B04AB1">
        <w:fldChar w:fldCharType="separate"/>
      </w:r>
      <w:r w:rsidR="000968D5" w:rsidRPr="000968D5">
        <w:rPr>
          <w:vertAlign w:val="superscript"/>
        </w:rPr>
        <w:t>38</w:t>
      </w:r>
      <w:r w:rsidR="00B04AB1">
        <w:fldChar w:fldCharType="end"/>
      </w:r>
      <w:r>
        <w:t>). It is estimated that large-scale deforestation led to the loss of 35% of the world’s mangrove forest area between 1980 and 2000</w:t>
      </w:r>
      <w:r w:rsidR="004E3930">
        <w:t>. Therefore,</w:t>
      </w:r>
      <w:r>
        <w:t xml:space="preserve"> to provide an estimate of baseline forest area in 1980, we used the minimum and maximum annual rate of loss to estimate the potential range for mangrove extent in 1980</w:t>
      </w:r>
      <w:r w:rsidR="0011056E">
        <w:fldChar w:fldCharType="begin"/>
      </w:r>
      <w:r w:rsidR="000968D5">
        <w:instrText xml:space="preserve"> ADDIN ZOTERO_ITEM CSL_CITATION {"citationID":"hy1Y2VXu","properties":{"unsorted":false,"formattedCitation":"\\super 38\\nosupersub{}","plainCitation":"38","noteIndex":0},"citationItems":[{"id":328,"uris":["http://zotero.org/groups/6001417/items/QBHP8JYL"],"itemData":{"id":328,"type":"article-journal","container-title":"Annual Review of Environment and Resources","ISSN":"1543-5938","issue":"1","journalAbbreviation":"Annual Review of Environment and Resources","page":"89-115","publisher":"Annual Reviews","title":"The state of the world's mangrove forests: past, present, and future","volume":"44","author":[{"family":"Friess","given":"Daniel A"},{"family":"Rogers","given":"Kerrylee"},{"family":"Lovelock","given":"Catherine E"},{"family":"Krauss","given":"Ken W"},{"family":"Hamilton","given":"Stuart E"},{"family":"Lee","given":"Shing Yip"},{"family":"Lucas","given":"Richard"},{"family":"Primavera","given":"Jurgenne"},{"family":"Rajkaran","given":"Anusha"},{"family":"Shi","given":"Suhua"}],"issued":{"date-parts":[["2019"]]}}}],"schema":"https://github.com/citation-style-language/schema/raw/master/csl-citation.json"} </w:instrText>
      </w:r>
      <w:r w:rsidR="0011056E">
        <w:fldChar w:fldCharType="separate"/>
      </w:r>
      <w:r w:rsidR="000968D5" w:rsidRPr="000968D5">
        <w:rPr>
          <w:vertAlign w:val="superscript"/>
        </w:rPr>
        <w:t>38</w:t>
      </w:r>
      <w:r w:rsidR="0011056E">
        <w:fldChar w:fldCharType="end"/>
      </w:r>
      <w:r>
        <w:t xml:space="preserve">. Forest area was determined to be the most approachable way to summarize the global change in mangrove extent, thanks to the use of remote sensing and aerial imagery. </w:t>
      </w:r>
    </w:p>
    <w:p w14:paraId="57B34DD2" w14:textId="609BB75A" w:rsidR="000970A1" w:rsidRDefault="00000000">
      <w:pPr>
        <w:pStyle w:val="Heading2"/>
      </w:pPr>
      <w:r>
        <w:t>1.5.</w:t>
      </w:r>
      <w:r w:rsidR="00B667D1">
        <w:t xml:space="preserve"> </w:t>
      </w:r>
      <w:r>
        <w:t>Coral</w:t>
      </w:r>
      <w:r w:rsidR="00B667D1">
        <w:t>s</w:t>
      </w:r>
      <w:r>
        <w:t xml:space="preserve"> </w:t>
      </w:r>
    </w:p>
    <w:p w14:paraId="14BD5360" w14:textId="156A7B78" w:rsidR="000970A1" w:rsidRDefault="00000000">
      <w:pPr>
        <w:ind w:right="-720" w:firstLine="720"/>
      </w:pPr>
      <w:r>
        <w:t>Souter et al.</w:t>
      </w:r>
      <w:r w:rsidR="0011056E">
        <w:fldChar w:fldCharType="begin"/>
      </w:r>
      <w:r w:rsidR="000968D5">
        <w:instrText xml:space="preserve"> ADDIN ZOTERO_ITEM CSL_CITATION {"citationID":"jJ5JuzhZ","properties":{"unsorted":false,"formattedCitation":"\\super 35\\nosupersub{}","plainCitation":"35","noteIndex":0},"citationItems":[{"id":1322,"uris":["http://zotero.org/groups/6001417/items/KBISSIGQ"],"itemData":{"id":1322,"type":"article-journal","publisher":"Global coral reef monitoring network (GCRMN) and international coral reef …","title":"Status of coral reefs of the world: 2020: summary for policymakers","author":[{"family":"Souter","given":"David"},{"family":"Planes","given":"Serge"},{"family":"Wicquart","given":"Jérémy"},{"family":"Logan","given":"Murray"},{"family":"Obura","given":"David"},{"family":"Staub","given":"Francis"}],"issued":{"date-parts":[["2021"]]}}}],"schema":"https://github.com/citation-style-language/schema/raw/master/csl-citation.json"} </w:instrText>
      </w:r>
      <w:r w:rsidR="0011056E">
        <w:fldChar w:fldCharType="separate"/>
      </w:r>
      <w:r w:rsidR="000968D5" w:rsidRPr="000968D5">
        <w:rPr>
          <w:vertAlign w:val="superscript"/>
        </w:rPr>
        <w:t>35</w:t>
      </w:r>
      <w:r w:rsidR="0011056E">
        <w:fldChar w:fldCharType="end"/>
      </w:r>
      <w:r>
        <w:t xml:space="preserve"> examined global and regional trends in hard coral coverage; the data used for analysis were derived from 12,160 monitoring sites across 248 coral datasets. Live coral coverage was calculated by summing observation-level data across coral taxa </w:t>
      </w:r>
      <w:r w:rsidR="00E951C1">
        <w:t xml:space="preserve">to calculate live coral coverage </w:t>
      </w:r>
      <w:r>
        <w:t xml:space="preserve">and ran </w:t>
      </w:r>
      <w:r w:rsidR="00E951C1">
        <w:t>the estimates</w:t>
      </w:r>
      <w:r>
        <w:t xml:space="preserve"> through a Bayesian hierarchical spatial model</w:t>
      </w:r>
      <w:r w:rsidR="004E3930">
        <w:t xml:space="preserve"> to estimate a time </w:t>
      </w:r>
      <w:r w:rsidR="00935DA3">
        <w:t>series</w:t>
      </w:r>
      <w:r w:rsidR="004E3930">
        <w:t xml:space="preserve"> of </w:t>
      </w:r>
      <w:r w:rsidR="00385715">
        <w:t xml:space="preserve">global </w:t>
      </w:r>
      <w:r w:rsidR="004E3930">
        <w:t>hard coral cover</w:t>
      </w:r>
      <w:r w:rsidR="00385715">
        <w:t>, measured as a percentage</w:t>
      </w:r>
      <w:r>
        <w:t xml:space="preserve">. Rather than reanalyzing the data, we used their reported global trend of percent hard coral cover. </w:t>
      </w:r>
      <w:r w:rsidR="00935DA3">
        <w:t>T</w:t>
      </w:r>
      <w:r>
        <w:t>he</w:t>
      </w:r>
      <w:r w:rsidR="00E951C1">
        <w:t>ir</w:t>
      </w:r>
      <w:r>
        <w:t xml:space="preserve"> point estimates</w:t>
      </w:r>
      <w:r w:rsidR="00935DA3">
        <w:t xml:space="preserve"> and </w:t>
      </w:r>
      <w:r>
        <w:t>95% credible interval</w:t>
      </w:r>
      <w:r w:rsidR="00935DA3">
        <w:t xml:space="preserve"> were used in the analysis</w:t>
      </w:r>
      <w:r>
        <w:t>.</w:t>
      </w:r>
    </w:p>
    <w:p w14:paraId="3E34346F" w14:textId="11AC099F" w:rsidR="000970A1" w:rsidRDefault="00000000">
      <w:pPr>
        <w:ind w:right="-720"/>
        <w:rPr>
          <w:i/>
          <w:iCs/>
        </w:rPr>
      </w:pPr>
      <w:r>
        <w:t>1.</w:t>
      </w:r>
      <w:r w:rsidR="00F20D32">
        <w:t>6</w:t>
      </w:r>
      <w:r>
        <w:t xml:space="preserve">. </w:t>
      </w:r>
      <w:r>
        <w:rPr>
          <w:i/>
          <w:iCs/>
        </w:rPr>
        <w:t>Cephalopods</w:t>
      </w:r>
    </w:p>
    <w:p w14:paraId="73CC66C1" w14:textId="2EBF8201" w:rsidR="000970A1" w:rsidRDefault="00000000">
      <w:pPr>
        <w:ind w:right="-720"/>
      </w:pPr>
      <w:r>
        <w:t>Doubleday et al.</w:t>
      </w:r>
      <w:r w:rsidR="00B04AB1">
        <w:fldChar w:fldCharType="begin"/>
      </w:r>
      <w:r w:rsidR="000968D5">
        <w:instrText xml:space="preserve"> ADDIN ZOTERO_ITEM CSL_CITATION {"citationID":"ItIjlW7M","properties":{"unsorted":false,"formattedCitation":"\\super 39\\nosupersub{}","plainCitation":"39","noteIndex":0},"citationItems":[{"id":3133,"uris":["http://zotero.org/groups/6001417/items/U2ZCELXX"],"itemData":{"id":3133,"type":"article-journal","container-title":"Current Biology","ISSN":"0960-9822","issue":"10","journalAbbreviation":"Current Biology","page":"R406-R407","publisher":"Elsevier","title":"Global proliferation of cephalopods","volume":"26","author":[{"family":"Doubleday","given":"Zoë A"},{"family":"Prowse","given":"Thomas AA"},{"family":"Arkhipkin","given":"Alexander"},{"family":"Pierce","given":"Graham J"},{"family":"Semmens","given":"Jayson"},{"family":"Steer","given":"Michael"},{"family":"Leporati","given":"Stephen C"},{"family":"Lourenço","given":"Sílvia"},{"family":"Quetglas","given":"Antoni"},{"family":"Sauer","given":"Warwick"}],"issued":{"date-parts":[["2016"]]}}}],"schema":"https://github.com/citation-style-language/schema/raw/master/csl-citation.json"} </w:instrText>
      </w:r>
      <w:r w:rsidR="00B04AB1">
        <w:fldChar w:fldCharType="separate"/>
      </w:r>
      <w:r w:rsidR="000968D5" w:rsidRPr="000968D5">
        <w:rPr>
          <w:vertAlign w:val="superscript"/>
        </w:rPr>
        <w:t>39</w:t>
      </w:r>
      <w:r w:rsidR="00B04AB1">
        <w:fldChar w:fldCharType="end"/>
      </w:r>
      <w:r>
        <w:t xml:space="preserve"> compiled global cephalopod trends from published information on catch trends. </w:t>
      </w:r>
      <w:r w:rsidR="006B2FA0">
        <w:t>Their</w:t>
      </w:r>
      <w:r>
        <w:t xml:space="preserve"> dataset included time series of over 10 years </w:t>
      </w:r>
      <w:ins w:id="101" w:author="Zoe Rand" w:date="2026-08-24T11:06:00Z" w16du:dateUtc="2026-08-24T17:06:00Z">
        <w:r w:rsidR="00707C57">
          <w:t>(dates?)</w:t>
        </w:r>
      </w:ins>
      <w:ins w:id="102" w:author="Zoe Rand" w:date="2026-09-11T14:48:00Z" w16du:dateUtc="2026-09-11T21:48:00Z">
        <w:r>
          <w:t>,</w:t>
        </w:r>
      </w:ins>
      <w:r w:rsidR="006B2FA0">
        <w:t xml:space="preserve"> </w:t>
      </w:r>
      <w:r>
        <w:t>represent</w:t>
      </w:r>
      <w:r w:rsidR="006B2FA0">
        <w:t>ing</w:t>
      </w:r>
      <w:r>
        <w:t xml:space="preserve"> all major </w:t>
      </w:r>
      <w:r>
        <w:lastRenderedPageBreak/>
        <w:t>oceanic regions (69% northern</w:t>
      </w:r>
      <w:r w:rsidR="006B2FA0">
        <w:t xml:space="preserve"> hemisphere,</w:t>
      </w:r>
      <w:r>
        <w:t xml:space="preserve"> and 31% southern hemisphere) and cephalopod taxa (52% squids, 31% octopuses, 17% cuttlefish and sepiolids)</w:t>
      </w:r>
      <w:r w:rsidR="006B2FA0">
        <w:t xml:space="preserve"> across</w:t>
      </w:r>
      <w:r>
        <w:t xml:space="preserve"> 35 species and 6 families. To summarize a single global cephalopod trend, we digitally extracted the annual trend values for demersal</w:t>
      </w:r>
      <w:r w:rsidR="00385715">
        <w:t xml:space="preserve"> (n =14)</w:t>
      </w:r>
      <w:r>
        <w:t>, pelagic</w:t>
      </w:r>
      <w:r w:rsidR="00385715">
        <w:t xml:space="preserve"> (n = 15)</w:t>
      </w:r>
      <w:r>
        <w:t>, and benthopelagic</w:t>
      </w:r>
      <w:r w:rsidR="00385715">
        <w:t xml:space="preserve"> (n = 38)</w:t>
      </w:r>
      <w:r>
        <w:t xml:space="preserve"> cephalopods from </w:t>
      </w:r>
      <w:r w:rsidR="00385715">
        <w:t xml:space="preserve">Figure 1 </w:t>
      </w:r>
      <w:r>
        <w:t xml:space="preserve">in the study using the WebPlotDigitizer </w:t>
      </w:r>
      <w:r w:rsidR="0011056E">
        <w:t xml:space="preserve">v5 </w:t>
      </w:r>
      <w:r w:rsidR="0011056E" w:rsidRPr="0011056E">
        <w:t>(</w:t>
      </w:r>
      <w:hyperlink r:id="rId12" w:history="1">
        <w:r w:rsidR="0011056E" w:rsidRPr="00DA7ABE">
          <w:rPr>
            <w:rStyle w:val="Hyperlink"/>
          </w:rPr>
          <w:t>https://apps.automeris.io/wpd/</w:t>
        </w:r>
      </w:hyperlink>
      <w:r w:rsidR="0011056E" w:rsidRPr="0011056E">
        <w:t>)</w:t>
      </w:r>
      <w:r w:rsidR="0011056E">
        <w:t xml:space="preserve"> </w:t>
      </w:r>
      <w:r>
        <w:t>tool</w:t>
      </w:r>
      <w:r w:rsidR="00A048F5">
        <w:t xml:space="preserve">. </w:t>
      </w:r>
      <w:r w:rsidR="00385715">
        <w:t xml:space="preserve">For each year, we </w:t>
      </w:r>
      <w:r>
        <w:t xml:space="preserve">took the weighted mean </w:t>
      </w:r>
      <w:r w:rsidR="00385715">
        <w:t>by the number of time series</w:t>
      </w:r>
      <w:r>
        <w:t xml:space="preserve"> </w:t>
      </w:r>
      <w:r w:rsidR="00385715">
        <w:t xml:space="preserve">across each of the three groups </w:t>
      </w:r>
      <w:r>
        <w:t>for each year</w:t>
      </w:r>
      <w:r w:rsidR="006B2FA0">
        <w:t>,</w:t>
      </w:r>
      <w:r>
        <w:t xml:space="preserve"> then </w:t>
      </w:r>
      <w:commentRangeStart w:id="103"/>
      <w:r>
        <w:t>mean-scaled the resulting time series</w:t>
      </w:r>
      <w:commentRangeEnd w:id="103"/>
      <w:r w:rsidR="00707C57">
        <w:rPr>
          <w:rStyle w:val="CommentReference"/>
          <w:sz w:val="24"/>
          <w:szCs w:val="24"/>
        </w:rPr>
        <w:commentReference w:id="103"/>
      </w:r>
      <w:r>
        <w:t xml:space="preserve">. </w:t>
      </w:r>
    </w:p>
    <w:p w14:paraId="038EF18E" w14:textId="1F2A1CD4" w:rsidR="000970A1" w:rsidRDefault="00000000">
      <w:pPr>
        <w:pStyle w:val="Heading2"/>
      </w:pPr>
      <w:r>
        <w:t xml:space="preserve"> 1.</w:t>
      </w:r>
      <w:r w:rsidR="00F20D32">
        <w:t>7</w:t>
      </w:r>
      <w:r>
        <w:t>. Benthic</w:t>
      </w:r>
      <w:r w:rsidR="006B2FA0">
        <w:t xml:space="preserve"> </w:t>
      </w:r>
      <w:r w:rsidR="00B970C3">
        <w:t>Invertebrate</w:t>
      </w:r>
      <w:r>
        <w:t xml:space="preserve"> Infauna and Epifauna</w:t>
      </w:r>
    </w:p>
    <w:p w14:paraId="1DD57662" w14:textId="2DD5CD41" w:rsidR="000970A1" w:rsidRDefault="00000000">
      <w:pPr>
        <w:ind w:firstLine="720"/>
      </w:pPr>
      <w:r>
        <w:t xml:space="preserve">A significant portion of marine biodiversity is contained within or on the surface of the </w:t>
      </w:r>
      <w:r w:rsidR="00B04AB1">
        <w:fldChar w:fldCharType="begin"/>
      </w:r>
      <w:r w:rsidR="000968D5">
        <w:instrText xml:space="preserve"> ADDIN ZOTERO_ITEM CSL_CITATION {"citationID":"He0TqIMf","properties":{"unsorted":false,"formattedCitation":"\\super 40,41\\nosupersub{}","plainCitation":"40,41","noteIndex":0},"citationItems":[{"id":294,"uris":["http://zotero.org/groups/6001417/items/BXGVZSLA"],"itemData":{"id":294,"type":"article-journal","abstract":"We present the first global-scale analysis of standing stock (abundance and biomass) for 4 major size classes of deep-sea biota: bacteria, metazoan meiofauna, macrofauna and megafauna. The community standing stock decreases with depth; this is a universal phenomenon that involves a complex transition in the relative importance of the different size groups. Bacterial abundance and biomass show no decline with depth. All 3 animal size groups experience significant exponential decreases in both abundance and biomass. The abundance of larger animals is significantly lower and decreases more rapidly than for smaller groups. The resulting drop in average body size with depth confirms Thiel’s size-structure hypothesis on very large spatial scales. In terms of their proportion of total community biomass, smaller size classes replace larger size classes. The upper continental slope is dominated by macrofaunal biomass, and the abyss by bacterial and meiofaunal biomass. The dramatic decrease in total community standing stock and the ascendancy of smaller organisms with depth has important implications for deep-sea biodiversity. The bathyal zone (200 to 4000 m) affords more ecological and evolutionary opportunity in the form of energy availability for larger organisms, and consequently supports higher macrofaunal and megafaunal species diversity than the abyss (&gt; 4000 m).","container-title":"Marine Ecology Progress Series","DOI":"10.3354/meps317001","ISSN":"0171-8630, 1616-1599","journalAbbreviation":"Mar. Ecol. Prog. Ser.","language":"en","page":"1-8","source":"DOI.org (Crossref)","title":"Global bathymetric patterns of standing stock and body size in the deep-sea benthos","volume":"317","author":[{"family":"Rex","given":"Ma"},{"family":"Etter","given":"Rj"},{"family":"Morris","given":"Js"},{"family":"Crouse","given":"J"},{"family":"McClain","given":"Cr"},{"family":"Johnson","given":"Na"},{"family":"Stuart","given":"Ct"},{"family":"Deming","given":"Jw"},{"family":"Thies","given":"R"},{"family":"Avery","given":"R"}],"issued":{"date-parts":[["2006",7,18]]}}},{"id":297,"uris":["http://zotero.org/groups/6001417/items/UCW7NNNQ"],"itemData":{"id":297,"type":"article-journal","container-title":"BioScience","DOI":"10.2307/1313538","ISSN":"00063568","issue":"2","journalAbbreviation":"BioScience","language":"en","page":"129","source":"DOI.org (Crossref)","title":"Getting to the Bottom of Marine Biodiversity: Sedimentary Habitats","title-short":"Getting to the Bottom of Marine Biodiversity","volume":"49","author":[{"family":"Snelgrove","given":"Paul V. R."}],"issued":{"date-parts":[["1999",2]]}}}],"schema":"https://github.com/citation-style-language/schema/raw/master/csl-citation.json"} </w:instrText>
      </w:r>
      <w:r w:rsidR="00B04AB1">
        <w:fldChar w:fldCharType="separate"/>
      </w:r>
      <w:r w:rsidR="000968D5" w:rsidRPr="000968D5">
        <w:rPr>
          <w:vertAlign w:val="superscript"/>
        </w:rPr>
        <w:t>40,41</w:t>
      </w:r>
      <w:r w:rsidR="00B04AB1">
        <w:fldChar w:fldCharType="end"/>
      </w:r>
      <w:r>
        <w:t>,benthos</w:t>
      </w:r>
      <w:r>
        <w:rPr>
          <w:vertAlign w:val="superscript"/>
        </w:rPr>
        <w:t>44,45</w:t>
      </w:r>
      <w:r>
        <w:t>, consisting of a range of taxa including annelids, molluscs, arthropods, echinoderms, anthozoa, and ascidians. A review of 433 Ecopath models of continental shelf ecosystems</w:t>
      </w:r>
      <w:r w:rsidR="00B04AB1">
        <w:fldChar w:fldCharType="begin"/>
      </w:r>
      <w:r w:rsidR="000968D5">
        <w:instrText xml:space="preserve"> ADDIN ZOTERO_ITEM CSL_CITATION {"citationID":"4FjXhsnw","properties":{"unsorted":false,"formattedCitation":"\\super 42\\nosupersub{}","plainCitation":"42","noteIndex":0},"citationItems":[{"id":3067,"uris":["http://zotero.org/groups/6001417/items/HBW8WKL2"],"itemData":{"id":3067,"type":"article-journal","container-title":"Ecological Modelling","ISSN":"0304-3800","journalAbbreviation":"Ecological Modelling","page":"42-53","publisher":"Elsevier","title":"Global overview of the applications of the Ecopath with Ecosim modeling approach using the EcoBase models repository","volume":"302","author":[{"family":"Colléter","given":"Mathieu"},{"family":"Valls","given":"Audrey"},{"family":"Guitton","given":"Jérôme"},{"family":"Gascuel","given":"Didier"},{"family":"Pauly","given":"Daniel"},{"family":"Christensen","given":"Villy"}],"issued":{"date-parts":[["2015"]]}}}],"schema":"https://github.com/citation-style-language/schema/raw/master/csl-citation.json"} </w:instrText>
      </w:r>
      <w:r w:rsidR="00B04AB1">
        <w:fldChar w:fldCharType="separate"/>
      </w:r>
      <w:r w:rsidR="000968D5" w:rsidRPr="000968D5">
        <w:rPr>
          <w:vertAlign w:val="superscript"/>
        </w:rPr>
        <w:t>42</w:t>
      </w:r>
      <w:r w:rsidR="00B04AB1">
        <w:fldChar w:fldCharType="end"/>
      </w:r>
      <w:r>
        <w:t xml:space="preserve"> showed 35% of the biomass of modeled ecosystems was benthic invertebrate epifauna or infauna. </w:t>
      </w:r>
      <w:r w:rsidR="00B0157B">
        <w:t xml:space="preserve">Bottom trawling, where the passage of mobile fishing gear kills or damages organisms on or in the benthos, is primarily responsible for documented change in benthic </w:t>
      </w:r>
      <w:commentRangeStart w:id="104"/>
      <w:r w:rsidR="00B0157B">
        <w:t>communities</w:t>
      </w:r>
      <w:commentRangeEnd w:id="104"/>
      <w:r w:rsidR="006B2FA0">
        <w:rPr>
          <w:rStyle w:val="CommentReference"/>
          <w:sz w:val="24"/>
          <w:szCs w:val="24"/>
        </w:rPr>
        <w:commentReference w:id="104"/>
      </w:r>
      <w:r w:rsidR="006B2FA0">
        <w:t xml:space="preserve">. </w:t>
      </w:r>
      <w:r>
        <w:t>The primary documented change in benthic communities has been the impact of bottom trawling, where the passage of mobile fishing gear kills or damages organisms on or in the benthos</w:t>
      </w:r>
      <w:r w:rsidR="00B04AB1">
        <w:fldChar w:fldCharType="begin"/>
      </w:r>
      <w:r w:rsidR="000968D5">
        <w:instrText xml:space="preserve"> ADDIN ZOTERO_ITEM CSL_CITATION {"citationID":"gJt9ZQk5","properties":{"unsorted":true,"formattedCitation":"\\super 43,44\\nosupersub{}","plainCitation":"43,44","noteIndex":0},"citationItems":[{"id":2987,"uris":["http://zotero.org/groups/6001417/items/MK8EMU27"],"itemData":{"id":2987,"type":"article-journal","container-title":"Fish and Fisheries","ISSN":"1467-2960","journalAbbreviation":"Fish and Fisheries","publisher":"Wiley Online Library","title":"Challenges and Opportunities for Strengthening Bottom‐Tow Fisheries Sustainability","author":[{"family":"Sethi","given":"Suresh A"},{"family":"Murphy Jr","given":"Robert D"},{"family":"Baker","given":"Matthew R"},{"family":"Kroska","given":"Anita C"},{"family":"Einarsson","given":"Haraldur A"},{"family":"Hamel","given":"Owen S"},{"family":"Harley","given":"Shelton J"},{"family":"He","given":"Pingguo"},{"family":"Ianelli","given":"James"},{"family":"Kotwicki","given":"Stan"}],"issued":{"date-parts":[["2026"]]}}},{"id":252,"uris":["http://zotero.org/groups/6001417/items/FXZGNI5Y"],"itemData":{"id":252,"type":"article-journal","abstract":"Significance\n            Bottom trawling is the most widespread source of physical disturbance to the world’s seabed. Predictions of trawling impacts are needed to underpin risk assessment, and they are relevant for the fishing industry, conservation, management, and certification bodies. We estimate depletion and recovery of seabed biota after trawling by fitting models to data from a global data compilation. Trawl gears removed 6–41% of faunal biomass per pass, and recovery times posttrawling were 1.9–6.4 y depending on fisheries and environmental context. These results allow the estimation of trawling impacts on unprecedented spatial scales and for data poor fisheries and enable an objective analysis of tradeoffs between harvesting fish and the wider ecosystem effects of such activities.\n          , \n            Bottom trawling is the most widespread human activity affecting seabed habitats. Here, we collate all available data for experimental and comparative studies of trawling impacts on whole communities of seabed macroinvertebrates on sedimentary habitats and develop widely applicable methods to estimate depletion and recovery rates of biota after trawling. Depletion of biota and trawl penetration into the seabed are highly correlated. Otter trawls caused the least depletion, removing 6% of biota per pass and penetrating the seabed on average down to 2.4 cm, whereas hydraulic dredges caused the most depletion, removing 41% of biota and penetrating the seabed on average 16.1 cm. Median recovery times posttrawling (from 50 to 95% of unimpacted biomass) ranged between 1.9 and 6.4 y. By accounting for the effects of penetration depth, environmental variation, and uncertainty, the models explained much of the variability of depletion and recovery estimates from single studies. Coupled with large-scale, high-resolution maps of trawling frequency and habitat, our estimates of depletion and recovery rates enable the assessment of trawling impacts on unprecedented spatial scales.","container-title":"Proceedings of the National Academy of Sciences","DOI":"10.1073/pnas.1618858114","ISSN":"0027-8424, 1091-6490","issue":"31","journalAbbreviation":"Proc. Natl. Acad. Sci. U.S.A.","language":"en","page":"8301-8306","source":"DOI.org (Crossref)","title":"Global analysis of depletion and recovery of seabed biota after bottom trawling disturbance","volume":"114","author":[{"family":"Hiddink","given":"Jan Geert"},{"family":"Jennings","given":"Simon"},{"family":"Sciberras","given":"Marija"},{"family":"Szostek","given":"Claire L."},{"family":"Hughes","given":"Kathryn M."},{"family":"Ellis","given":"Nick"},{"family":"Rijnsdorp","given":"Adriaan D."},{"family":"McConnaughey","given":"Robert A."},{"family":"Mazor","given":"Tessa"},{"family":"Hilborn","given":"Ray"},{"family":"Collie","given":"Jeremy S."},{"family":"Pitcher","given":"C. Roland"},{"family":"Amoroso","given":"Ricardo O."},{"family":"Parma","given":"Ana M."},{"family":"Suuronen","given":"Petri"},{"family":"Kaiser","given":"Michel J."}],"issued":{"date-parts":[["2017",8]]}}}],"schema":"https://github.com/citation-style-language/schema/raw/master/csl-citation.json"} </w:instrText>
      </w:r>
      <w:r w:rsidR="00B04AB1">
        <w:fldChar w:fldCharType="separate"/>
      </w:r>
      <w:r w:rsidR="000968D5" w:rsidRPr="000968D5">
        <w:rPr>
          <w:vertAlign w:val="superscript"/>
        </w:rPr>
        <w:t>43,44</w:t>
      </w:r>
      <w:r w:rsidR="00B04AB1">
        <w:fldChar w:fldCharType="end"/>
      </w:r>
      <w:r>
        <w:t>. The</w:t>
      </w:r>
      <w:r w:rsidR="00404D35">
        <w:t>se</w:t>
      </w:r>
      <w:r>
        <w:t xml:space="preserve"> impacts of bottom trawling on benthic biota have been calculated</w:t>
      </w:r>
      <w:r w:rsidR="006B2FA0">
        <w:t xml:space="preserve"> </w:t>
      </w:r>
      <w:r>
        <w:t xml:space="preserve">for </w:t>
      </w:r>
      <w:r w:rsidR="006B2FA0">
        <w:t xml:space="preserve">many </w:t>
      </w:r>
      <w:r>
        <w:t>well-studied ecosystems</w:t>
      </w:r>
      <w:r w:rsidR="00B04AB1">
        <w:fldChar w:fldCharType="begin"/>
      </w:r>
      <w:r w:rsidR="000968D5">
        <w:instrText xml:space="preserve"> ADDIN ZOTERO_ITEM CSL_CITATION {"citationID":"wj8Lqkjb","properties":{"formattedCitation":"\\super 45,46\\nosupersub{}","plainCitation":"45,46","noteIndex":0},"citationItems":[{"id":285,"uris":["http://zotero.org/groups/6001417/items/LC8XP3JZ"],"itemData":{"id":285,"type":"article-journal","abstract":"Abstract\n            Bottom trawl fishing is a controversial activity. It yields about a quarter of the world's wild seafood, but also has impacts on the marine environment. Recent advances have quantified and improved understanding of large‐scale impacts of trawling on the seabed. However, such information needs to be coupled with distributions of benthic invertebrates (benthos) to assess whether these populations are being sustained under current trawling regimes. This study collated data from 13 diverse regions of the globe spanning four continents. Within each region, we combined trawl intensity distributions and predicted abundance distributions of benthos groups with impact and recovery parameters for taxonomic classes in a risk assessment model to estimate benthos status. The exposure of 220 predicted benthos‐group distributions to trawling intensity (as swept area ratio) ranged between 0% and 210% (mean = 37%) of abundance. However, benthos status, an indicator of the depleted abundance under chronic trawling pressure as a proportion of untrawled state, ranged between 0.86 and 1 (mean = 0.99), with 78% of benthos groups &gt; 0.95. Mean benthos status was lowest in regions of Europe and Africa, and for taxonomic classes Bivalvia and Gastropoda. Our results demonstrate that while spatial overlap studies can help infer general patterns of potential risk, actual risks cannot be evaluated without using an assessment model that incorporates trawl impact and recovery metrics. These quantitative outputs are essential for sustainability assessments, and together with reference points and thresholds, can help managers ensure use of the marine environment is sustainable under the ecosystem approach to management.","container-title":"Fish and Fisheries","DOI":"10.1111/faf.12506","ISSN":"1467-2960, 1467-2979","issue":"1","journalAbbreviation":"Fish and Fisheries","language":"en","page":"72-86","source":"DOI.org (Crossref)","title":"Trawl fishing impacts on the status of seabed fauna in diverse regions of the globe","volume":"22","author":[{"family":"Mazor","given":"Tessa"},{"family":"Pitcher","given":"C. Roland"},{"family":"Rochester","given":"Wayne"},{"family":"Kaiser","given":"Michel J."},{"family":"Hiddink","given":"Jan G."},{"family":"Jennings","given":"Simon"},{"family":"Amoroso","given":"Ricardo"},{"family":"McConnaughey","given":"Robert A."},{"family":"Rijnsdorp","given":"Adriaan D."},{"family":"Parma","given":"Ana M."},{"family":"Suuronen","given":"Petri"},{"family":"Collie","given":"Jeremy"},{"family":"Sciberras","given":"Marija"},{"family":"Atkinson","given":"Lara"},{"family":"Durholtz","given":"Deon"},{"family":"Ellis","given":"Jim R"},{"family":"Bolam","given":"Stefan G."},{"family":"Schratzberger","given":"Michaela"},{"family":"Couce","given":"Elena"},{"family":"Eggleton","given":"Jacqueline"},{"family":"Garcia","given":"Clement"},{"family":"Kainge","given":"Paulus"},{"family":"Paulus","given":"Sarah"},{"family":"Kathena","given":"Johannes N."},{"family":"Gogina","given":"Mayya"},{"family":"Van Denderen","given":"P. Daniël"},{"family":"Keller","given":"Aimee A."},{"family":"Horness","given":"Beth H."},{"family":"Hilborn","given":"Ray"}],"issued":{"date-parts":[["2021",1]]}}},{"id":292,"uris":["http://zotero.org/groups/6001417/items/NGM4932K"],"itemData":{"id":292,"type":"article-journal","abstract":"Significance\n            We estimated the biological state of seabed sedimentary habitats, with specified uncertainty, in 24 trawled regions worldwide. Seabed status differed greatly among regions (from 0.25 to 0.999, relative to an untrawled state of 1); 15 regions had average status &gt; 0.9. Two-thirds of all assessed seabed area was untrawled with status = 1, 93% had status &gt; 0.8, but 1.5% had status = 0. The total area swept by trawling was a strong driver of regional status, providing a relationship to predict status from the regional estimated total amount of trawling. Seabed status is high in regions where fisheries are exploited sustainably—emphasizing that good fishery management contributes to better ecosystem outcomes—and, conversely, low status highlights regions needing improved management.\n          , \n            Bottom trawling is widespread globally and impacts seabed habitats. However, risks from trawling remain unquantified at large scales in most regions. We address these issues by synthesizing evidence on the impacts of different trawl-gear types, seabed recovery rates, and spatial distributions of trawling intensity in a quantitative indicator of biotic status (relative amount of pretrawling biota) for sedimentary habitats, where most bottom-trawling occurs, in 24 regions worldwide. Regional average status relative to an untrawled state (=1) was high (&gt;0.9) in 15 regions, but &lt;0.7 in three (European) regions and only 0.25 in the Adriatic Sea. Across all regions, 66% of seabed area was not trawled (status = 1), 1.5% was depleted (status = 0), and 93% had status &gt; 0.8. These assessments are first order, based on parameters estimated with uncertainty from meta-analyses; we recommend regional analyses to refine parameters for local specificity. Nevertheless, our results are sufficiently robust to highlight regions needing more effective management to reduce exploitation and improve stock sustainability and seabed environmental status—while also showing seabed status was high (&gt;0.95) in regions where catches of trawled fish stocks meet accepted benchmarks for sustainable exploitation, demonstrating that environmental benefits accrue from effective fisheries management. Furthermore, regional seabed status was related to the proportional area swept by trawling, enabling preliminary predictions of regional status when only the total amount of trawling is known. This research advances seascape-scale understanding of trawl impacts in regions around the world, enables quantitative assessment of sustainability risks, and facilitates implementation of an ecosystem approach to trawl fisheries management globally.","container-title":"Proceedings of the National Academy of Sciences","DOI":"10.1073/pnas.2109449119","ISSN":"0027-8424, 1091-6490","issue":"2","journalAbbreviation":"Proc. Natl. Acad. Sci. U.S.A.","language":"en","page":"e2109449119","source":"DOI.org (Crossref)","title":"Trawl impacts on the relative status of biotic communities of seabed sedimentary habitats in 24 regions worldwide","volume":"119","author":[{"family":"Pitcher","given":"C. Roland"},{"family":"Hiddink","given":"Jan G."},{"family":"Jennings","given":"Simon"},{"family":"Collie","given":"Jeremy"},{"family":"Parma","given":"Ana M."},{"family":"Amoroso","given":"Ricardo"},{"family":"Mazor","given":"Tessa"},{"family":"Sciberras","given":"Marija"},{"family":"McConnaughey","given":"Robert A."},{"family":"Rijnsdorp","given":"Adriaan D."},{"family":"Kaiser","given":"Michel J."},{"family":"Suuronen","given":"Petri"},{"family":"Hilborn","given":"Ray"}],"issued":{"date-parts":[["2022",1,11]]}}}],"schema":"https://github.com/citation-style-language/schema/raw/master/csl-citation.json"} </w:instrText>
      </w:r>
      <w:r w:rsidR="00B04AB1">
        <w:fldChar w:fldCharType="separate"/>
      </w:r>
      <w:r w:rsidR="000968D5" w:rsidRPr="000968D5">
        <w:rPr>
          <w:vertAlign w:val="superscript"/>
        </w:rPr>
        <w:t>45,46</w:t>
      </w:r>
      <w:r w:rsidR="00B04AB1">
        <w:fldChar w:fldCharType="end"/>
      </w:r>
      <w:r>
        <w:t xml:space="preserve"> but have not been </w:t>
      </w:r>
      <w:r w:rsidR="006B2FA0">
        <w:t>summarized</w:t>
      </w:r>
      <w:r>
        <w:t xml:space="preserve"> </w:t>
      </w:r>
      <w:r w:rsidR="006B2FA0">
        <w:t>at a</w:t>
      </w:r>
      <w:r>
        <w:t xml:space="preserve"> global scale.  To assess the global impact of bottom trawling on the abundance of benthic organisms, we use</w:t>
      </w:r>
      <w:r w:rsidR="00404D35">
        <w:t>d</w:t>
      </w:r>
      <w:r>
        <w:t xml:space="preserve"> data from Global Fishing Watch </w:t>
      </w:r>
      <w:r w:rsidR="00B970C3">
        <w:t>(GFW)</w:t>
      </w:r>
      <w:r w:rsidR="00935DA3">
        <w:fldChar w:fldCharType="begin"/>
      </w:r>
      <w:r w:rsidR="000968D5">
        <w:instrText xml:space="preserve"> ADDIN ZOTERO_ITEM CSL_CITATION {"citationID":"uaeJHVgD","properties":{"unsorted":false,"formattedCitation":"\\super 47\\nosupersub{}","plainCitation":"47","noteIndex":0},"citationItems":[{"id":3302,"uris":["http://zotero.org/groups/6001417/items/2KVV99EP"],"itemData":{"id":3302,"type":"dataset","DOI":"10.5281/zenodo.14982712","title":"Global Apparent Fishing Effort Dataset, Version 3.0","URL":"https://globalfishingwatch.org/data-download/datasets/public-fishing-effort","author":[{"literal":"Global Fishing Watch"}],"issued":{"date-parts":[["2025"]]}}}],"schema":"https://github.com/citation-style-language/schema/raw/master/csl-citation.json"} </w:instrText>
      </w:r>
      <w:r w:rsidR="00935DA3">
        <w:fldChar w:fldCharType="separate"/>
      </w:r>
      <w:r w:rsidR="000968D5" w:rsidRPr="000968D5">
        <w:rPr>
          <w:vertAlign w:val="superscript"/>
        </w:rPr>
        <w:t>47</w:t>
      </w:r>
      <w:r w:rsidR="00935DA3">
        <w:fldChar w:fldCharType="end"/>
      </w:r>
      <w:r>
        <w:t xml:space="preserve"> on bottom trawl </w:t>
      </w:r>
      <w:r w:rsidR="00B667D1">
        <w:t>footprint and</w:t>
      </w:r>
      <w:r>
        <w:t xml:space="preserve"> combine</w:t>
      </w:r>
      <w:r w:rsidR="00404D35">
        <w:t>d</w:t>
      </w:r>
      <w:r>
        <w:t xml:space="preserve"> this</w:t>
      </w:r>
      <w:r w:rsidR="00404D35">
        <w:t xml:space="preserve"> data</w:t>
      </w:r>
      <w:r>
        <w:t xml:space="preserve"> with the approach used </w:t>
      </w:r>
      <w:commentRangeStart w:id="105"/>
      <w:commentRangeStart w:id="106"/>
      <w:r>
        <w:t xml:space="preserve">in the earlier studies </w:t>
      </w:r>
      <w:commentRangeEnd w:id="105"/>
      <w:r w:rsidR="00707C57">
        <w:rPr>
          <w:rStyle w:val="CommentReference"/>
          <w:sz w:val="24"/>
          <w:szCs w:val="24"/>
        </w:rPr>
        <w:commentReference w:id="105"/>
      </w:r>
      <w:commentRangeEnd w:id="106"/>
      <w:r w:rsidR="006B2FA0">
        <w:rPr>
          <w:rStyle w:val="CommentReference"/>
          <w:sz w:val="24"/>
          <w:szCs w:val="24"/>
        </w:rPr>
        <w:commentReference w:id="106"/>
      </w:r>
      <w:r>
        <w:t xml:space="preserve">to calculate the status of </w:t>
      </w:r>
      <w:r w:rsidR="00707C57">
        <w:t>eight</w:t>
      </w:r>
      <w:r>
        <w:t xml:space="preserve"> benthic macro</w:t>
      </w:r>
      <w:r w:rsidR="0011056E">
        <w:t>fauna</w:t>
      </w:r>
      <w:r>
        <w:t xml:space="preserve"> and megafauna</w:t>
      </w:r>
      <w:r w:rsidR="0011056E">
        <w:t>, compared</w:t>
      </w:r>
      <w:r>
        <w:t xml:space="preserve"> to what it would be in the absence of trawling.  We then use estimates of the historical trend in fishing effort to scale this impact over time to produce a time series of the relative abundance of these benthic taxa.</w:t>
      </w:r>
    </w:p>
    <w:p w14:paraId="212B3E02" w14:textId="2AE69C4C" w:rsidR="000970A1" w:rsidRDefault="00000000">
      <w:pPr>
        <w:ind w:firstLine="720"/>
      </w:pPr>
      <w:r>
        <w:t>The calculations follow</w:t>
      </w:r>
      <w:r w:rsidR="00404D35">
        <w:t>ed</w:t>
      </w:r>
      <w:r>
        <w:t xml:space="preserve"> the methods of Pitcher et al</w:t>
      </w:r>
      <w:r w:rsidR="00B04AB1">
        <w:fldChar w:fldCharType="begin"/>
      </w:r>
      <w:r w:rsidR="000968D5">
        <w:instrText xml:space="preserve"> ADDIN ZOTERO_ITEM CSL_CITATION {"citationID":"Qb2ko6xF","properties":{"formattedCitation":"\\super 46\\nosupersub{}","plainCitation":"46","noteIndex":0},"citationItems":[{"id":292,"uris":["http://zotero.org/groups/6001417/items/NGM4932K"],"itemData":{"id":292,"type":"article-journal","abstract":"Significance\n            We estimated the biological state of seabed sedimentary habitats, with specified uncertainty, in 24 trawled regions worldwide. Seabed status differed greatly among regions (from 0.25 to 0.999, relative to an untrawled state of 1); 15 regions had average status &gt; 0.9. Two-thirds of all assessed seabed area was untrawled with status = 1, 93% had status &gt; 0.8, but 1.5% had status = 0. The total area swept by trawling was a strong driver of regional status, providing a relationship to predict status from the regional estimated total amount of trawling. Seabed status is high in regions where fisheries are exploited sustainably—emphasizing that good fishery management contributes to better ecosystem outcomes—and, conversely, low status highlights regions needing improved management.\n          , \n            Bottom trawling is widespread globally and impacts seabed habitats. However, risks from trawling remain unquantified at large scales in most regions. We address these issues by synthesizing evidence on the impacts of different trawl-gear types, seabed recovery rates, and spatial distributions of trawling intensity in a quantitative indicator of biotic status (relative amount of pretrawling biota) for sedimentary habitats, where most bottom-trawling occurs, in 24 regions worldwide. Regional average status relative to an untrawled state (=1) was high (&gt;0.9) in 15 regions, but &lt;0.7 in three (European) regions and only 0.25 in the Adriatic Sea. Across all regions, 66% of seabed area was not trawled (status = 1), 1.5% was depleted (status = 0), and 93% had status &gt; 0.8. These assessments are first order, based on parameters estimated with uncertainty from meta-analyses; we recommend regional analyses to refine parameters for local specificity. Nevertheless, our results are sufficiently robust to highlight regions needing more effective management to reduce exploitation and improve stock sustainability and seabed environmental status—while also showing seabed status was high (&gt;0.95) in regions where catches of trawled fish stocks meet accepted benchmarks for sustainable exploitation, demonstrating that environmental benefits accrue from effective fisheries management. Furthermore, regional seabed status was related to the proportional area swept by trawling, enabling preliminary predictions of regional status when only the total amount of trawling is known. This research advances seascape-scale understanding of trawl impacts in regions around the world, enables quantitative assessment of sustainability risks, and facilitates implementation of an ecosystem approach to trawl fisheries management globally.","container-title":"Proceedings of the National Academy of Sciences","DOI":"10.1073/pnas.2109449119","ISSN":"0027-8424, 1091-6490","issue":"2","journalAbbreviation":"Proc. Natl. Acad. Sci. U.S.A.","language":"en","page":"e2109449119","source":"DOI.org (Crossref)","title":"Trawl impacts on the relative status of biotic communities of seabed sedimentary habitats in 24 regions worldwide","volume":"119","author":[{"family":"Pitcher","given":"C. Roland"},{"family":"Hiddink","given":"Jan G."},{"family":"Jennings","given":"Simon"},{"family":"Collie","given":"Jeremy"},{"family":"Parma","given":"Ana M."},{"family":"Amoroso","given":"Ricardo"},{"family":"Mazor","given":"Tessa"},{"family":"Sciberras","given":"Marija"},{"family":"McConnaughey","given":"Robert A."},{"family":"Rijnsdorp","given":"Adriaan D."},{"family":"Kaiser","given":"Michel J."},{"family":"Suuronen","given":"Petri"},{"family":"Hilborn","given":"Ray"}],"issued":{"date-parts":[["2022",1,11]]}},"suppress-author":true}],"schema":"https://github.com/citation-style-language/schema/raw/master/csl-citation.json"} </w:instrText>
      </w:r>
      <w:r w:rsidR="00B04AB1">
        <w:fldChar w:fldCharType="separate"/>
      </w:r>
      <w:r w:rsidR="000968D5" w:rsidRPr="000968D5">
        <w:rPr>
          <w:vertAlign w:val="superscript"/>
        </w:rPr>
        <w:t>46</w:t>
      </w:r>
      <w:r w:rsidR="00B04AB1">
        <w:fldChar w:fldCharType="end"/>
      </w:r>
      <w:r>
        <w:t xml:space="preserve"> the . The intensity of trawling </w:t>
      </w:r>
      <w:r w:rsidR="00404D35">
        <w:t>was represented by</w:t>
      </w:r>
      <w:r>
        <w:t xml:space="preserve"> the swept area ratio (SAR)</w:t>
      </w:r>
      <w:r w:rsidR="00B04AB1">
        <w:fldChar w:fldCharType="begin"/>
      </w:r>
      <w:r w:rsidR="000968D5">
        <w:instrText xml:space="preserve"> ADDIN ZOTERO_ITEM CSL_CITATION {"citationID":"w2URqDnN","properties":{"formattedCitation":"\\super 48\\nosupersub{}","plainCitation":"48","noteIndex":0},"citationItems":[{"id":230,"uris":["http://zotero.org/groups/6001417/items/2N7MX3R8"],"itemData":{"id":230,"type":"article-journal","abstract":"Significance\n            We conducted a systematic, high-resolution analysis of bottom trawl fishing footprints for 24 regions on continental shelves and slopes of five continents and New Zealand. The proportion of seabed trawled varied &gt;200-fold among regions (from 0.4 to 80.7% of area to a depth of 1,000 m). Within 18 regions, more than two-thirds of seabed area remained untrawled during study periods of 2–6 years. Relationships between metrics of total trawling activity and footprint were strong and positive, providing a method to estimate trawling footprints for regions where high-resolution data are not available. Trawling footprints were generally smaller in regions where fisheries met targets for exploitation rates, implying collateral environmental benefits of effective fisheries management.\n          , \n            \n              Bottom trawlers land around 19 million tons of fish and invertebrates annually, almost one-quarter of wild marine landings. The extent of bottom trawling footprint (seabed area trawled at least once in a specified region and time period) is often contested but poorly described. We quantify footprints using high-resolution satellite vessel monitoring system (VMS) and logbook data on 24 continental shelves and slopes to 1,000-m depth over at least 2 years. Trawling footprint varied markedly among regions: from &lt;10% of seabed area in Australian and New Zealand waters, the Aleutian Islands, East Bering Sea, South Chile, and Gulf of Alaska to &gt;50% in some European seas. Overall, 14% of the 7.8 million-km\n              2\n              study area was trawled, and 86% was not trawled. Trawling activity was aggregated; the most intensively trawled areas accounting for 90% of activity comprised 77% of footprint on average. Regional swept area ratio (SAR; ratio of total swept area trawled annually to total area of region, a metric of trawling intensity) and footprint area were related, providing an approach to estimate regional trawling footprints when high-resolution spatial data are unavailable. If SAR was ≤0.1, as in 8 of 24 regions, there was &gt;95% probability that &gt;90% of seabed was not trawled. If SAR was 7.9, equal to the highest SAR recorded, there was &gt;95% probability that &gt;70% of seabed was trawled. Footprints were smaller and SAR was ≤0.25 in regions where fishing rates consistently met international sustainability benchmarks for fish stocks, implying collateral environmental benefits from sustainable fishing.","container-title":"Proceedings of the National Academy of Sciences","DOI":"10.1073/pnas.1802379115","ISSN":"0027-8424, 1091-6490","issue":"43","journalAbbreviation":"Proc. Natl. Acad. Sci. U.S.A.","language":"en","source":"DOI.org (Crossref)","title":"Bottom trawl fishing footprints on the world’s continental shelves","URL":"https://pnas.org/doi/full/10.1073/pnas.1802379115","volume":"115","author":[{"family":"Amoroso","given":"Ricardo O."},{"family":"Pitcher","given":"C. Roland"},{"family":"Rijnsdorp","given":"Adriaan D."},{"family":"McConnaughey","given":"Robert A."},{"family":"Parma","given":"Ana M."},{"family":"Suuronen","given":"Petri"},{"family":"Eigaard","given":"Ole R."},{"family":"Bastardie","given":"Francois"},{"family":"Hintzen","given":"Niels T."},{"family":"Althaus","given":"Franziska"},{"family":"Baird","given":"Susan Jane"},{"family":"Black","given":"Jenny"},{"family":"Buhl-Mortensen","given":"Lene"},{"family":"Campbell","given":"Alexander B."},{"family":"Catarino","given":"Rui"},{"family":"Collie","given":"Jeremy"},{"family":"Cowan","given":"James H."},{"family":"Durholtz","given":"Deon"},{"family":"Engstrom","given":"Nadia"},{"family":"Fairweather","given":"Tracey P."},{"family":"Fock","given":"Heino O."},{"family":"Ford","given":"Richard"},{"family":"Gálvez","given":"Patricio A."},{"family":"Gerritsen","given":"Hans"},{"family":"Góngora","given":"María Eva"},{"family":"González","given":"Jessica A."},{"family":"Hiddink","given":"Jan G."},{"family":"Hughes","given":"Kathryn M."},{"family":"Intelmann","given":"Steven S."},{"family":"Jenkins","given":"Chris"},{"family":"Jonsson","given":"Patrik"},{"family":"Kainge","given":"Paulus"},{"family":"Kangas","given":"Mervi"},{"family":"Kathena","given":"Johannes N."},{"family":"Kavadas","given":"Stefanos"},{"family":"Leslie","given":"Rob W."},{"family":"Lewis","given":"Steve G."},{"family":"Lundy","given":"Mathieu"},{"family":"Makin","given":"David"},{"family":"Martin","given":"Julie"},{"family":"Mazor","given":"Tessa"},{"family":"Gonzalez-Mirelis","given":"Genoveva"},{"family":"Newman","given":"Stephen J."},{"family":"Papadopoulou","given":"Nadia"},{"family":"Posen","given":"Paulette E."},{"family":"Rochester","given":"Wayne"},{"family":"Russo","given":"Tommaso"},{"family":"Sala","given":"Antonello"},{"family":"Semmens","given":"Jayson M."},{"family":"Silva","given":"Cristina"},{"family":"Tsolos","given":"Angelo"},{"family":"Vanelslander","given":"Bart"},{"family":"Wakefield","given":"Corey B."},{"family":"Wood","given":"Brent A."},{"family":"Hilborn","given":"Ray"},{"family":"Kaiser","given":"Michel J."},{"family":"Jennings","given":"Simon"}],"accessed":{"date-parts":[["2025",6,5]]},"issued":{"date-parts":[["2018",10,23]]}}}],"schema":"https://github.com/citation-style-language/schema/raw/master/csl-citation.json"} </w:instrText>
      </w:r>
      <w:r w:rsidR="00B04AB1">
        <w:fldChar w:fldCharType="separate"/>
      </w:r>
      <w:r w:rsidR="000968D5" w:rsidRPr="000968D5">
        <w:rPr>
          <w:vertAlign w:val="superscript"/>
        </w:rPr>
        <w:t>48</w:t>
      </w:r>
      <w:r w:rsidR="00B04AB1">
        <w:fldChar w:fldCharType="end"/>
      </w:r>
      <w:r>
        <w:t xml:space="preserve">, which is the total area per year swept by the trawl nets per unit of area.  The SAR can be calculated at any spatial scale, depending on the accuracy of the data on bottom trawl locations, and normally includes the width of the net itself and all </w:t>
      </w:r>
      <w:r w:rsidR="00404D35">
        <w:t xml:space="preserve">other </w:t>
      </w:r>
      <w:r>
        <w:t xml:space="preserve">elements of the fishing gear in contact with the bottom (e.g., doors, cables, footrope). The relative benthic status </w:t>
      </w:r>
      <w:r w:rsidR="006B2FA0">
        <w:t>was</w:t>
      </w:r>
      <w:r>
        <w:t xml:space="preserve"> calculated from </w:t>
      </w:r>
      <w:r w:rsidR="00B667D1">
        <w:t>E</w:t>
      </w:r>
      <w:r>
        <w:t>quation 1 of Hiddink et al.</w:t>
      </w:r>
      <w:r w:rsidR="00B04AB1">
        <w:fldChar w:fldCharType="begin"/>
      </w:r>
      <w:r w:rsidR="000968D5">
        <w:instrText xml:space="preserve"> ADDIN ZOTERO_ITEM CSL_CITATION {"citationID":"b60mBEhU","properties":{"formattedCitation":"\\super 44\\nosupersub{}","plainCitation":"44","noteIndex":0},"citationItems":[{"id":252,"uris":["http://zotero.org/groups/6001417/items/FXZGNI5Y"],"itemData":{"id":252,"type":"article-journal","abstract":"Significance\n            Bottom trawling is the most widespread source of physical disturbance to the world’s seabed. Predictions of trawling impacts are needed to underpin risk assessment, and they are relevant for the fishing industry, conservation, management, and certification bodies. We estimate depletion and recovery of seabed biota after trawling by fitting models to data from a global data compilation. Trawl gears removed 6–41% of faunal biomass per pass, and recovery times posttrawling were 1.9–6.4 y depending on fisheries and environmental context. These results allow the estimation of trawling impacts on unprecedented spatial scales and for data poor fisheries and enable an objective analysis of tradeoffs between harvesting fish and the wider ecosystem effects of such activities.\n          , \n            Bottom trawling is the most widespread human activity affecting seabed habitats. Here, we collate all available data for experimental and comparative studies of trawling impacts on whole communities of seabed macroinvertebrates on sedimentary habitats and develop widely applicable methods to estimate depletion and recovery rates of biota after trawling. Depletion of biota and trawl penetration into the seabed are highly correlated. Otter trawls caused the least depletion, removing 6% of biota per pass and penetrating the seabed on average down to 2.4 cm, whereas hydraulic dredges caused the most depletion, removing 41% of biota and penetrating the seabed on average 16.1 cm. Median recovery times posttrawling (from 50 to 95% of unimpacted biomass) ranged between 1.9 and 6.4 y. By accounting for the effects of penetration depth, environmental variation, and uncertainty, the models explained much of the variability of depletion and recovery estimates from single studies. Coupled with large-scale, high-resolution maps of trawling frequency and habitat, our estimates of depletion and recovery rates enable the assessment of trawling impacts on unprecedented spatial scales.","container-title":"Proceedings of the National Academy of Sciences","DOI":"10.1073/pnas.1618858114","ISSN":"0027-8424, 1091-6490","issue":"31","journalAbbreviation":"Proc. Natl. Acad. Sci. U.S.A.","language":"en","page":"8301-8306","source":"DOI.org (Crossref)","title":"Global analysis of depletion and recovery of seabed biota after bottom trawling disturbance","volume":"114","author":[{"family":"Hiddink","given":"Jan Geert"},{"family":"Jennings","given":"Simon"},{"family":"Sciberras","given":"Marija"},{"family":"Szostek","given":"Claire L."},{"family":"Hughes","given":"Kathryn M."},{"family":"Ellis","given":"Nick"},{"family":"Rijnsdorp","given":"Adriaan D."},{"family":"McConnaughey","given":"Robert A."},{"family":"Mazor","given":"Tessa"},{"family":"Hilborn","given":"Ray"},{"family":"Collie","given":"Jeremy S."},{"family":"Pitcher","given":"C. Roland"},{"family":"Amoroso","given":"Ricardo O."},{"family":"Parma","given":"Ana M."},{"family":"Suuronen","given":"Petri"},{"family":"Kaiser","given":"Michel J."}],"issued":{"date-parts":[["2017",8]]}},"suppress-author":true}],"schema":"https://github.com/citation-style-language/schema/raw/master/csl-citation.json"} </w:instrText>
      </w:r>
      <w:r w:rsidR="00B04AB1">
        <w:fldChar w:fldCharType="separate"/>
      </w:r>
      <w:r w:rsidR="000968D5" w:rsidRPr="000968D5">
        <w:rPr>
          <w:vertAlign w:val="superscript"/>
        </w:rPr>
        <w:t>44</w:t>
      </w:r>
      <w:r w:rsidR="00B04AB1">
        <w:fldChar w:fldCharType="end"/>
      </w:r>
      <w:r>
        <w:t xml:space="preserve"> </w:t>
      </w:r>
    </w:p>
    <w:p w14:paraId="12F6933E" w14:textId="77777777" w:rsidR="000970A1" w:rsidRDefault="00000000">
      <w:pPr>
        <w:numPr>
          <w:ilvl w:val="0"/>
          <w:numId w:val="1"/>
        </w:numPr>
      </w:pPr>
      <w:r>
        <w:t xml:space="preserve"> </w:t>
      </w:r>
      <m:oMath>
        <m:sSub>
          <m:sSubPr>
            <m:ctrlPr>
              <w:rPr>
                <w:rFonts w:ascii="Cambria Math" w:hAnsi="Cambria Math"/>
              </w:rPr>
            </m:ctrlPr>
          </m:sSubPr>
          <m:e>
            <m:r>
              <w:rPr>
                <w:rFonts w:ascii="Cambria Math" w:hAnsi="Cambria Math"/>
              </w:rPr>
              <m:t>RBS</m:t>
            </m:r>
          </m:e>
          <m:sub>
            <m:r>
              <w:rPr>
                <w:rFonts w:ascii="Cambria Math" w:hAnsi="Cambria Math"/>
              </w:rPr>
              <m:t>s</m:t>
            </m:r>
          </m:sub>
        </m:sSub>
        <m:r>
          <w:rPr>
            <w:rFonts w:ascii="Cambria Math" w:hAnsi="Cambria Math"/>
          </w:rPr>
          <m:t>=1-SAR</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s</m:t>
                </m:r>
              </m:sub>
            </m:sSub>
          </m:num>
          <m:den>
            <m:sSub>
              <m:sSubPr>
                <m:ctrlPr>
                  <w:rPr>
                    <w:rFonts w:ascii="Cambria Math" w:hAnsi="Cambria Math"/>
                  </w:rPr>
                </m:ctrlPr>
              </m:sSubPr>
              <m:e>
                <m:r>
                  <w:rPr>
                    <w:rFonts w:ascii="Cambria Math" w:hAnsi="Cambria Math"/>
                  </w:rPr>
                  <m:t>R</m:t>
                </m:r>
              </m:e>
              <m:sub>
                <m:r>
                  <w:rPr>
                    <w:rFonts w:ascii="Cambria Math" w:hAnsi="Cambria Math"/>
                  </w:rPr>
                  <m:t>s</m:t>
                </m:r>
              </m:sub>
            </m:sSub>
          </m:den>
        </m:f>
      </m:oMath>
    </w:p>
    <w:p w14:paraId="187B7410" w14:textId="2AA902CB" w:rsidR="000970A1" w:rsidRDefault="00000000">
      <w:pPr>
        <w:ind w:firstLine="720"/>
      </w:pPr>
      <m:oMath>
        <m:sSub>
          <m:sSubPr>
            <m:ctrlPr>
              <w:rPr>
                <w:rFonts w:ascii="Cambria Math" w:hAnsi="Cambria Math"/>
              </w:rPr>
            </m:ctrlPr>
          </m:sSubPr>
          <m:e>
            <m:r>
              <w:rPr>
                <w:rFonts w:ascii="Cambria Math" w:hAnsi="Cambria Math"/>
              </w:rPr>
              <m:t>RBS</m:t>
            </m:r>
          </m:e>
          <m:sub>
            <m:r>
              <w:rPr>
                <w:rFonts w:ascii="Cambria Math" w:hAnsi="Cambria Math"/>
              </w:rPr>
              <m:t>s</m:t>
            </m:r>
          </m:sub>
        </m:sSub>
      </m:oMath>
      <w:r>
        <w:t xml:space="preserve"> is the relative benthic status of species </w:t>
      </w:r>
      <w:r>
        <w:rPr>
          <w:i/>
          <w:iCs/>
        </w:rPr>
        <w:t>s</w:t>
      </w:r>
      <w:r>
        <w:t xml:space="preserve">,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is the fraction of species </w:t>
      </w:r>
      <w:r>
        <w:rPr>
          <w:i/>
          <w:iCs/>
        </w:rPr>
        <w:t>s</w:t>
      </w:r>
      <w:r>
        <w:t xml:space="preserve"> killed per pass of the fishing gear, and </w:t>
      </w:r>
      <m:oMath>
        <m:sSub>
          <m:sSubPr>
            <m:ctrlPr>
              <w:rPr>
                <w:rFonts w:ascii="Cambria Math" w:hAnsi="Cambria Math"/>
              </w:rPr>
            </m:ctrlPr>
          </m:sSubPr>
          <m:e>
            <m:r>
              <w:rPr>
                <w:rFonts w:ascii="Cambria Math" w:hAnsi="Cambria Math"/>
              </w:rPr>
              <m:t>R</m:t>
            </m:r>
          </m:e>
          <m:sub>
            <m:r>
              <w:rPr>
                <w:rFonts w:ascii="Cambria Math" w:hAnsi="Cambria Math"/>
              </w:rPr>
              <m:t>s</m:t>
            </m:r>
          </m:sub>
        </m:sSub>
      </m:oMath>
      <w:r>
        <w:t xml:space="preserve"> is the recovery rate of the species, which is the annual intrinsic rate of increase. The depletion and recovery rates for different classes of benthic invertebrates are</w:t>
      </w:r>
      <w:del w:id="107" w:author="Kristina Randrup" w:date="2026-08-21T12:14:00Z" w16du:dateUtc="2026-08-21T19:14:00Z">
        <w:r w:rsidDel="00404D35">
          <w:delText xml:space="preserve"> </w:delText>
        </w:r>
      </w:del>
      <w:r w:rsidR="00404D35">
        <w:t>were</w:t>
      </w:r>
      <w:r>
        <w:t xml:space="preserve"> taken from Table S2 of Mazor et al </w:t>
      </w:r>
      <w:r w:rsidR="00B04AB1">
        <w:fldChar w:fldCharType="begin"/>
      </w:r>
      <w:r w:rsidR="000968D5">
        <w:instrText xml:space="preserve"> ADDIN ZOTERO_ITEM CSL_CITATION {"citationID":"RlEbDFuy","properties":{"formattedCitation":"\\super 45\\nosupersub{}","plainCitation":"45","noteIndex":0},"citationItems":[{"id":285,"uris":["http://zotero.org/groups/6001417/items/LC8XP3JZ"],"itemData":{"id":285,"type":"article-journal","abstract":"Abstract\n            Bottom trawl fishing is a controversial activity. It yields about a quarter of the world's wild seafood, but also has impacts on the marine environment. Recent advances have quantified and improved understanding of large‐scale impacts of trawling on the seabed. However, such information needs to be coupled with distributions of benthic invertebrates (benthos) to assess whether these populations are being sustained under current trawling regimes. This study collated data from 13 diverse regions of the globe spanning four continents. Within each region, we combined trawl intensity distributions and predicted abundance distributions of benthos groups with impact and recovery parameters for taxonomic classes in a risk assessment model to estimate benthos status. The exposure of 220 predicted benthos‐group distributions to trawling intensity (as swept area ratio) ranged between 0% and 210% (mean = 37%) of abundance. However, benthos status, an indicator of the depleted abundance under chronic trawling pressure as a proportion of untrawled state, ranged between 0.86 and 1 (mean = 0.99), with 78% of benthos groups &gt; 0.95. Mean benthos status was lowest in regions of Europe and Africa, and for taxonomic classes Bivalvia and Gastropoda. Our results demonstrate that while spatial overlap studies can help infer general patterns of potential risk, actual risks cannot be evaluated without using an assessment model that incorporates trawl impact and recovery metrics. These quantitative outputs are essential for sustainability assessments, and together with reference points and thresholds, can help managers ensure use of the marine environment is sustainable under the ecosystem approach to management.","container-title":"Fish and Fisheries","DOI":"10.1111/faf.12506","ISSN":"1467-2960, 1467-2979","issue":"1","journalAbbreviation":"Fish and Fisheries","language":"en","page":"72-86","source":"DOI.org (Crossref)","title":"Trawl fishing impacts on the status of seabed fauna in diverse regions of the globe","volume":"22","author":[{"family":"Mazor","given":"Tessa"},{"family":"Pitcher","given":"C. Roland"},{"family":"Rochester","given":"Wayne"},{"family":"Kaiser","given":"Michel J."},{"family":"Hiddink","given":"Jan G."},{"family":"Jennings","given":"Simon"},{"family":"Amoroso","given":"Ricardo"},{"family":"McConnaughey","given":"Robert A."},{"family":"Rijnsdorp","given":"Adriaan D."},{"family":"Parma","given":"Ana M."},{"family":"Suuronen","given":"Petri"},{"family":"Collie","given":"Jeremy"},{"family":"Sciberras","given":"Marija"},{"family":"Atkinson","given":"Lara"},{"family":"Durholtz","given":"Deon"},{"family":"Ellis","given":"Jim R"},{"family":"Bolam","given":"Stefan G."},{"family":"Schratzberger","given":"Michaela"},{"family":"Couce","given":"Elena"},{"family":"Eggleton","given":"Jacqueline"},{"family":"Garcia","given":"Clement"},{"family":"Kainge","given":"Paulus"},{"family":"Paulus","given":"Sarah"},{"family":"Kathena","given":"Johannes N."},{"family":"Gogina","given":"Mayya"},{"family":"Van Denderen","given":"P. Daniël"},{"family":"Keller","given":"Aimee A."},{"family":"Horness","given":"Beth H."},{"family":"Hilborn","given":"Ray"}],"issued":{"date-parts":[["2021",1]]}},"suppress-author":true}],"schema":"https://github.com/citation-style-language/schema/raw/master/csl-citation.json"} </w:instrText>
      </w:r>
      <w:r w:rsidR="00B04AB1">
        <w:fldChar w:fldCharType="separate"/>
      </w:r>
      <w:r w:rsidR="000968D5" w:rsidRPr="000968D5">
        <w:rPr>
          <w:vertAlign w:val="superscript"/>
        </w:rPr>
        <w:t>45</w:t>
      </w:r>
      <w:r w:rsidR="00B04AB1">
        <w:fldChar w:fldCharType="end"/>
      </w:r>
      <w:r>
        <w:t>.</w:t>
      </w:r>
    </w:p>
    <w:p w14:paraId="532048AD" w14:textId="003351B7" w:rsidR="000970A1" w:rsidRDefault="00000000">
      <w:r>
        <w:t>G</w:t>
      </w:r>
      <w:r w:rsidR="00B970C3">
        <w:t>FW</w:t>
      </w:r>
      <w:r>
        <w:t xml:space="preserve"> has estimated the swept area for the continental shelf regions of each country and the Antarctic using AIS data</w:t>
      </w:r>
      <w:r w:rsidR="00935DA3">
        <w:fldChar w:fldCharType="begin"/>
      </w:r>
      <w:r w:rsidR="000968D5">
        <w:instrText xml:space="preserve"> ADDIN ZOTERO_ITEM CSL_CITATION {"citationID":"7uDzliM7","properties":{"unsorted":false,"formattedCitation":"\\super 47\\nosupersub{}","plainCitation":"47","noteIndex":0},"citationItems":[{"id":3302,"uris":["http://zotero.org/groups/6001417/items/2KVV99EP"],"itemData":{"id":3302,"type":"dataset","DOI":"10.5281/zenodo.14982712","title":"Global Apparent Fishing Effort Dataset, Version 3.0","URL":"https://globalfishingwatch.org/data-download/datasets/public-fishing-effort","author":[{"literal":"Global Fishing Watch"}],"issued":{"date-parts":[["2025"]]}}}],"schema":"https://github.com/citation-style-language/schema/raw/master/csl-citation.json"} </w:instrText>
      </w:r>
      <w:r w:rsidR="00935DA3">
        <w:fldChar w:fldCharType="separate"/>
      </w:r>
      <w:r w:rsidR="000968D5" w:rsidRPr="000968D5">
        <w:rPr>
          <w:vertAlign w:val="superscript"/>
        </w:rPr>
        <w:t>47</w:t>
      </w:r>
      <w:r w:rsidR="00935DA3">
        <w:fldChar w:fldCharType="end"/>
      </w:r>
      <w:r>
        <w:t xml:space="preserve">. The relative overall benthic status as a function of the regional SAR is shown in Figure 4 of Pitcher et al </w:t>
      </w:r>
      <w:r w:rsidR="00B04AB1">
        <w:fldChar w:fldCharType="begin"/>
      </w:r>
      <w:r w:rsidR="000968D5">
        <w:instrText xml:space="preserve"> ADDIN ZOTERO_ITEM CSL_CITATION {"citationID":"HzQFArxR","properties":{"unsorted":false,"formattedCitation":"\\super 46\\nosupersub{}","plainCitation":"46","noteIndex":0},"citationItems":[{"id":292,"uris":["http://zotero.org/groups/6001417/items/NGM4932K"],"itemData":{"id":292,"type":"article-journal","abstract":"Significance\n            We estimated the biological state of seabed sedimentary habitats, with specified uncertainty, in 24 trawled regions worldwide. Seabed status differed greatly among regions (from 0.25 to 0.999, relative to an untrawled state of 1); 15 regions had average status &gt; 0.9. Two-thirds of all assessed seabed area was untrawled with status = 1, 93% had status &gt; 0.8, but 1.5% had status = 0. The total area swept by trawling was a strong driver of regional status, providing a relationship to predict status from the regional estimated total amount of trawling. Seabed status is high in regions where fisheries are exploited sustainably—emphasizing that good fishery management contributes to better ecosystem outcomes—and, conversely, low status highlights regions needing improved management.\n          , \n            Bottom trawling is widespread globally and impacts seabed habitats. However, risks from trawling remain unquantified at large scales in most regions. We address these issues by synthesizing evidence on the impacts of different trawl-gear types, seabed recovery rates, and spatial distributions of trawling intensity in a quantitative indicator of biotic status (relative amount of pretrawling biota) for sedimentary habitats, where most bottom-trawling occurs, in 24 regions worldwide. Regional average status relative to an untrawled state (=1) was high (&gt;0.9) in 15 regions, but &lt;0.7 in three (European) regions and only 0.25 in the Adriatic Sea. Across all regions, 66% of seabed area was not trawled (status = 1), 1.5% was depleted (status = 0), and 93% had status &gt; 0.8. These assessments are first order, based on parameters estimated with uncertainty from meta-analyses; we recommend regional analyses to refine parameters for local specificity. Nevertheless, our results are sufficiently robust to highlight regions needing more effective management to reduce exploitation and improve stock sustainability and seabed environmental status—while also showing seabed status was high (&gt;0.95) in regions where catches of trawled fish stocks meet accepted benchmarks for sustainable exploitation, demonstrating that environmental benefits accrue from effective fisheries management. Furthermore, regional seabed status was related to the proportional area swept by trawling, enabling preliminary predictions of regional status when only the total amount of trawling is known. This research advances seascape-scale understanding of trawl impacts in regions around the world, enables quantitative assessment of sustainability risks, and facilitates implementation of an ecosystem approach to trawl fisheries management globally.","container-title":"Proceedings of the National Academy of Sciences","DOI":"10.1073/pnas.2109449119","ISSN":"0027-8424, 1091-6490","issue":"2","journalAbbreviation":"Proc. Natl. Acad. Sci. U.S.A.","language":"en","page":"e2109449119","source":"DOI.org (Crossref)","title":"Trawl impacts on the relative status of biotic communities of seabed sedimentary habitats in 24 regions worldwide","volume":"119","author":[{"family":"Pitcher","given":"C. Roland"},{"family":"Hiddink","given":"Jan G."},{"family":"Jennings","given":"Simon"},{"family":"Collie","given":"Jeremy"},{"family":"Parma","given":"Ana M."},{"family":"Amoroso","given":"Ricardo"},{"family":"Mazor","given":"Tessa"},{"family":"Sciberras","given":"Marija"},{"family":"McConnaughey","given":"Robert A."},{"family":"Rijnsdorp","given":"Adriaan D."},{"family":"Kaiser","given":"Michel J."},{"family":"Suuronen","given":"Petri"},{"family":"Hilborn","given":"Ray"}],"issued":{"date-parts":[["2022",1,11]]}}}],"schema":"https://github.com/citation-style-language/schema/raw/master/csl-citation.json"} </w:instrText>
      </w:r>
      <w:r w:rsidR="00B04AB1">
        <w:fldChar w:fldCharType="separate"/>
      </w:r>
      <w:r w:rsidR="000968D5" w:rsidRPr="000968D5">
        <w:rPr>
          <w:vertAlign w:val="superscript"/>
        </w:rPr>
        <w:t>46</w:t>
      </w:r>
      <w:r w:rsidR="00B04AB1">
        <w:fldChar w:fldCharType="end"/>
      </w:r>
      <w:r>
        <w:t>.</w:t>
      </w:r>
    </w:p>
    <w:p w14:paraId="1890FDE6" w14:textId="77777777" w:rsidR="000970A1" w:rsidRDefault="00000000">
      <w:pPr>
        <w:numPr>
          <w:ilvl w:val="0"/>
          <w:numId w:val="1"/>
        </w:numPr>
      </w:pPr>
      <m:oMath>
        <m:sSub>
          <m:sSubPr>
            <m:ctrlPr>
              <w:rPr>
                <w:rFonts w:ascii="Cambria Math" w:hAnsi="Cambria Math"/>
              </w:rPr>
            </m:ctrlPr>
          </m:sSubPr>
          <m:e>
            <m:r>
              <w:rPr>
                <w:rFonts w:ascii="Cambria Math" w:hAnsi="Cambria Math"/>
              </w:rPr>
              <m:t>RBS</m:t>
            </m:r>
          </m:e>
          <m:sub>
            <m:r>
              <w:rPr>
                <w:rFonts w:ascii="Cambria Math" w:hAnsi="Cambria Math"/>
              </w:rPr>
              <m:t>c,y</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(-0.123*</m:t>
            </m:r>
            <m:sSub>
              <m:sSubPr>
                <m:ctrlPr>
                  <w:rPr>
                    <w:rFonts w:ascii="Cambria Math" w:hAnsi="Cambria Math"/>
                  </w:rPr>
                </m:ctrlPr>
              </m:sSubPr>
              <m:e>
                <m:r>
                  <w:rPr>
                    <w:rFonts w:ascii="Cambria Math" w:hAnsi="Cambria Math"/>
                  </w:rPr>
                  <m:t>SAR</m:t>
                </m:r>
              </m:e>
              <m:sub>
                <m:r>
                  <w:rPr>
                    <w:rFonts w:ascii="Cambria Math" w:hAnsi="Cambria Math"/>
                  </w:rPr>
                  <m:t>c,y</m:t>
                </m:r>
              </m:sub>
            </m:sSub>
            <m:r>
              <w:rPr>
                <w:rFonts w:ascii="Cambria Math" w:hAnsi="Cambria Math"/>
              </w:rPr>
              <m:t xml:space="preserve">) </m:t>
            </m:r>
          </m:sup>
        </m:sSup>
      </m:oMath>
    </w:p>
    <w:p w14:paraId="0D692D5C" w14:textId="6B3FF10B" w:rsidR="000970A1" w:rsidRPr="00385715" w:rsidRDefault="00000000" w:rsidP="00DA0850">
      <m:oMath>
        <m:sSub>
          <m:sSubPr>
            <m:ctrlPr>
              <w:rPr>
                <w:rFonts w:ascii="Cambria Math" w:hAnsi="Cambria Math"/>
              </w:rPr>
            </m:ctrlPr>
          </m:sSubPr>
          <m:e>
            <m:r>
              <w:rPr>
                <w:rFonts w:ascii="Cambria Math" w:hAnsi="Cambria Math"/>
              </w:rPr>
              <m:t>RBS</m:t>
            </m:r>
          </m:e>
          <m:sub>
            <m:r>
              <w:rPr>
                <w:rFonts w:ascii="Cambria Math" w:hAnsi="Cambria Math"/>
              </w:rPr>
              <m:t>c,y</m:t>
            </m:r>
          </m:sub>
        </m:sSub>
      </m:oMath>
      <w:r>
        <w:t xml:space="preserve"> is the relative benthic status of the aggregate benthic infauna and epifauna in country </w:t>
      </w:r>
      <w:r>
        <w:rPr>
          <w:i/>
          <w:iCs/>
        </w:rPr>
        <w:t>c</w:t>
      </w:r>
      <w:r>
        <w:t xml:space="preserve"> in year </w:t>
      </w:r>
      <w:r>
        <w:rPr>
          <w:i/>
          <w:iCs/>
        </w:rPr>
        <w:t>y</w:t>
      </w:r>
      <w:r>
        <w:t>. We used the G</w:t>
      </w:r>
      <w:r w:rsidR="006B2FA0">
        <w:t>FW</w:t>
      </w:r>
      <w:r>
        <w:t xml:space="preserve"> swept area estimate for each country in 2023 for both bottom and midwater trawls, and from that, the SAR </w:t>
      </w:r>
      <w:r w:rsidR="00DA0850">
        <w:t>the SAR is the total swept area divided by the area of the continental shelf.</w:t>
      </w:r>
      <w:r>
        <w:t xml:space="preserve"> We used the estimated relative global fishing effort (using total engine power) for the years 1950 to 2015 from Figure 1C of Rousseau et al</w:t>
      </w:r>
      <w:r w:rsidR="00B04AB1">
        <w:fldChar w:fldCharType="begin"/>
      </w:r>
      <w:r w:rsidR="000968D5">
        <w:instrText xml:space="preserve"> ADDIN ZOTERO_ITEM CSL_CITATION {"citationID":"l0FXuQUy","properties":{"unsorted":false,"formattedCitation":"\\super 49\\nosupersub{}","plainCitation":"49","noteIndex":0},"citationItems":[{"id":3134,"uris":["http://zotero.org/groups/6001417/items/VECM743V"],"itemData":{"id":3134,"type":"article-journal","container-title":"Proceedings of the national academy of sciences","ISSN":"0027-8424","issue":"25","journalAbbreviation":"Proceedings of the national academy of sciences","page":"12238-12243","publisher":"National Academy of Sciences","title":"Evolution of global marine fishing fleets and the response of fished resources","volume":"116","author":[{"family":"Rousseau","given":"Yannick"},{"family":"Watson","given":"Reg A"},{"family":"Blanchard","given":"Julia L"},{"family":"Fulton","given":"Elizabeth A"}],"issued":{"date-parts":[["2019"]]}}}],"schema":"https://github.com/citation-style-language/schema/raw/master/csl-citation.json"} </w:instrText>
      </w:r>
      <w:r w:rsidR="00B04AB1">
        <w:fldChar w:fldCharType="separate"/>
      </w:r>
      <w:r w:rsidR="000968D5" w:rsidRPr="000968D5">
        <w:rPr>
          <w:vertAlign w:val="superscript"/>
        </w:rPr>
        <w:t>49</w:t>
      </w:r>
      <w:r w:rsidR="00B04AB1">
        <w:fldChar w:fldCharType="end"/>
      </w:r>
      <w:r>
        <w:t xml:space="preserve">. and scaled the SAR for each country and year proportionally to the measure of effort.  </w:t>
      </w:r>
      <w:r w:rsidR="00DA0850">
        <w:t>Fishing effort was estimated using</w:t>
      </w:r>
      <w:r>
        <w:t xml:space="preserve"> fishing vessel engine power, which increased roughly 7-fold during that time. We fit a 3rd-order polynomial to the </w:t>
      </w:r>
      <w:r w:rsidR="00385715">
        <w:t xml:space="preserve">extracted relative global fishing effort </w:t>
      </w:r>
      <w:r>
        <w:t>values to project forward to 2023</w:t>
      </w:r>
      <w:r w:rsidR="00385715">
        <w:t>, the last year with available data</w:t>
      </w:r>
      <w:r>
        <w:t>.</w:t>
      </w:r>
      <w:r w:rsidR="00385715">
        <w:t xml:space="preserve"> The swept area ratio, </w:t>
      </w:r>
      <m:oMath>
        <m:sSub>
          <m:sSubPr>
            <m:ctrlPr>
              <w:rPr>
                <w:rFonts w:ascii="Cambria Math" w:hAnsi="Cambria Math"/>
              </w:rPr>
            </m:ctrlPr>
          </m:sSubPr>
          <m:e>
            <m:r>
              <w:rPr>
                <w:rFonts w:ascii="Cambria Math" w:hAnsi="Cambria Math"/>
              </w:rPr>
              <m:t>SAR</m:t>
            </m:r>
          </m:e>
          <m:sub>
            <m:r>
              <w:rPr>
                <w:rFonts w:ascii="Cambria Math" w:hAnsi="Cambria Math"/>
              </w:rPr>
              <m:t>c,y</m:t>
            </m:r>
          </m:sub>
        </m:sSub>
      </m:oMath>
      <w:r w:rsidR="00385715">
        <w:t>, for country</w:t>
      </w:r>
      <w:r w:rsidR="00385715">
        <w:rPr>
          <w:i/>
          <w:iCs/>
        </w:rPr>
        <w:t xml:space="preserve"> c</w:t>
      </w:r>
      <w:r w:rsidR="00385715">
        <w:t xml:space="preserve"> in year </w:t>
      </w:r>
      <w:r w:rsidR="00385715">
        <w:rPr>
          <w:i/>
          <w:iCs/>
        </w:rPr>
        <w:t>y</w:t>
      </w:r>
      <w:r w:rsidR="00385715">
        <w:t xml:space="preserve"> is calculated by</w:t>
      </w:r>
    </w:p>
    <w:p w14:paraId="16FDDCDE" w14:textId="77777777" w:rsidR="000970A1" w:rsidRDefault="00000000">
      <w:pPr>
        <w:numPr>
          <w:ilvl w:val="0"/>
          <w:numId w:val="1"/>
        </w:numPr>
      </w:pPr>
      <m:oMath>
        <m:sSub>
          <m:sSubPr>
            <m:ctrlPr>
              <w:rPr>
                <w:rFonts w:ascii="Cambria Math" w:hAnsi="Cambria Math"/>
              </w:rPr>
            </m:ctrlPr>
          </m:sSubPr>
          <m:e>
            <m:r>
              <w:rPr>
                <w:rFonts w:ascii="Cambria Math" w:hAnsi="Cambria Math"/>
              </w:rPr>
              <m:t>SAR</m:t>
            </m:r>
          </m:e>
          <m:sub>
            <m:r>
              <w:rPr>
                <w:rFonts w:ascii="Cambria Math" w:hAnsi="Cambria Math"/>
              </w:rPr>
              <m:t>c,y</m:t>
            </m:r>
          </m:sub>
        </m:sSub>
        <m:r>
          <w:rPr>
            <w:rFonts w:ascii="Cambria Math" w:hAnsi="Cambria Math"/>
          </w:rPr>
          <m:t>=</m:t>
        </m:r>
        <m:sSub>
          <m:sSubPr>
            <m:ctrlPr>
              <w:rPr>
                <w:rFonts w:ascii="Cambria Math" w:hAnsi="Cambria Math"/>
              </w:rPr>
            </m:ctrlPr>
          </m:sSubPr>
          <m:e>
            <m:r>
              <w:rPr>
                <w:rFonts w:ascii="Cambria Math" w:hAnsi="Cambria Math"/>
              </w:rPr>
              <m:t>SAR</m:t>
            </m:r>
          </m:e>
          <m:sub>
            <m:r>
              <w:rPr>
                <w:rFonts w:ascii="Cambria Math" w:hAnsi="Cambria Math"/>
              </w:rPr>
              <m:t>c,2023</m:t>
            </m:r>
          </m:sub>
        </m:sSub>
        <m:r>
          <w:rPr>
            <w:rFonts w:ascii="Cambria Math" w:hAnsi="Cambria Math"/>
          </w:rPr>
          <m:t>*SAR</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y</m:t>
                </m:r>
              </m:sub>
            </m:sSub>
          </m:num>
          <m:den>
            <m:sSub>
              <m:sSubPr>
                <m:ctrlPr>
                  <w:rPr>
                    <w:rFonts w:ascii="Cambria Math" w:hAnsi="Cambria Math"/>
                  </w:rPr>
                </m:ctrlPr>
              </m:sSubPr>
              <m:e>
                <m:r>
                  <w:rPr>
                    <w:rFonts w:ascii="Cambria Math" w:hAnsi="Cambria Math"/>
                  </w:rPr>
                  <m:t>E</m:t>
                </m:r>
              </m:e>
              <m:sub>
                <m:r>
                  <w:rPr>
                    <w:rFonts w:ascii="Cambria Math" w:hAnsi="Cambria Math"/>
                  </w:rPr>
                  <m:t>2023</m:t>
                </m:r>
              </m:sub>
            </m:sSub>
          </m:den>
        </m:f>
        <m:r>
          <w:rPr>
            <w:rFonts w:ascii="Cambria Math" w:hAnsi="Cambria Math"/>
          </w:rPr>
          <m:t xml:space="preserve"> </m:t>
        </m:r>
      </m:oMath>
    </w:p>
    <w:p w14:paraId="240EFE34" w14:textId="0AAA2E0A" w:rsidR="000970A1" w:rsidRDefault="00000000">
      <w:r>
        <w:t xml:space="preserve">Where </w:t>
      </w:r>
      <m:oMath>
        <m:sSub>
          <m:sSubPr>
            <m:ctrlPr>
              <w:rPr>
                <w:rFonts w:ascii="Cambria Math" w:hAnsi="Cambria Math"/>
              </w:rPr>
            </m:ctrlPr>
          </m:sSubPr>
          <m:e>
            <m:r>
              <w:rPr>
                <w:rFonts w:ascii="Cambria Math" w:hAnsi="Cambria Math"/>
              </w:rPr>
              <m:t>E</m:t>
            </m:r>
          </m:e>
          <m:sub>
            <m:r>
              <w:rPr>
                <w:rFonts w:ascii="Cambria Math" w:hAnsi="Cambria Math"/>
              </w:rPr>
              <m:t>y</m:t>
            </m:r>
          </m:sub>
        </m:sSub>
      </m:oMath>
      <w:r>
        <w:t xml:space="preserve"> is the total engine power in year </w:t>
      </w:r>
      <w:r w:rsidRPr="00385715">
        <w:rPr>
          <w:i/>
          <w:iCs/>
        </w:rPr>
        <w:t>y</w:t>
      </w:r>
      <w:r>
        <w:t xml:space="preserve"> from Rousseau et al.</w:t>
      </w:r>
      <w:r w:rsidR="00B04AB1">
        <w:fldChar w:fldCharType="begin"/>
      </w:r>
      <w:r w:rsidR="000968D5">
        <w:instrText xml:space="preserve"> ADDIN ZOTERO_ITEM CSL_CITATION {"citationID":"D0O8cimj","properties":{"unsorted":false,"formattedCitation":"\\super 49\\nosupersub{}","plainCitation":"49","noteIndex":0},"citationItems":[{"id":3134,"uris":["http://zotero.org/groups/6001417/items/VECM743V"],"itemData":{"id":3134,"type":"article-journal","container-title":"Proceedings of the national academy of sciences","ISSN":"0027-8424","issue":"25","journalAbbreviation":"Proceedings of the national academy of sciences","page":"12238-12243","publisher":"National Academy of Sciences","title":"Evolution of global marine fishing fleets and the response of fished resources","volume":"116","author":[{"family":"Rousseau","given":"Yannick"},{"family":"Watson","given":"Reg A"},{"family":"Blanchard","given":"Julia L"},{"family":"Fulton","given":"Elizabeth A"}],"issued":{"date-parts":[["2019"]]}}}],"schema":"https://github.com/citation-style-language/schema/raw/master/csl-citation.json"} </w:instrText>
      </w:r>
      <w:r w:rsidR="00B04AB1">
        <w:fldChar w:fldCharType="separate"/>
      </w:r>
      <w:r w:rsidR="000968D5" w:rsidRPr="000968D5">
        <w:rPr>
          <w:vertAlign w:val="superscript"/>
        </w:rPr>
        <w:t>49</w:t>
      </w:r>
      <w:r w:rsidR="00B04AB1">
        <w:fldChar w:fldCharType="end"/>
      </w:r>
      <w:r w:rsidR="00385715">
        <w:t>.</w:t>
      </w:r>
    </w:p>
    <w:p w14:paraId="6E3AC44A" w14:textId="3D6824EB" w:rsidR="000970A1" w:rsidRDefault="00000000">
      <w:r>
        <w:t xml:space="preserve">To calculate the global </w:t>
      </w:r>
      <w:r w:rsidR="0078023E">
        <w:t>RBS</w:t>
      </w:r>
      <w:r>
        <w:t xml:space="preserve"> each year, we </w:t>
      </w:r>
      <w:r w:rsidR="00385715">
        <w:t>weighed</w:t>
      </w:r>
      <w:r>
        <w:t xml:space="preserve"> the RBS for each country by the shelf area of each country </w:t>
      </w:r>
      <m:oMath>
        <m:sSub>
          <m:sSubPr>
            <m:ctrlPr>
              <w:rPr>
                <w:rFonts w:ascii="Cambria Math" w:hAnsi="Cambria Math"/>
              </w:rPr>
            </m:ctrlPr>
          </m:sSubPr>
          <m:e>
            <m:r>
              <w:rPr>
                <w:rFonts w:ascii="Cambria Math" w:hAnsi="Cambria Math"/>
              </w:rPr>
              <m:t>A</m:t>
            </m:r>
          </m:e>
          <m:sub>
            <m:r>
              <w:rPr>
                <w:rFonts w:ascii="Cambria Math" w:hAnsi="Cambria Math"/>
              </w:rPr>
              <m:t>c</m:t>
            </m:r>
          </m:sub>
        </m:sSub>
      </m:oMath>
      <w:r>
        <w:t>.</w:t>
      </w:r>
    </w:p>
    <w:p w14:paraId="5F893BF3" w14:textId="77777777" w:rsidR="000970A1" w:rsidRDefault="00000000">
      <w:pPr>
        <w:numPr>
          <w:ilvl w:val="0"/>
          <w:numId w:val="1"/>
        </w:numPr>
      </w:pPr>
      <m:oMath>
        <m:sSub>
          <m:sSubPr>
            <m:ctrlPr>
              <w:rPr>
                <w:rFonts w:ascii="Cambria Math" w:hAnsi="Cambria Math"/>
              </w:rPr>
            </m:ctrlPr>
          </m:sSubPr>
          <m:e>
            <m:r>
              <w:rPr>
                <w:rFonts w:ascii="Cambria Math" w:hAnsi="Cambria Math"/>
              </w:rPr>
              <m:t>RBS</m:t>
            </m:r>
          </m:e>
          <m:sub>
            <m:r>
              <w:rPr>
                <w:rFonts w:ascii="Cambria Math" w:hAnsi="Cambria Math"/>
              </w:rPr>
              <m:t>global,y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RBS</m:t>
                </m:r>
              </m:e>
              <m:sub>
                <m:r>
                  <w:rPr>
                    <w:rFonts w:ascii="Cambria Math" w:hAnsi="Cambria Math"/>
                  </w:rPr>
                  <m:t>c,y</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num>
          <m:den>
            <m:sSub>
              <m:sSubPr>
                <m:ctrlPr>
                  <w:rPr>
                    <w:rFonts w:ascii="Cambria Math" w:hAnsi="Cambria Math"/>
                  </w:rPr>
                </m:ctrlPr>
              </m:sSubPr>
              <m:e>
                <m:r>
                  <w:rPr>
                    <w:rFonts w:ascii="Cambria Math" w:hAnsi="Cambria Math"/>
                  </w:rPr>
                  <m:t>∑</m:t>
                </m:r>
              </m:e>
              <m:sub>
                <m:r>
                  <w:rPr>
                    <w:rFonts w:ascii="Cambria Math" w:hAnsi="Cambria Math"/>
                  </w:rPr>
                  <m:t>c</m:t>
                </m:r>
              </m:sub>
            </m:sSub>
            <m:sSub>
              <m:sSubPr>
                <m:ctrlPr>
                  <w:rPr>
                    <w:rFonts w:ascii="Cambria Math" w:hAnsi="Cambria Math"/>
                  </w:rPr>
                </m:ctrlPr>
              </m:sSubPr>
              <m:e>
                <m:r>
                  <w:rPr>
                    <w:rFonts w:ascii="Cambria Math" w:hAnsi="Cambria Math"/>
                  </w:rPr>
                  <m:t>A</m:t>
                </m:r>
              </m:e>
              <m:sub>
                <m:r>
                  <w:rPr>
                    <w:rFonts w:ascii="Cambria Math" w:hAnsi="Cambria Math"/>
                  </w:rPr>
                  <m:t>c</m:t>
                </m:r>
              </m:sub>
            </m:sSub>
          </m:den>
        </m:f>
        <m:r>
          <w:rPr>
            <w:rFonts w:ascii="Cambria Math" w:hAnsi="Cambria Math"/>
          </w:rPr>
          <m:t xml:space="preserve"> </m:t>
        </m:r>
      </m:oMath>
    </w:p>
    <w:p w14:paraId="2ECDB6DD" w14:textId="3734C138" w:rsidR="000970A1" w:rsidRDefault="00597693">
      <w:r>
        <w:t xml:space="preserve">We assumed that the change in fishing effort, and thus SAR, was uniform across countries, but this is unlikely to be true. Large-scale bottom trawling was not commonly practiced outside of Europe in 1950, and many countries had later, but much more rapid increases in trawl fishing.  Perhaps most importantly, the current GFW model for trawling depends on vessel tracking using AIS, which does not cover all vessels, particularly in many </w:t>
      </w:r>
      <w:commentRangeStart w:id="108"/>
      <w:commentRangeStart w:id="109"/>
      <w:commentRangeStart w:id="110"/>
      <w:r>
        <w:t>LDC</w:t>
      </w:r>
      <w:commentRangeEnd w:id="109"/>
      <w:r w:rsidR="00091140">
        <w:rPr>
          <w:rStyle w:val="CommentReference"/>
          <w:sz w:val="24"/>
          <w:szCs w:val="24"/>
        </w:rPr>
        <w:commentReference w:id="109"/>
      </w:r>
      <w:commentRangeEnd w:id="110"/>
      <w:r w:rsidR="00DA0850">
        <w:rPr>
          <w:rStyle w:val="CommentReference"/>
          <w:sz w:val="24"/>
          <w:szCs w:val="24"/>
        </w:rPr>
        <w:commentReference w:id="110"/>
      </w:r>
      <w:r>
        <w:t>s</w:t>
      </w:r>
      <w:commentRangeEnd w:id="108"/>
      <w:r w:rsidR="00B970C3">
        <w:rPr>
          <w:rStyle w:val="CommentReference"/>
          <w:sz w:val="24"/>
          <w:szCs w:val="24"/>
        </w:rPr>
        <w:commentReference w:id="108"/>
      </w:r>
      <w:r>
        <w:t xml:space="preserve">. In addition, the current GFW algorithm does not distinguish between midwater and bottom trawls; midwater trawls do not </w:t>
      </w:r>
      <w:r w:rsidR="007637B6">
        <w:t xml:space="preserve">typically </w:t>
      </w:r>
      <w:r>
        <w:t xml:space="preserve">impact benthic epifauna and infauna (with some exceptions). In general, the total amount of effort in bottom trawling is higher than in midwater trawling. We tested the sensitivity of our results to the underestimation of trawl swept area by AIS estimates in two ways.  First, we doubled the SAR for all countries and all years </w:t>
      </w:r>
      <w:r w:rsidR="006B3455">
        <w:t xml:space="preserve">recalculated </w:t>
      </w:r>
      <w:r>
        <w:t xml:space="preserve">RBS. Secondly, we classified each country into estimated ‘low’ and </w:t>
      </w:r>
      <w:r w:rsidR="006B3455">
        <w:t>‘</w:t>
      </w:r>
      <w:r>
        <w:t xml:space="preserve">high’ AIS coverage and multiplied the AIS estimate of swept area in low-coverage nations by 10.  This was done to generate a scenario where </w:t>
      </w:r>
      <w:r w:rsidR="00DA0850">
        <w:t xml:space="preserve">the </w:t>
      </w:r>
      <w:r w:rsidR="006B3455">
        <w:t>area swept by trawling is dramatically underestimated by AIS coverage</w:t>
      </w:r>
      <w:r>
        <w:t xml:space="preserve"> </w:t>
      </w:r>
      <w:commentRangeStart w:id="111"/>
      <w:commentRangeStart w:id="112"/>
      <w:r>
        <w:t>Table Z</w:t>
      </w:r>
      <w:commentRangeEnd w:id="111"/>
      <w:r w:rsidR="002F0978">
        <w:rPr>
          <w:rStyle w:val="CommentReference"/>
          <w:sz w:val="24"/>
          <w:szCs w:val="24"/>
        </w:rPr>
        <w:commentReference w:id="111"/>
      </w:r>
      <w:commentRangeEnd w:id="112"/>
      <w:r w:rsidR="00DA0850">
        <w:rPr>
          <w:rStyle w:val="CommentReference"/>
          <w:sz w:val="24"/>
          <w:szCs w:val="24"/>
        </w:rPr>
        <w:commentReference w:id="112"/>
      </w:r>
      <w:r>
        <w:t xml:space="preserve"> shows which countries we assumed had relatively good AIS coverage; these nations generally have strong fisheries management systems. </w:t>
      </w:r>
    </w:p>
    <w:p w14:paraId="24ED111B" w14:textId="0CEAE905" w:rsidR="000970A1" w:rsidRDefault="00000000">
      <w:pPr>
        <w:rPr>
          <w:i/>
          <w:iCs/>
        </w:rPr>
      </w:pPr>
      <w:r>
        <w:rPr>
          <w:i/>
          <w:iCs/>
        </w:rPr>
        <w:t>1.</w:t>
      </w:r>
      <w:r w:rsidR="00F20D32">
        <w:rPr>
          <w:i/>
          <w:iCs/>
        </w:rPr>
        <w:t>8</w:t>
      </w:r>
      <w:r>
        <w:rPr>
          <w:i/>
          <w:iCs/>
        </w:rPr>
        <w:t>. Fishes</w:t>
      </w:r>
    </w:p>
    <w:p w14:paraId="35B603F6" w14:textId="6FB64A2F" w:rsidR="000970A1" w:rsidRDefault="00000000">
      <w:pPr>
        <w:ind w:firstLine="720"/>
      </w:pPr>
      <w:r>
        <w:t xml:space="preserve">Fishes constitute by far the largest number of species and biomass of vertebrates, which in turn are the </w:t>
      </w:r>
      <w:r w:rsidR="00077BF1">
        <w:t>most evaluated</w:t>
      </w:r>
      <w:r>
        <w:t xml:space="preserve"> marine taxonomic group with the most species listed as threatened or endangered by IUCN</w:t>
      </w:r>
      <w:r w:rsidR="00B970C3">
        <w:t xml:space="preserve"> (Table 1)</w:t>
      </w:r>
      <w:r>
        <w:t xml:space="preserve">. We </w:t>
      </w:r>
      <w:r w:rsidR="004E2F83">
        <w:t>subset</w:t>
      </w:r>
      <w:r>
        <w:t xml:space="preserve"> fishes into three groups: exploited fish (</w:t>
      </w:r>
      <w:r w:rsidR="0032252F">
        <w:t>6,340</w:t>
      </w:r>
      <w:r>
        <w:t xml:space="preserve"> species), non-exploited fish (</w:t>
      </w:r>
      <w:r w:rsidR="0032252F">
        <w:t>10,344</w:t>
      </w:r>
      <w:r>
        <w:t xml:space="preserve"> species), and cartilaginous fish </w:t>
      </w:r>
      <w:r>
        <w:lastRenderedPageBreak/>
        <w:t>(1,2</w:t>
      </w:r>
      <w:r w:rsidR="0032252F">
        <w:t>86</w:t>
      </w:r>
      <w:r>
        <w:t xml:space="preserve"> species</w:t>
      </w:r>
      <w:r w:rsidR="00935DA3">
        <w:t>; discussed later</w:t>
      </w:r>
      <w:r>
        <w:t>)</w:t>
      </w:r>
      <w:r w:rsidR="00061664">
        <w:fldChar w:fldCharType="begin"/>
      </w:r>
      <w:r w:rsidR="000968D5">
        <w:instrText xml:space="preserve"> ADDIN ZOTERO_ITEM CSL_CITATION {"citationID":"7uYCsQ1V","properties":{"unsorted":false,"formattedCitation":"\\super 50\\nosupersub{}","plainCitation":"50","noteIndex":0},"citationItems":[{"id":3172,"uris":["http://zotero.org/groups/6001417/items/GNCVWYC5"],"itemData":{"id":3172,"type":"article-journal","container-title":"In Review","title":"Exploitation bias in the Living Planet Index reflects fisheries trends more than overall vertebrate biodiversity","author":[{"family":"Wang","given":"T."},{"family":"Hilborn","given":"R."},{"family":"Webster","given":"M."}]}}],"schema":"https://github.com/citation-style-language/schema/raw/master/csl-citation.json"} </w:instrText>
      </w:r>
      <w:r w:rsidR="00061664">
        <w:fldChar w:fldCharType="separate"/>
      </w:r>
      <w:r w:rsidR="000968D5" w:rsidRPr="000968D5">
        <w:rPr>
          <w:vertAlign w:val="superscript"/>
        </w:rPr>
        <w:t>50</w:t>
      </w:r>
      <w:r w:rsidR="00061664">
        <w:fldChar w:fldCharType="end"/>
      </w:r>
      <w:r>
        <w:t xml:space="preserve">.  </w:t>
      </w:r>
      <w:commentRangeStart w:id="113"/>
      <w:commentRangeStart w:id="114"/>
      <w:r w:rsidRPr="00935DA3">
        <w:rPr>
          <w:highlight w:val="yellow"/>
        </w:rPr>
        <w:t xml:space="preserve">Among non-exploited fish, deep-sea pelagic fishes are thought to be the most abundant fish in the seas, with </w:t>
      </w:r>
      <w:commentRangeStart w:id="115"/>
      <w:r w:rsidRPr="00935DA3">
        <w:rPr>
          <w:highlight w:val="yellow"/>
        </w:rPr>
        <w:t xml:space="preserve">global </w:t>
      </w:r>
      <w:ins w:id="116" w:author="Zoe Rand" w:date="2026-08-24T11:20:00Z" w16du:dateUtc="2026-08-24T17:20:00Z">
        <w:r w:rsidR="00B970C3" w:rsidRPr="00935DA3">
          <w:rPr>
            <w:highlight w:val="yellow"/>
          </w:rPr>
          <w:t>biomass</w:t>
        </w:r>
      </w:ins>
      <w:ins w:id="117" w:author="Zoe Rand" w:date="2026-08-24T11:21:00Z" w16du:dateUtc="2026-08-24T17:21:00Z">
        <w:r w:rsidR="00B970C3" w:rsidRPr="00935DA3">
          <w:rPr>
            <w:highlight w:val="yellow"/>
          </w:rPr>
          <w:t xml:space="preserve"> (??) </w:t>
        </w:r>
      </w:ins>
      <w:r w:rsidRPr="00935DA3">
        <w:rPr>
          <w:highlight w:val="yellow"/>
        </w:rPr>
        <w:t xml:space="preserve">estimates ranging from 1 to 10 billion metric </w:t>
      </w:r>
      <w:r w:rsidR="00077BF1" w:rsidRPr="00935DA3">
        <w:rPr>
          <w:highlight w:val="yellow"/>
        </w:rPr>
        <w:t>tons</w:t>
      </w:r>
      <w:r w:rsidRPr="00935DA3">
        <w:rPr>
          <w:highlight w:val="yellow"/>
        </w:rPr>
        <w:t xml:space="preserve"> compared to all other fishes estimated to be roughly 1 billion </w:t>
      </w:r>
      <w:r w:rsidR="00077BF1" w:rsidRPr="00935DA3">
        <w:rPr>
          <w:highlight w:val="yellow"/>
        </w:rPr>
        <w:t>tons</w:t>
      </w:r>
      <w:commentRangeEnd w:id="115"/>
      <w:r w:rsidR="002F0978" w:rsidRPr="00935DA3">
        <w:rPr>
          <w:rStyle w:val="CommentReference"/>
          <w:sz w:val="24"/>
          <w:szCs w:val="24"/>
          <w:highlight w:val="yellow"/>
        </w:rPr>
        <w:commentReference w:id="115"/>
      </w:r>
      <w:r w:rsidRPr="00935DA3">
        <w:rPr>
          <w:highlight w:val="yellow"/>
        </w:rPr>
        <w:t>.</w:t>
      </w:r>
      <w:r>
        <w:t xml:space="preserve"> </w:t>
      </w:r>
      <w:commentRangeEnd w:id="113"/>
      <w:r w:rsidR="000B2EA3">
        <w:rPr>
          <w:rStyle w:val="CommentReference"/>
          <w:sz w:val="24"/>
          <w:szCs w:val="24"/>
        </w:rPr>
        <w:commentReference w:id="113"/>
      </w:r>
      <w:commentRangeEnd w:id="114"/>
      <w:r w:rsidR="00A96840">
        <w:rPr>
          <w:rStyle w:val="CommentReference"/>
          <w:sz w:val="24"/>
          <w:szCs w:val="24"/>
        </w:rPr>
        <w:commentReference w:id="114"/>
      </w:r>
      <w:r>
        <w:t>There have been few attempts to exploit deep-sea pelagic</w:t>
      </w:r>
      <w:r w:rsidR="00077BF1">
        <w:t xml:space="preserve"> fishes;</w:t>
      </w:r>
      <w:r>
        <w:t xml:space="preserve"> none on a large scale, so exploitation cannot be considered to have large impacts in their abundance. Forage pelagic</w:t>
      </w:r>
      <w:r w:rsidR="00077BF1">
        <w:t xml:space="preserve"> fishes</w:t>
      </w:r>
      <w:r w:rsidR="00B04AB1">
        <w:fldChar w:fldCharType="begin"/>
      </w:r>
      <w:r w:rsidR="000968D5">
        <w:instrText xml:space="preserve"> ADDIN ZOTERO_ITEM CSL_CITATION {"citationID":"b4UW2Wef","properties":{"unsorted":false,"formattedCitation":"\\super 51\\nosupersub{}","plainCitation":"51","noteIndex":0},"citationItems":[{"id":2963,"uris":["http://zotero.org/groups/6001417/items/NFM4JKQQ"],"itemData":{"id":2963,"type":"article-journal","container-title":"Fish and Fisheries","ISSN":"1467-2960","journalAbbreviation":"Fish and Fisheries","publisher":"Wiley Online Library","title":"Advancing Ecological Understanding and Sustainable Management of Small Pelagic Fish","author":[{"family":"Peck","given":"Myron A"},{"family":"Catalán","given":"Ignacio A"},{"family":"Rykaczewski","given":"Ryan R"},{"family":"Takasuka","given":"Akinori"},{"family":"Garrido","given":"Susana"},{"family":"Asch","given":"Rebecca G"},{"family":"Baker","given":"Matthew R"},{"family":"Bowlin","given":"Noelle M"},{"family":"Boldt","given":"Jennifer"},{"family":"Brodeur","given":"Richard D"}],"issued":{"date-parts":[["2025"]]}}}],"schema":"https://github.com/citation-style-language/schema/raw/master/csl-citation.json"} </w:instrText>
      </w:r>
      <w:r w:rsidR="00B04AB1">
        <w:fldChar w:fldCharType="separate"/>
      </w:r>
      <w:r w:rsidR="000968D5" w:rsidRPr="000968D5">
        <w:rPr>
          <w:vertAlign w:val="superscript"/>
        </w:rPr>
        <w:t>51</w:t>
      </w:r>
      <w:r w:rsidR="00B04AB1">
        <w:fldChar w:fldCharType="end"/>
      </w:r>
      <w:r>
        <w:t>, other bony fishes</w:t>
      </w:r>
      <w:r w:rsidR="00B04AB1">
        <w:fldChar w:fldCharType="begin"/>
      </w:r>
      <w:r w:rsidR="000968D5">
        <w:instrText xml:space="preserve"> ADDIN ZOTERO_ITEM CSL_CITATION {"citationID":"JJnirjCw","properties":{"unsorted":false,"formattedCitation":"\\super 52\\nosupersub{}","plainCitation":"52","noteIndex":0},"citationItems":[{"id":2962,"uris":["http://zotero.org/groups/6001417/items/UF9BVM4A"],"itemData":{"id":2962,"type":"article-journal","container-title":"CONSERVATION BIOLOGY SERIES-CAMBRIDGE-","journalAbbreviation":"CONSERVATION BIOLOGY SERIES-CAMBRIDGE-","page":"147-168","publisher":"Press Syndicate of the University of Cambridge","title":"Life histories of fishes and population responses to exploitation","author":[{"family":"Reynolds","given":"John D"},{"family":"Jennings","given":"Simon"},{"family":"Dulvy","given":"Nicholas K"}],"issued":{"date-parts":[["2001"]]}}}],"schema":"https://github.com/citation-style-language/schema/raw/master/csl-citation.json"} </w:instrText>
      </w:r>
      <w:r w:rsidR="00B04AB1">
        <w:fldChar w:fldCharType="separate"/>
      </w:r>
      <w:r w:rsidR="000968D5" w:rsidRPr="000968D5">
        <w:rPr>
          <w:vertAlign w:val="superscript"/>
        </w:rPr>
        <w:t>52</w:t>
      </w:r>
      <w:r w:rsidR="00B04AB1">
        <w:fldChar w:fldCharType="end"/>
      </w:r>
      <w:r>
        <w:t>, and cartilaginous fish</w:t>
      </w:r>
      <w:r w:rsidR="00B04AB1">
        <w:fldChar w:fldCharType="begin"/>
      </w:r>
      <w:r w:rsidR="000968D5">
        <w:instrText xml:space="preserve"> ADDIN ZOTERO_ITEM CSL_CITATION {"citationID":"VnqwiOQf","properties":{"unsorted":false,"formattedCitation":"\\super 53\\nosupersub{}","plainCitation":"53","noteIndex":0},"citationItems":[{"id":2961,"uris":["http://zotero.org/groups/6001417/items/SPCWFQCP"],"itemData":{"id":2961,"type":"article-journal","container-title":"The first global integrated marine assessment, World Ocean Assessment I, United Nations","journalAbbreviation":"The first global integrated marine assessment, World Ocean Assessment I, United Nations","page":"1437-1451","publisher":"United Nations New York","title":"Sharks and other elasmobranchs","author":[{"family":"Campana","given":"Steven E"},{"family":"Ferretti","given":"Francesco"},{"family":"Rosenberg","given":"Andrew"}],"issued":{"date-parts":[["2016"]]}}}],"schema":"https://github.com/citation-style-language/schema/raw/master/csl-citation.json"} </w:instrText>
      </w:r>
      <w:r w:rsidR="00B04AB1">
        <w:fldChar w:fldCharType="separate"/>
      </w:r>
      <w:r w:rsidR="000968D5" w:rsidRPr="000968D5">
        <w:rPr>
          <w:vertAlign w:val="superscript"/>
        </w:rPr>
        <w:t>53</w:t>
      </w:r>
      <w:r w:rsidR="00B04AB1">
        <w:fldChar w:fldCharType="end"/>
      </w:r>
      <w:r>
        <w:t xml:space="preserve"> have all been exploited</w:t>
      </w:r>
      <w:r w:rsidR="004E2F83">
        <w:t xml:space="preserve"> to varying degrees</w:t>
      </w:r>
      <w:r>
        <w:t xml:space="preserve">, some species heavily. There is considerable information on exploited fishes gathered by national or international organizations. </w:t>
      </w:r>
      <w:commentRangeStart w:id="118"/>
      <w:r>
        <w:t>The Food and Agriculture Organization of the United Nations</w:t>
      </w:r>
      <w:r w:rsidR="00935DA3">
        <w:t xml:space="preserve"> (FAO)</w:t>
      </w:r>
      <w:r>
        <w:t xml:space="preserve"> </w:t>
      </w:r>
      <w:commentRangeEnd w:id="118"/>
      <w:r w:rsidR="004E2F83">
        <w:rPr>
          <w:rStyle w:val="CommentReference"/>
          <w:sz w:val="24"/>
          <w:szCs w:val="24"/>
        </w:rPr>
        <w:commentReference w:id="118"/>
      </w:r>
      <w:r>
        <w:t xml:space="preserve">maintains a database on </w:t>
      </w:r>
      <w:commentRangeStart w:id="119"/>
      <w:r>
        <w:t xml:space="preserve">annual landings of fish and reports </w:t>
      </w:r>
      <w:commentRangeEnd w:id="119"/>
      <w:r w:rsidR="00B970C3">
        <w:rPr>
          <w:rStyle w:val="CommentReference"/>
          <w:sz w:val="24"/>
          <w:szCs w:val="24"/>
        </w:rPr>
        <w:commentReference w:id="119"/>
      </w:r>
      <w:r>
        <w:t>data on 1000 individual species or taxonomic aggregates</w:t>
      </w:r>
      <w:r w:rsidR="006525A8">
        <w:t xml:space="preserve"> </w:t>
      </w:r>
      <w:ins w:id="120" w:author="Zoe Rand" w:date="2026-08-24T11:21:00Z" w16du:dateUtc="2026-08-24T17:21:00Z">
        <w:r w:rsidR="00B970C3">
          <w:t>(citation?)</w:t>
        </w:r>
      </w:ins>
      <w:ins w:id="121" w:author="Zoe Rand" w:date="2026-09-11T14:48:00Z" w16du:dateUtc="2026-09-11T21:48:00Z">
        <w:r>
          <w:t>.</w:t>
        </w:r>
      </w:ins>
      <w:r>
        <w:t xml:space="preserve"> The RAM Legacy Stock Assessment Database</w:t>
      </w:r>
      <w:r w:rsidR="00B04AB1">
        <w:fldChar w:fldCharType="begin"/>
      </w:r>
      <w:r w:rsidR="000968D5">
        <w:instrText xml:space="preserve"> ADDIN ZOTERO_ITEM CSL_CITATION {"citationID":"ZgbYfHk8","properties":{"formattedCitation":"\\super 54\\nosupersub{}","plainCitation":"54","noteIndex":0},"citationItems":[{"id":295,"uris":["http://zotero.org/groups/6001417/items/72QYY62Y"],"itemData":{"id":295,"type":"article-journal","abstract":"Meta-analyses of stock assessments can provide novel insight into marine population dynamics and the status of ﬁshed species, but the world’s main stock assessment database (the Myers Stock-Recruitment Database) is now outdated. To facilitate new analyses, we developed a new database, the RAM Legacy Stock Assessment Database, for commercially exploited marine ﬁshes and invertebrates. Time series of total biomass, spawner biomass, recruits, ﬁshing mortality and catch/landings form the core of the database. Assessments were assembled from 21 national and international management agencies for a total of 331 stocks (295 ﬁsh stocks representing 46 families and 36 invertebrate stocks representing 12 families), including nine of the world’s 10 largest ﬁsheries. Stock assessments were available from 27 large marine ecosystems, the Caspian Sea and four High Seas regions, and include the Atlantic, Paciﬁc, Indian, Arctic and Antarctic Oceans. Most assessments came from the USA, Europe, Canada, New Zealand and Australia. Assessed marine stocks represent a small proportion of harvested ﬁsh taxa (16%), and an even smaller proportion of marine ﬁsh biodiversity (1%), but provide high-quality data for intensively studied stocks. The database provides new insight into the status of exploited populations: 58% of stocks with reference points (n = 214) were estimated to be below the biomass resulting in maximum sustainable yield (BMSY) and 30% had exploitation levels above the exploitation rate resulting in maximum sustainable yield (UMSY). We anticipate that the database will facilitate new research in population dynamics and ﬁshery management, and we encourage further data contributions from stock assessment scientists.","container-title":"Fish and Fisheries","DOI":"10.1111/j.1467-2979.2011.00435.x","ISSN":"1467-2960, 1467-2979","issue":"4","journalAbbreviation":"Fish and Fisheries","language":"en","license":"http://onlinelibrary.wiley.com/termsAndConditions#vor","page":"380-398","source":"DOI.org (Crossref)","title":"Examining the knowledge base and status of commercially exploited marine species with the RAM Legacy Stock Assessment Database","volume":"13","author":[{"family":"Ricard","given":"Daniel"},{"family":"Minto","given":"Cóilín"},{"family":"Jensen","given":"Olaf P"},{"family":"Baum","given":"Julia K"}],"issued":{"date-parts":[["2012",12]]}}}],"schema":"https://github.com/citation-style-language/schema/raw/master/csl-citation.json"} </w:instrText>
      </w:r>
      <w:r w:rsidR="00B04AB1">
        <w:fldChar w:fldCharType="separate"/>
      </w:r>
      <w:r w:rsidR="000968D5" w:rsidRPr="000968D5">
        <w:rPr>
          <w:vertAlign w:val="superscript"/>
        </w:rPr>
        <w:t>54</w:t>
      </w:r>
      <w:r w:rsidR="00B04AB1">
        <w:fldChar w:fldCharType="end"/>
      </w:r>
      <w:r>
        <w:t xml:space="preserve"> maintains data on trends in abundance, harvest, and exploitation rate for fish stocks that have been scientifically assessed and has data on 1200 individual stocks and 300 individual species. Reliable data on marine fish abundance is confined to a relatively small proportion of taxa and confined to countries or regions with dedicated management systems; these stocks constitut</w:t>
      </w:r>
      <w:r w:rsidR="004E2F83">
        <w:t>ed</w:t>
      </w:r>
      <w:r>
        <w:t xml:space="preserve"> at most 50% of </w:t>
      </w:r>
      <w:r w:rsidR="004E2F83">
        <w:t>all</w:t>
      </w:r>
      <w:r>
        <w:t xml:space="preserve"> landings reported to FAO, with almost no trend data from Asia, except Japan</w:t>
      </w:r>
      <w:r w:rsidR="00B04AB1">
        <w:fldChar w:fldCharType="begin"/>
      </w:r>
      <w:r w:rsidR="000968D5">
        <w:instrText xml:space="preserve"> ADDIN ZOTERO_ITEM CSL_CITATION {"citationID":"2c9XSPLz","properties":{"unsorted":false,"formattedCitation":"\\super 29\\nosupersub{}","plainCitation":"29","noteIndex":0},"citationItems":[{"id":1772,"uris":["http://zotero.org/groups/6001417/items/2RDKHE62"],"itemData":{"id":1772,"type":"article-journal","container-title":"Fish and Fisheries","ISSN":"1467-2960","issue":"6","journalAbbreviation":"Fish and Fisheries","page":"1313-1331","publisher":"Wiley Online Library","title":"Recent trends in abundance and fishing pressure of agency‐assessed small pelagic fish stocks","volume":"23","author":[{"family":"Hilborn","given":"Ray"},{"family":"Buratti","given":"Claudio C"},{"family":"Díaz Acuña","given":"Erich"},{"family":"Hively","given":"Daniel"},{"family":"Kolding","given":"Jeppe"},{"family":"Kurota","given":"Hiroyuki"},{"family":"Baker","given":"Nicole"},{"family":"Mace","given":"Pamela M"},{"family":"Moor","given":"Carryn L","non-dropping-particle":"de"},{"family":"Muko","given":"Soyoka"}],"issued":{"date-parts":[["2022"]]}}}],"schema":"https://github.com/citation-style-language/schema/raw/master/csl-citation.json"} </w:instrText>
      </w:r>
      <w:r w:rsidR="00B04AB1">
        <w:fldChar w:fldCharType="separate"/>
      </w:r>
      <w:r w:rsidR="000968D5" w:rsidRPr="000968D5">
        <w:rPr>
          <w:vertAlign w:val="superscript"/>
        </w:rPr>
        <w:t>29</w:t>
      </w:r>
      <w:r w:rsidR="00B04AB1">
        <w:fldChar w:fldCharType="end"/>
      </w:r>
      <w:r>
        <w:t xml:space="preserve">.  </w:t>
      </w:r>
    </w:p>
    <w:p w14:paraId="22C2D554" w14:textId="3CB0FA82" w:rsidR="000970A1" w:rsidRDefault="00000000">
      <w:pPr>
        <w:pStyle w:val="Heading2"/>
        <w:rPr>
          <w:i w:val="0"/>
          <w:iCs w:val="0"/>
        </w:rPr>
      </w:pPr>
      <w:bookmarkStart w:id="122" w:name="_j4ntbguqxi9d" w:colFirst="0" w:colLast="0"/>
      <w:bookmarkEnd w:id="122"/>
      <w:r>
        <w:tab/>
      </w:r>
      <w:r>
        <w:rPr>
          <w:i w:val="0"/>
          <w:iCs w:val="0"/>
        </w:rPr>
        <w:t>Data for exploited fish were gathered from the RAM database</w:t>
      </w:r>
      <w:r w:rsidR="003457D3">
        <w:rPr>
          <w:i w:val="0"/>
          <w:iCs w:val="0"/>
        </w:rPr>
        <w:fldChar w:fldCharType="begin"/>
      </w:r>
      <w:r w:rsidR="000968D5">
        <w:rPr>
          <w:i w:val="0"/>
          <w:iCs w:val="0"/>
        </w:rPr>
        <w:instrText xml:space="preserve"> ADDIN ZOTERO_ITEM CSL_CITATION {"citationID":"XCBcXhdB","properties":{"unsorted":false,"formattedCitation":"\\super 54\\nosupersub{}","plainCitation":"54","noteIndex":0},"citationItems":[{"id":295,"uris":["http://zotero.org/groups/6001417/items/72QYY62Y"],"itemData":{"id":295,"type":"article-journal","abstract":"Meta-analyses of stock assessments can provide novel insight into marine population dynamics and the status of ﬁshed species, but the world’s main stock assessment database (the Myers Stock-Recruitment Database) is now outdated. To facilitate new analyses, we developed a new database, the RAM Legacy Stock Assessment Database, for commercially exploited marine ﬁshes and invertebrates. Time series of total biomass, spawner biomass, recruits, ﬁshing mortality and catch/landings form the core of the database. Assessments were assembled from 21 national and international management agencies for a total of 331 stocks (295 ﬁsh stocks representing 46 families and 36 invertebrate stocks representing 12 families), including nine of the world’s 10 largest ﬁsheries. Stock assessments were available from 27 large marine ecosystems, the Caspian Sea and four High Seas regions, and include the Atlantic, Paciﬁc, Indian, Arctic and Antarctic Oceans. Most assessments came from the USA, Europe, Canada, New Zealand and Australia. Assessed marine stocks represent a small proportion of harvested ﬁsh taxa (16%), and an even smaller proportion of marine ﬁsh biodiversity (1%), but provide high-quality data for intensively studied stocks. The database provides new insight into the status of exploited populations: 58% of stocks with reference points (n = 214) were estimated to be below the biomass resulting in maximum sustainable yield (BMSY) and 30% had exploitation levels above the exploitation rate resulting in maximum sustainable yield (UMSY). We anticipate that the database will facilitate new research in population dynamics and ﬁshery management, and we encourage further data contributions from stock assessment scientists.","container-title":"Fish and Fisheries","DOI":"10.1111/j.1467-2979.2011.00435.x","ISSN":"1467-2960, 1467-2979","issue":"4","journalAbbreviation":"Fish and Fisheries","language":"en","license":"http://onlinelibrary.wiley.com/termsAndConditions#vor","page":"380-398","source":"DOI.org (Crossref)","title":"Examining the knowledge base and status of commercially exploited marine species with the RAM Legacy Stock Assessment Database","volume":"13","author":[{"family":"Ricard","given":"Daniel"},{"family":"Minto","given":"Cóilín"},{"family":"Jensen","given":"Olaf P"},{"family":"Baum","given":"Julia K"}],"issued":{"date-parts":[["2012",12]]}}}],"schema":"https://github.com/citation-style-language/schema/raw/master/csl-citation.json"} </w:instrText>
      </w:r>
      <w:r w:rsidR="003457D3">
        <w:rPr>
          <w:i w:val="0"/>
          <w:iCs w:val="0"/>
        </w:rPr>
        <w:fldChar w:fldCharType="separate"/>
      </w:r>
      <w:r w:rsidR="000968D5" w:rsidRPr="000968D5">
        <w:rPr>
          <w:vertAlign w:val="superscript"/>
        </w:rPr>
        <w:t>54</w:t>
      </w:r>
      <w:r w:rsidR="003457D3">
        <w:rPr>
          <w:i w:val="0"/>
          <w:iCs w:val="0"/>
        </w:rPr>
        <w:fldChar w:fldCharType="end"/>
      </w:r>
      <w:r>
        <w:rPr>
          <w:i w:val="0"/>
          <w:iCs w:val="0"/>
        </w:rPr>
        <w:t xml:space="preserve">, where time series values were standardized using mean-scaling to ensure unit consistency. Each time series was assigned a country by cross-referencing database information. Stocks attributed to the “multinational” category were assigned to their “primary country” listed in the database metadata. Mean-scaled trends were then summarized by calculating the means and quantiles for each country and year across the different stocks. </w:t>
      </w:r>
    </w:p>
    <w:p w14:paraId="277EACA4" w14:textId="556EFED8" w:rsidR="000970A1" w:rsidRDefault="00000000">
      <w:pPr>
        <w:pStyle w:val="Heading2"/>
        <w:rPr>
          <w:i w:val="0"/>
          <w:iCs w:val="0"/>
          <w:sz w:val="32"/>
          <w:szCs w:val="32"/>
        </w:rPr>
      </w:pPr>
      <w:bookmarkStart w:id="123" w:name="_t46t0w8zz0cc" w:colFirst="0" w:colLast="0"/>
      <w:bookmarkEnd w:id="123"/>
      <w:r>
        <w:t>1.</w:t>
      </w:r>
      <w:r w:rsidR="00F20D32">
        <w:t>9</w:t>
      </w:r>
      <w:r>
        <w:t>. Elasmobranchs</w:t>
      </w:r>
    </w:p>
    <w:p w14:paraId="41B1E11A" w14:textId="56A4E934" w:rsidR="000970A1" w:rsidRDefault="00000000">
      <w:pPr>
        <w:pStyle w:val="Heading2"/>
        <w:rPr>
          <w:i w:val="0"/>
          <w:iCs w:val="0"/>
        </w:rPr>
      </w:pPr>
      <w:bookmarkStart w:id="124" w:name="_9qvyueu5v8k" w:colFirst="0" w:colLast="0"/>
      <w:bookmarkEnd w:id="124"/>
      <w:r>
        <w:rPr>
          <w:i w:val="0"/>
          <w:iCs w:val="0"/>
        </w:rPr>
        <w:t>Data were gathered from the database Sharkipedia</w:t>
      </w:r>
      <w:r w:rsidR="00935DA3">
        <w:rPr>
          <w:i w:val="0"/>
          <w:iCs w:val="0"/>
        </w:rPr>
        <w:t>,</w:t>
      </w:r>
      <w:r>
        <w:rPr>
          <w:i w:val="0"/>
          <w:iCs w:val="0"/>
        </w:rPr>
        <w:t xml:space="preserve"> which hosts a variety of trait and trend data on 178 unique species of elasmobranchs</w:t>
      </w:r>
      <w:r w:rsidR="00DA0850">
        <w:rPr>
          <w:i w:val="0"/>
          <w:iCs w:val="0"/>
        </w:rPr>
        <w:t>; a detailed description of the contents of Sharkipedia can be found in Mull et al.</w:t>
      </w:r>
      <w:r w:rsidR="00DA0850">
        <w:fldChar w:fldCharType="begin"/>
      </w:r>
      <w:r w:rsidR="000968D5">
        <w:instrText xml:space="preserve"> ADDIN ZOTERO_ITEM CSL_CITATION {"citationID":"YRSjZQBS","properties":{"formattedCitation":"\\super 55\\nosupersub{}","plainCitation":"55","noteIndex":0},"citationItems":[{"id":502,"uris":["http://zotero.org/groups/6001417/items/6T4AB54C"],"itemData":{"id":502,"type":"article-journal","container-title":"Scientific Data","ISSN":"2052-4463","issue":"1","journalAbbreviation":"Scientific Data","page":"559","publisher":"Nature Publishing Group UK London","title":"Sharkipedia: a curated open access database of shark and ray life history traits and abundance time-series","volume":"9","author":[{"family":"Mull","given":"Christopher G"},{"family":"Pacoureau","given":"Nathan"},{"family":"Pardo","given":"Sebastián A"},{"family":"Ruiz","given":"Luz Saldaña"},{"family":"García-Rodríguez","given":"Emiliano"},{"family":"Finucci","given":"Brittany"},{"family":"Haack","given":"Max"},{"family":"Harry","given":"Alastair"},{"family":"Judah","given":"Aaron B"},{"family":"VanderWright","given":"Wade"}],"issued":{"date-parts":[["2022"]]}},"suppress-author":true}],"schema":"https://github.com/citation-style-language/schema/raw/master/csl-citation.json"} </w:instrText>
      </w:r>
      <w:r w:rsidR="00DA0850">
        <w:fldChar w:fldCharType="separate"/>
      </w:r>
      <w:r w:rsidR="000968D5" w:rsidRPr="000968D5">
        <w:rPr>
          <w:vertAlign w:val="superscript"/>
        </w:rPr>
        <w:t>55</w:t>
      </w:r>
      <w:r w:rsidR="00DA0850">
        <w:fldChar w:fldCharType="end"/>
      </w:r>
      <w:r>
        <w:rPr>
          <w:i w:val="0"/>
          <w:iCs w:val="0"/>
        </w:rPr>
        <w:t xml:space="preserve">. Trend data </w:t>
      </w:r>
      <w:r w:rsidR="001C327D">
        <w:rPr>
          <w:i w:val="0"/>
          <w:iCs w:val="0"/>
        </w:rPr>
        <w:t xml:space="preserve">was </w:t>
      </w:r>
      <w:r>
        <w:rPr>
          <w:i w:val="0"/>
          <w:iCs w:val="0"/>
        </w:rPr>
        <w:t>reported by species (or species group)</w:t>
      </w:r>
      <w:r w:rsidR="001C327D">
        <w:rPr>
          <w:i w:val="0"/>
          <w:iCs w:val="0"/>
        </w:rPr>
        <w:t>,</w:t>
      </w:r>
      <w:r>
        <w:rPr>
          <w:i w:val="0"/>
          <w:iCs w:val="0"/>
        </w:rPr>
        <w:t xml:space="preserve"> and is reported in terms of abundance, catch per unit effort (CPUE), sightings per unit effort (SPUE), or biomass. A total of 868 time series were extracted. A</w:t>
      </w:r>
      <w:r w:rsidR="00DA0850">
        <w:rPr>
          <w:i w:val="0"/>
          <w:iCs w:val="0"/>
        </w:rPr>
        <w:t>ll</w:t>
      </w:r>
      <w:r>
        <w:rPr>
          <w:i w:val="0"/>
          <w:iCs w:val="0"/>
        </w:rPr>
        <w:t xml:space="preserve"> multi-species (n = 40) time series </w:t>
      </w:r>
      <w:r w:rsidR="000B2EA3">
        <w:rPr>
          <w:i w:val="0"/>
          <w:iCs w:val="0"/>
        </w:rPr>
        <w:t xml:space="preserve">were </w:t>
      </w:r>
      <w:r>
        <w:rPr>
          <w:i w:val="0"/>
          <w:iCs w:val="0"/>
        </w:rPr>
        <w:t xml:space="preserve">removed from the analysis. </w:t>
      </w:r>
    </w:p>
    <w:p w14:paraId="60156DE5" w14:textId="28D19FFF" w:rsidR="000970A1" w:rsidRDefault="00000000">
      <w:pPr>
        <w:pStyle w:val="Heading2"/>
      </w:pPr>
      <w:r>
        <w:t>1.</w:t>
      </w:r>
      <w:r w:rsidR="00F20D32">
        <w:t>10</w:t>
      </w:r>
      <w:r>
        <w:t xml:space="preserve">. </w:t>
      </w:r>
      <w:r w:rsidR="00943F04">
        <w:t xml:space="preserve">Marine </w:t>
      </w:r>
      <w:r>
        <w:t>Birds</w:t>
      </w:r>
    </w:p>
    <w:p w14:paraId="3125E706" w14:textId="348EB805" w:rsidR="000970A1" w:rsidRDefault="00000000">
      <w:pPr>
        <w:ind w:firstLine="720"/>
        <w:rPr>
          <w:sz w:val="22"/>
          <w:szCs w:val="22"/>
        </w:rPr>
      </w:pPr>
      <w:r>
        <w:t>Marine bird data were curated from the LPI database</w:t>
      </w:r>
      <w:r w:rsidR="005575E0">
        <w:fldChar w:fldCharType="begin"/>
      </w:r>
      <w:r w:rsidR="000968D5">
        <w:instrText xml:space="preserve"> ADDIN ZOTERO_ITEM CSL_CITATION {"citationID":"6Ne1b0z4","properties":{"unsorted":false,"formattedCitation":"\\super 56\\nosupersub{}","plainCitation":"56","noteIndex":0},"citationItems":[{"id":3176,"uris":["http://zotero.org/groups/6001417/items/FPMWGMD3"],"itemData":{"id":3176,"type":"document","title":"Living Planet Index database","URL":"https://www.livingplanetindex.org/","author":[{"literal":"Living Planet Index"}],"issued":{"date-parts":[["2016"]]}}}],"schema":"https://github.com/citation-style-language/schema/raw/master/csl-citation.json"} </w:instrText>
      </w:r>
      <w:r w:rsidR="005575E0">
        <w:fldChar w:fldCharType="separate"/>
      </w:r>
      <w:r w:rsidR="000968D5" w:rsidRPr="000968D5">
        <w:rPr>
          <w:vertAlign w:val="superscript"/>
        </w:rPr>
        <w:t>56</w:t>
      </w:r>
      <w:r w:rsidR="005575E0">
        <w:fldChar w:fldCharType="end"/>
      </w:r>
      <w:r>
        <w:t xml:space="preserve"> by selecting Avian species that were found in marine systems, including pelagic seabirds and coastal shorebirds. We supplemented these data with Paleczny et al.</w:t>
      </w:r>
      <w:r w:rsidR="00B04AB1">
        <w:fldChar w:fldCharType="begin"/>
      </w:r>
      <w:r w:rsidR="000968D5">
        <w:instrText xml:space="preserve"> ADDIN ZOTERO_ITEM CSL_CITATION {"citationID":"JoZVx5RV","properties":{"unsorted":false,"formattedCitation":"\\super 57\\nosupersub{}","plainCitation":"57","noteIndex":0},"citationItems":[{"id":290,"uris":["http://zotero.org/groups/6001417/items/A4QRS7S3","http://zotero.org/groups/6001417/items/BQS6IKHV"],"itemData":{"id":290,"type":"article-journal","abstract":"Seabird population changes are good indicators of long-term and large-scale change in marine ecosystems, and important because of their many impacts on marine ecosystems. We assessed the population trend of the world’s monitored seabirds (1950–2010) by compiling a global database of seabird population size records and applying multivariate autoregressive state-space (MARSS) modeling to estimate the overall population trend of the portion of the population with sufficient data (i.e., at least five records). This monitored population represented approximately 19% of the global seabird population. We found the monitored portion of the global seabird population to have declined overall by 69.7% between 1950 and 2010. This declining trend may reflect the global seabird population trend, given the large and apparently representative sample. Furthermore, the largest declines were observed in families containing wide-ranging pelagic species, suggesting that pan-global populations may be more at risk than shorter-ranging coastal populations.","container-title":"PLOS ONE","DOI":"10.1371/journal.pone.0129342","ISSN":"1932-6203","issue":"6","journalAbbreviation":"PLoS ONE","language":"en","page":"e0129342","source":"DOI.org (Crossref)","title":"Population Trend of the World’s Monitored Seabirds, 1950-2010","volume":"10","author":[{"family":"Paleczny","given":"Michelle"},{"family":"Hammill","given":"Edd"},{"family":"Karpouzi","given":"Vasiliki"},{"family":"Pauly","given":"Daniel"}],"editor":[{"family":"Krkosek","given":"Martin"}],"issued":{"date-parts":[["2015",6,9]]}}}],"schema":"https://github.com/citation-style-language/schema/raw/master/csl-citation.json"} </w:instrText>
      </w:r>
      <w:r w:rsidR="00B04AB1">
        <w:fldChar w:fldCharType="separate"/>
      </w:r>
      <w:r w:rsidR="000968D5" w:rsidRPr="000968D5">
        <w:rPr>
          <w:vertAlign w:val="superscript"/>
        </w:rPr>
        <w:t>57</w:t>
      </w:r>
      <w:r w:rsidR="00B04AB1">
        <w:fldChar w:fldCharType="end"/>
      </w:r>
      <w:r>
        <w:t xml:space="preserve">, which focused solely on pelagic seabirds. </w:t>
      </w:r>
      <w:commentRangeStart w:id="125"/>
      <w:commentRangeStart w:id="126"/>
      <w:r>
        <w:t>Marine bird data were exclusively in counts of individuals or nests at breeding colonies</w:t>
      </w:r>
      <w:commentRangeEnd w:id="126"/>
      <w:r w:rsidR="00C60BAA">
        <w:rPr>
          <w:rStyle w:val="CommentReference"/>
          <w:sz w:val="24"/>
          <w:szCs w:val="24"/>
        </w:rPr>
        <w:commentReference w:id="126"/>
      </w:r>
      <w:r>
        <w:t xml:space="preserve">. </w:t>
      </w:r>
      <w:commentRangeEnd w:id="125"/>
      <w:r w:rsidR="000B2EA3">
        <w:rPr>
          <w:rStyle w:val="CommentReference"/>
          <w:sz w:val="22"/>
          <w:szCs w:val="22"/>
        </w:rPr>
        <w:commentReference w:id="125"/>
      </w:r>
    </w:p>
    <w:p w14:paraId="161C9C30" w14:textId="02F47B00" w:rsidR="000970A1" w:rsidRDefault="00000000">
      <w:pPr>
        <w:pStyle w:val="Heading2"/>
      </w:pPr>
      <w:bookmarkStart w:id="127" w:name="_fzsp3kozhu6" w:colFirst="0" w:colLast="0"/>
      <w:bookmarkEnd w:id="127"/>
      <w:r>
        <w:t>1.1</w:t>
      </w:r>
      <w:r w:rsidR="00F20D32">
        <w:t>1</w:t>
      </w:r>
      <w:r>
        <w:t>. Marine mammals</w:t>
      </w:r>
    </w:p>
    <w:p w14:paraId="62A08A18" w14:textId="65C442FF" w:rsidR="000970A1" w:rsidRDefault="00000000">
      <w:pPr>
        <w:pStyle w:val="Heading2"/>
        <w:rPr>
          <w:i w:val="0"/>
          <w:iCs w:val="0"/>
          <w:sz w:val="32"/>
          <w:szCs w:val="32"/>
        </w:rPr>
      </w:pPr>
      <w:bookmarkStart w:id="128" w:name="_8y507e51v6nj" w:colFirst="0" w:colLast="0"/>
      <w:bookmarkEnd w:id="128"/>
      <w:r>
        <w:t>1.1</w:t>
      </w:r>
      <w:r w:rsidR="00F20D32">
        <w:t>1</w:t>
      </w:r>
      <w:r>
        <w:t>.1. Pinnipeds</w:t>
      </w:r>
    </w:p>
    <w:p w14:paraId="43DE9E73" w14:textId="3512C1EC" w:rsidR="000970A1" w:rsidRDefault="00000000">
      <w:pPr>
        <w:ind w:firstLine="720"/>
      </w:pPr>
      <w:commentRangeStart w:id="129"/>
      <w:r>
        <w:t xml:space="preserve">Pinniped population data were obtained from </w:t>
      </w:r>
      <w:r w:rsidRPr="00DF5188">
        <w:rPr>
          <w:highlight w:val="yellow"/>
        </w:rPr>
        <w:t>Wang et al. (</w:t>
      </w:r>
      <w:r w:rsidR="00C50741">
        <w:rPr>
          <w:highlight w:val="yellow"/>
        </w:rPr>
        <w:t>in press</w:t>
      </w:r>
      <w:r w:rsidRPr="00DF5188">
        <w:rPr>
          <w:highlight w:val="yellow"/>
        </w:rPr>
        <w:t>)</w:t>
      </w:r>
      <w:r>
        <w:t xml:space="preserve">, who published a curated global database of pinniped population abundances in units of </w:t>
      </w:r>
      <w:r>
        <w:lastRenderedPageBreak/>
        <w:t xml:space="preserve">individuals spanning a range of life stages. </w:t>
      </w:r>
      <w:commentRangeStart w:id="130"/>
      <w:r>
        <w:t>Data was collected by ground, aerial, capture-mark-recapture, and ship surveys of rookeries.</w:t>
      </w:r>
      <w:commentRangeEnd w:id="129"/>
      <w:r w:rsidR="00C60BAA">
        <w:rPr>
          <w:rStyle w:val="CommentReference"/>
          <w:sz w:val="24"/>
          <w:szCs w:val="24"/>
        </w:rPr>
        <w:commentReference w:id="129"/>
      </w:r>
      <w:r>
        <w:t xml:space="preserve"> </w:t>
      </w:r>
      <w:commentRangeEnd w:id="130"/>
      <w:r w:rsidR="000B2EA3">
        <w:rPr>
          <w:rStyle w:val="CommentReference"/>
          <w:sz w:val="24"/>
          <w:szCs w:val="24"/>
        </w:rPr>
        <w:commentReference w:id="130"/>
      </w:r>
    </w:p>
    <w:p w14:paraId="4E71728D" w14:textId="1B2878A2" w:rsidR="000970A1" w:rsidRDefault="00000000">
      <w:pPr>
        <w:pStyle w:val="Heading2"/>
        <w:rPr>
          <w:i w:val="0"/>
          <w:iCs w:val="0"/>
        </w:rPr>
      </w:pPr>
      <w:bookmarkStart w:id="131" w:name="_owe1jhhhwba3" w:colFirst="0" w:colLast="0"/>
      <w:bookmarkEnd w:id="131"/>
      <w:r>
        <w:t>1.1</w:t>
      </w:r>
      <w:r w:rsidR="00F20D32">
        <w:t>1</w:t>
      </w:r>
      <w:r>
        <w:t>.2. Cetaceans</w:t>
      </w:r>
    </w:p>
    <w:p w14:paraId="71445DB7" w14:textId="6C742551" w:rsidR="000970A1" w:rsidRDefault="00000000">
      <w:pPr>
        <w:ind w:firstLine="720"/>
      </w:pPr>
      <w:r>
        <w:t>Abundance estimate data for large cetaceans (11 species) were available in the International Whaling Commission (IWC) database</w:t>
      </w:r>
      <w:r w:rsidR="005575E0">
        <w:fldChar w:fldCharType="begin"/>
      </w:r>
      <w:r w:rsidR="000968D5">
        <w:instrText xml:space="preserve"> ADDIN ZOTERO_ITEM CSL_CITATION {"citationID":"qeOJAUPl","properties":{"unsorted":false,"formattedCitation":"\\super 58\\nosupersub{}","plainCitation":"58","noteIndex":0},"citationItems":[{"id":2976,"uris":["http://zotero.org/groups/6001417/items/MDXTUGW9"],"itemData":{"id":2976,"type":"dataset","publisher":"International Whaling Commission","publisher-place":"135 Station Road, Impington, Cambridge, CB24 9NP, UK","title":"IWC Abundance Estimate Database","author":[{"literal":"International Whaling Commission"}],"accessed":{"date-parts":[["2025",1,15]]},"issued":{"date-parts":[["2024"]]}}}],"schema":"https://github.com/citation-style-language/schema/raw/master/csl-citation.json"} </w:instrText>
      </w:r>
      <w:r w:rsidR="005575E0">
        <w:fldChar w:fldCharType="separate"/>
      </w:r>
      <w:r w:rsidR="000968D5" w:rsidRPr="000968D5">
        <w:rPr>
          <w:vertAlign w:val="superscript"/>
        </w:rPr>
        <w:t>58</w:t>
      </w:r>
      <w:r w:rsidR="005575E0">
        <w:fldChar w:fldCharType="end"/>
      </w:r>
      <w:r w:rsidR="00385715">
        <w:t xml:space="preserve">. </w:t>
      </w:r>
      <w:r w:rsidR="00300235">
        <w:t>Estimates primarily came from studies using line-transect surveys</w:t>
      </w:r>
      <w:r>
        <w:t xml:space="preserve"> and </w:t>
      </w:r>
      <w:r w:rsidR="00300235">
        <w:t xml:space="preserve">photo-ID mark-recapture. </w:t>
      </w:r>
      <w:r w:rsidR="000B2EA3">
        <w:t>Estimates were in units of numbers of individuals and spanned all major ocean basins betw</w:t>
      </w:r>
      <w:r w:rsidR="00300235">
        <w:t xml:space="preserve">een 1975 and 2020. </w:t>
      </w:r>
      <w:r w:rsidR="00385715">
        <w:t>When</w:t>
      </w:r>
      <w:r>
        <w:t xml:space="preserve"> more than one estimate was provided for a given species, year, and area, only the most recently published estimate was used. Estimates for each species were grouped into populations or subspecies</w:t>
      </w:r>
      <w:r w:rsidR="00DA0850">
        <w:t xml:space="preserve"> where available, </w:t>
      </w:r>
      <w:r w:rsidR="00300235">
        <w:t>provided</w:t>
      </w:r>
      <w:r>
        <w:t xml:space="preserve"> and otherwise grouped by major ocean basins (i.e., North Atlantic). </w:t>
      </w:r>
      <w:r w:rsidR="00300235">
        <w:t>When</w:t>
      </w:r>
      <w:r>
        <w:t xml:space="preserve"> more than one estimate was provided for a given species, year, and area, only the most recently published estimate was used. When estimates overlapped in space and time for a given population, only the estimate for the largest area was used. Only populations that had more than </w:t>
      </w:r>
      <w:r w:rsidR="00300235">
        <w:t>three</w:t>
      </w:r>
      <w:r>
        <w:t xml:space="preserve"> abundance estimates </w:t>
      </w:r>
      <w:r w:rsidR="0078023E">
        <w:t xml:space="preserve">were </w:t>
      </w:r>
      <w:r>
        <w:t xml:space="preserve">used </w:t>
      </w:r>
      <w:r w:rsidR="00077BF1">
        <w:t>in</w:t>
      </w:r>
      <w:r>
        <w:t xml:space="preserve"> modeling.</w:t>
      </w:r>
    </w:p>
    <w:p w14:paraId="66CC3528" w14:textId="3117422B" w:rsidR="000970A1" w:rsidRDefault="00000000">
      <w:pPr>
        <w:ind w:firstLine="720"/>
      </w:pPr>
      <w:r>
        <w:t>Abundance estimate data for dolphins (12 species) were compiled from th</w:t>
      </w:r>
      <w:r w:rsidRPr="00077BF1">
        <w:t>e LPI</w:t>
      </w:r>
      <w:r w:rsidR="005575E0">
        <w:rPr>
          <w:highlight w:val="yellow"/>
        </w:rPr>
        <w:fldChar w:fldCharType="begin"/>
      </w:r>
      <w:r w:rsidR="000968D5">
        <w:rPr>
          <w:highlight w:val="yellow"/>
        </w:rPr>
        <w:instrText xml:space="preserve"> ADDIN ZOTERO_ITEM CSL_CITATION {"citationID":"ZrT4SGCQ","properties":{"unsorted":false,"formattedCitation":"\\super 56\\nosupersub{}","plainCitation":"56","noteIndex":0},"citationItems":[{"id":3176,"uris":["http://zotero.org/groups/6001417/items/FPMWGMD3"],"itemData":{"id":3176,"type":"document","title":"Living Planet Index database","URL":"https://www.livingplanetindex.org/","author":[{"literal":"Living Planet Index"}],"issued":{"date-parts":[["2016"]]}}}],"schema":"https://github.com/citation-style-language/schema/raw/master/csl-citation.json"} </w:instrText>
      </w:r>
      <w:r w:rsidR="005575E0">
        <w:rPr>
          <w:highlight w:val="yellow"/>
        </w:rPr>
        <w:fldChar w:fldCharType="separate"/>
      </w:r>
      <w:r w:rsidR="000968D5" w:rsidRPr="000968D5">
        <w:rPr>
          <w:vertAlign w:val="superscript"/>
        </w:rPr>
        <w:t>56</w:t>
      </w:r>
      <w:r w:rsidR="005575E0">
        <w:rPr>
          <w:highlight w:val="yellow"/>
        </w:rPr>
        <w:fldChar w:fldCharType="end"/>
      </w:r>
      <w:r w:rsidR="00385715">
        <w:t xml:space="preserve">. </w:t>
      </w:r>
      <w:r>
        <w:t xml:space="preserve">Units of dolphin abundance trends included a mix of abundance estimates, density along survey transects, and sightings from shore. </w:t>
      </w:r>
    </w:p>
    <w:p w14:paraId="43202D27" w14:textId="3121E542" w:rsidR="000970A1" w:rsidRDefault="00000000">
      <w:pPr>
        <w:pStyle w:val="Heading2"/>
        <w:rPr>
          <w:i w:val="0"/>
          <w:iCs w:val="0"/>
        </w:rPr>
      </w:pPr>
      <w:bookmarkStart w:id="132" w:name="_lkm65r7ptak4" w:colFirst="0" w:colLast="0"/>
      <w:bookmarkEnd w:id="132"/>
      <w:r>
        <w:t>1.1</w:t>
      </w:r>
      <w:r w:rsidR="00F20D32">
        <w:t>1</w:t>
      </w:r>
      <w:r>
        <w:t>.3. Other Marine Mammals</w:t>
      </w:r>
    </w:p>
    <w:p w14:paraId="4471010B" w14:textId="023CE2BF" w:rsidR="000970A1" w:rsidRDefault="00000000">
      <w:r>
        <w:tab/>
        <w:t>Miscellaneous marine mammal (5 species total) data were compiled from the LPI</w:t>
      </w:r>
      <w:r w:rsidR="005575E0">
        <w:fldChar w:fldCharType="begin"/>
      </w:r>
      <w:r w:rsidR="000968D5">
        <w:instrText xml:space="preserve"> ADDIN ZOTERO_ITEM CSL_CITATION {"citationID":"6ubPP6uS","properties":{"unsorted":false,"formattedCitation":"\\super 56\\nosupersub{}","plainCitation":"56","noteIndex":0},"citationItems":[{"id":3176,"uris":["http://zotero.org/groups/6001417/items/FPMWGMD3"],"itemData":{"id":3176,"type":"document","title":"Living Planet Index database","URL":"https://www.livingplanetindex.org/","author":[{"literal":"Living Planet Index"}],"issued":{"date-parts":[["2016"]]}}}],"schema":"https://github.com/citation-style-language/schema/raw/master/csl-citation.json"} </w:instrText>
      </w:r>
      <w:r w:rsidR="005575E0">
        <w:fldChar w:fldCharType="separate"/>
      </w:r>
      <w:r w:rsidR="000968D5" w:rsidRPr="000968D5">
        <w:rPr>
          <w:vertAlign w:val="superscript"/>
        </w:rPr>
        <w:t>56</w:t>
      </w:r>
      <w:r w:rsidR="005575E0">
        <w:fldChar w:fldCharType="end"/>
      </w:r>
      <w:r w:rsidR="005575E0">
        <w:t>.</w:t>
      </w:r>
    </w:p>
    <w:p w14:paraId="3E41CE99" w14:textId="42DACB42" w:rsidR="000970A1" w:rsidRDefault="00000000">
      <w:pPr>
        <w:pStyle w:val="Heading2"/>
      </w:pPr>
      <w:bookmarkStart w:id="133" w:name="_duh7e8rfk97v" w:colFirst="0" w:colLast="0"/>
      <w:bookmarkEnd w:id="133"/>
      <w:r>
        <w:t>1.1</w:t>
      </w:r>
      <w:r w:rsidR="00F20D32">
        <w:t>2</w:t>
      </w:r>
      <w:r>
        <w:t>. Sea turtles</w:t>
      </w:r>
    </w:p>
    <w:p w14:paraId="7D9FA7FC" w14:textId="267A2803" w:rsidR="000970A1" w:rsidRDefault="00000000">
      <w:r>
        <w:tab/>
        <w:t>Sea turtle data were obtained fro</w:t>
      </w:r>
      <w:r w:rsidRPr="003457D3">
        <w:t>m Nel et al.</w:t>
      </w:r>
      <w:r w:rsidR="005575E0" w:rsidRPr="003457D3">
        <w:fldChar w:fldCharType="begin"/>
      </w:r>
      <w:r w:rsidR="000968D5">
        <w:instrText xml:space="preserve"> ADDIN ZOTERO_ITEM CSL_CITATION {"citationID":"gDTb7NCV","properties":{"unsorted":false,"formattedCitation":"\\super 59\\nosupersub{}","plainCitation":"59","noteIndex":0},"citationItems":[{"id":3174,"uris":["http://zotero.org/groups/6001417/items/BQM25UJ4"],"itemData":{"id":3174,"type":"article-journal","container-title":"In Preparation","title":"Long-term trends in sea turtle abundance","author":[{"family":"Nel","given":"R."},{"family":"Wang","given":"T."},{"family":"Hoekstra","given":"S."},{"family":"Carol","given":"E."},{"family":"Hilborn","given":"R."}]}}],"schema":"https://github.com/citation-style-language/schema/raw/master/csl-citation.json"} </w:instrText>
      </w:r>
      <w:r w:rsidR="005575E0" w:rsidRPr="003457D3">
        <w:fldChar w:fldCharType="separate"/>
      </w:r>
      <w:r w:rsidR="000968D5" w:rsidRPr="000968D5">
        <w:rPr>
          <w:vertAlign w:val="superscript"/>
        </w:rPr>
        <w:t>59</w:t>
      </w:r>
      <w:r w:rsidR="005575E0" w:rsidRPr="003457D3">
        <w:fldChar w:fldCharType="end"/>
      </w:r>
      <w:r w:rsidRPr="003457D3">
        <w:t>, who reported sea turtle</w:t>
      </w:r>
      <w:r>
        <w:t xml:space="preserve"> trends primarily through counts of nests at nesting locations</w:t>
      </w:r>
      <w:r w:rsidR="00E02BD4">
        <w:t>. The</w:t>
      </w:r>
      <w:r w:rsidR="005575E0">
        <w:t xml:space="preserve"> authors</w:t>
      </w:r>
      <w:r>
        <w:t xml:space="preserve"> performed a systematic literature search for each of the 7 sea turtle species based on identified nesting locations from the Marine Turtle Specialist Group Reports (MTSGP reports, available at https://www.iucn-mtsg.org/regional-reports) and The State of the World’s Sea Turtle Database</w:t>
      </w:r>
      <w:r w:rsidR="003457D3">
        <w:fldChar w:fldCharType="begin"/>
      </w:r>
      <w:r w:rsidR="000968D5">
        <w:instrText xml:space="preserve"> ADDIN ZOTERO_ITEM CSL_CITATION {"citationID":"whby9K3F","properties":{"unsorted":false,"formattedCitation":"\\super 60\\nosupersub{}","plainCitation":"60","noteIndex":0},"citationItems":[{"id":3178,"uris":["http://zotero.org/groups/6001417/items/92QMXYRX"],"itemData":{"id":3178,"type":"article-journal","container-title":"Plos one","ISSN":"1932-6203","issue":"12","journalAbbreviation":"Plos one","page":"e15465","publisher":"Public Library of Science San Francisco, USA","title":"Regional management units for marine turtles: a novel framework for prioritizing conservation and research across multiple scales","volume":"5","author":[{"family":"Wallace","given":"Bryan P"},{"family":"DiMatteo","given":"Andrew D"},{"family":"Hurley","given":"Brendan J"},{"family":"Finkbeiner","given":"Elena M"},{"family":"Bolten","given":"Alan B"},{"family":"Chaloupka","given":"Milani Y"},{"family":"Hutchinson","given":"Brian J"},{"family":"Abreu-Grobois","given":"F Alberto"},{"family":"Amorocho","given":"Diego"},{"family":"Bjorndal","given":"Karen A"}],"issued":{"date-parts":[["2010"]]}}}],"schema":"https://github.com/citation-style-language/schema/raw/master/csl-citation.json"} </w:instrText>
      </w:r>
      <w:r w:rsidR="003457D3">
        <w:fldChar w:fldCharType="separate"/>
      </w:r>
      <w:r w:rsidR="000968D5" w:rsidRPr="000968D5">
        <w:rPr>
          <w:vertAlign w:val="superscript"/>
        </w:rPr>
        <w:t>60</w:t>
      </w:r>
      <w:r w:rsidR="003457D3">
        <w:fldChar w:fldCharType="end"/>
      </w:r>
      <w:r>
        <w:t>.</w:t>
      </w:r>
    </w:p>
    <w:p w14:paraId="7EBCE45E" w14:textId="6D55061D" w:rsidR="00C4164C" w:rsidRDefault="00C4164C">
      <w:pPr>
        <w:rPr>
          <w:i/>
          <w:iCs/>
        </w:rPr>
      </w:pPr>
      <w:r>
        <w:t>1.13</w:t>
      </w:r>
      <w:r w:rsidR="00380BB4" w:rsidRPr="006525A8">
        <w:t>.</w:t>
      </w:r>
      <w:r>
        <w:t xml:space="preserve"> </w:t>
      </w:r>
      <w:r w:rsidR="003712CF" w:rsidRPr="003457D3">
        <w:rPr>
          <w:i/>
          <w:iCs/>
        </w:rPr>
        <w:t>Exploited c</w:t>
      </w:r>
      <w:r w:rsidRPr="003457D3">
        <w:rPr>
          <w:i/>
          <w:iCs/>
        </w:rPr>
        <w:t>rustaceans</w:t>
      </w:r>
    </w:p>
    <w:p w14:paraId="2D570BB6" w14:textId="3B69C104" w:rsidR="003712CF" w:rsidRPr="003712CF" w:rsidRDefault="003712CF">
      <w:r>
        <w:tab/>
        <w:t>Exploited crustacean data were available in the RAM Legacy Stock Assessment Database</w:t>
      </w:r>
      <w:r w:rsidR="003457D3">
        <w:fldChar w:fldCharType="begin"/>
      </w:r>
      <w:r w:rsidR="000968D5">
        <w:instrText xml:space="preserve"> ADDIN ZOTERO_ITEM CSL_CITATION {"citationID":"KcL34oRB","properties":{"unsorted":false,"formattedCitation":"\\super 54\\nosupersub{}","plainCitation":"54","noteIndex":0},"citationItems":[{"id":295,"uris":["http://zotero.org/groups/6001417/items/72QYY62Y"],"itemData":{"id":295,"type":"article-journal","abstract":"Meta-analyses of stock assessments can provide novel insight into marine population dynamics and the status of ﬁshed species, but the world’s main stock assessment database (the Myers Stock-Recruitment Database) is now outdated. To facilitate new analyses, we developed a new database, the RAM Legacy Stock Assessment Database, for commercially exploited marine ﬁshes and invertebrates. Time series of total biomass, spawner biomass, recruits, ﬁshing mortality and catch/landings form the core of the database. Assessments were assembled from 21 national and international management agencies for a total of 331 stocks (295 ﬁsh stocks representing 46 families and 36 invertebrate stocks representing 12 families), including nine of the world’s 10 largest ﬁsheries. Stock assessments were available from 27 large marine ecosystems, the Caspian Sea and four High Seas regions, and include the Atlantic, Paciﬁc, Indian, Arctic and Antarctic Oceans. Most assessments came from the USA, Europe, Canada, New Zealand and Australia. Assessed marine stocks represent a small proportion of harvested ﬁsh taxa (16%), and an even smaller proportion of marine ﬁsh biodiversity (1%), but provide high-quality data for intensively studied stocks. The database provides new insight into the status of exploited populations: 58% of stocks with reference points (n = 214) were estimated to be below the biomass resulting in maximum sustainable yield (BMSY) and 30% had exploitation levels above the exploitation rate resulting in maximum sustainable yield (UMSY). We anticipate that the database will facilitate new research in population dynamics and ﬁshery management, and we encourage further data contributions from stock assessment scientists.","container-title":"Fish and Fisheries","DOI":"10.1111/j.1467-2979.2011.00435.x","ISSN":"1467-2960, 1467-2979","issue":"4","journalAbbreviation":"Fish and Fisheries","language":"en","license":"http://onlinelibrary.wiley.com/termsAndConditions#vor","page":"380-398","source":"DOI.org (Crossref)","title":"Examining the knowledge base and status of commercially exploited marine species with the RAM Legacy Stock Assessment Database","volume":"13","author":[{"family":"Ricard","given":"Daniel"},{"family":"Minto","given":"Cóilín"},{"family":"Jensen","given":"Olaf P"},{"family":"Baum","given":"Julia K"}],"issued":{"date-parts":[["2012",12]]}}}],"schema":"https://github.com/citation-style-language/schema/raw/master/csl-citation.json"} </w:instrText>
      </w:r>
      <w:r w:rsidR="003457D3">
        <w:fldChar w:fldCharType="separate"/>
      </w:r>
      <w:r w:rsidR="000968D5" w:rsidRPr="000968D5">
        <w:rPr>
          <w:vertAlign w:val="superscript"/>
        </w:rPr>
        <w:t>54</w:t>
      </w:r>
      <w:r w:rsidR="003457D3">
        <w:fldChar w:fldCharType="end"/>
      </w:r>
      <w:r>
        <w:t xml:space="preserve"> and processed by the same steps described </w:t>
      </w:r>
      <w:r w:rsidR="006525A8">
        <w:t>for fishes</w:t>
      </w:r>
      <w:r>
        <w:t>.</w:t>
      </w:r>
    </w:p>
    <w:p w14:paraId="70FC57AB" w14:textId="77777777" w:rsidR="000970A1" w:rsidRDefault="00000000">
      <w:r>
        <w:t>1.3. Modelling trends</w:t>
      </w:r>
    </w:p>
    <w:p w14:paraId="1BBC3555" w14:textId="77777777" w:rsidR="000970A1" w:rsidRDefault="00000000">
      <w:r>
        <w:tab/>
        <w:t>1.3.1. The Multivariate Autoregressive State-Space model (MARSS)</w:t>
      </w:r>
    </w:p>
    <w:p w14:paraId="1E56BB3F" w14:textId="706E0BBE" w:rsidR="000970A1" w:rsidRDefault="00000000">
      <w:r>
        <w:rPr>
          <w:b/>
          <w:bCs/>
        </w:rPr>
        <w:tab/>
      </w:r>
      <w:r>
        <w:t>We estimated the global trends for each major taxonomic group using a custom Bayesian Multivariate Autoregressive State-Space (MARSS)</w:t>
      </w:r>
      <w:r w:rsidR="007E1F5E">
        <w:fldChar w:fldCharType="begin"/>
      </w:r>
      <w:r w:rsidR="000968D5">
        <w:instrText xml:space="preserve"> ADDIN ZOTERO_ITEM CSL_CITATION {"citationID":"oPf6MWxN","properties":{"unsorted":false,"formattedCitation":"\\super 7\\nosupersub{}","plainCitation":"7","noteIndex":0},"citationItems":[{"id":500,"uris":["http://zotero.org/groups/6001417/items/8VEKS2P5"],"itemData":{"id":500,"type":"article-journal","title":"MARSS: Multivariate autoregressive state-space models for analyzing time-series data","author":[{"family":"Holmes","given":"Elizabeth E"},{"family":"Ward","given":"Eric J"},{"family":"Wills","given":"Kellie"}],"issued":{"date-parts":[["2012"]]}}}],"schema":"https://github.com/citation-style-language/schema/raw/master/csl-citation.json"} </w:instrText>
      </w:r>
      <w:r w:rsidR="007E1F5E">
        <w:fldChar w:fldCharType="separate"/>
      </w:r>
      <w:r w:rsidR="000968D5" w:rsidRPr="000968D5">
        <w:rPr>
          <w:vertAlign w:val="superscript"/>
        </w:rPr>
        <w:t>7</w:t>
      </w:r>
      <w:r w:rsidR="007E1F5E">
        <w:fldChar w:fldCharType="end"/>
      </w:r>
      <w:r>
        <w:t xml:space="preserve"> model specified in the </w:t>
      </w:r>
      <w:r>
        <w:lastRenderedPageBreak/>
        <w:t>“Stan” probabilistic programming language</w:t>
      </w:r>
      <w:r w:rsidR="00B04AB1">
        <w:fldChar w:fldCharType="begin"/>
      </w:r>
      <w:r w:rsidR="000968D5">
        <w:instrText xml:space="preserve"> ADDIN ZOTERO_ITEM CSL_CITATION {"citationID":"Ou2I03m9","properties":{"formattedCitation":"\\super 61\\nosupersub{}","plainCitation":"61","noteIndex":0},"citationItems":[{"id":"afqtCETs/uAaAeSD5","uris":["http://zotero.org/users/17231728/items/5KG5V5GN"],"itemData":{"id":66,"type":"article-journal","container-title":"Journal of statistical software","DOI":"10.18637/jss.v076.i01","ISSN":"1548-7660","journalAbbreviation":"J Stat Softw","note":"PMID: 36568334\nPMCID: PMC9788645","page":"1","source":"PubMed Central","title":"Stan: A Probabilistic Programming Language","title-short":"Stan","volume":"76","author":[{"family":"Carpenter","given":"Bob"},{"family":"Gelman","given":"Andrew"},{"family":"Hoffman","given":"Matthew D."},{"family":"Lee","given":"Daniel"},{"family":"Goodrich","given":"Ben"},{"family":"Betancourt","given":"Michael"},{"family":"Brubaker","given":"Marcus A."},{"family":"Guo","given":"Jiqiang"},{"family":"Li","given":"Peter"},{"family":"Riddell","given":"Allen"}],"issued":{"date-parts":[["2017"]]}}}],"schema":"https://github.com/citation-style-language/schema/raw/master/csl-citation.json"} </w:instrText>
      </w:r>
      <w:r w:rsidR="00B04AB1">
        <w:fldChar w:fldCharType="separate"/>
      </w:r>
      <w:r w:rsidR="000968D5" w:rsidRPr="000968D5">
        <w:rPr>
          <w:vertAlign w:val="superscript"/>
        </w:rPr>
        <w:t>61</w:t>
      </w:r>
      <w:r w:rsidR="00B04AB1">
        <w:fldChar w:fldCharType="end"/>
      </w:r>
      <w:r>
        <w:t xml:space="preserve">. State-space models like MARSS provide a suitable framework to estimate common trends from multiple fragmented time series by explicitly partitioning variance into two distinct components: the true underlying biological dynamics (process error), and sampling variability (observation error) </w:t>
      </w:r>
      <w:r w:rsidR="00B04AB1">
        <w:fldChar w:fldCharType="begin"/>
      </w:r>
      <w:r w:rsidR="000968D5">
        <w:instrText xml:space="preserve"> ADDIN ZOTERO_ITEM CSL_CITATION {"citationID":"n6sIvQeU","properties":{"formattedCitation":"\\super 62\\nosupersub{}","plainCitation":"62","noteIndex":0},"citationItems":[{"id":"afqtCETs/l5DEf6CY","uris":["http://zotero.org/users/17231728/items/I86IA3XU"],"itemData":{"id":469,"type":"article-journal","container-title":"Ecological Monographs","DOI":"10.1002/ecm.1470","ISSN":"1557-7015","issue":"4","language":"en","license":"© 2021 The Authors. Ecological Monographs published by Wiley Periodicals LLC on behalf of Ecological Society of America","note":"_eprint: https://onlinelibrary.wiley.com/doi/pdf/10.1002/ecm.1470","page":"e01470","source":"Wiley Online Library","title":"A guide to state–space modeling of ecological time series","volume":"91","author":[{"family":"Auger-Méthé","given":"Marie"},{"family":"Newman","given":"Ken"},{"family":"Cole","given":"Diana"},{"family":"Empacher","given":"Fanny"},{"family":"Gryba","given":"Rowenna"},{"family":"King","given":"Aaron A."},{"family":"Leos-Barajas","given":"Vianey"},{"family":"Mills Flemming","given":"Joanna"},{"family":"Nielsen","given":"Anders"},{"family":"Petris","given":"Giovanni"},{"family":"Thomas","given":"Len"}],"issued":{"date-parts":[["2021"]]}}}],"schema":"https://github.com/citation-style-language/schema/raw/master/csl-citation.json"} </w:instrText>
      </w:r>
      <w:r w:rsidR="00B04AB1">
        <w:fldChar w:fldCharType="separate"/>
      </w:r>
      <w:r w:rsidR="000968D5" w:rsidRPr="000968D5">
        <w:rPr>
          <w:vertAlign w:val="superscript"/>
        </w:rPr>
        <w:t>62</w:t>
      </w:r>
      <w:r w:rsidR="00B04AB1">
        <w:fldChar w:fldCharType="end"/>
      </w:r>
      <w:r>
        <w:t>.</w:t>
      </w:r>
    </w:p>
    <w:p w14:paraId="4CE287FB" w14:textId="3EF6CC86" w:rsidR="00FB0056" w:rsidRDefault="00FB0056">
      <w:pPr>
        <w:ind w:firstLine="720"/>
        <w:jc w:val="both"/>
        <w:pPrChange w:id="134" w:author="Zoe Rand" w:date="2026-08-24T12:02:00Z" w16du:dateUtc="2026-08-24T18:02:00Z">
          <w:pPr>
            <w:jc w:val="both"/>
          </w:pPr>
        </w:pPrChange>
      </w:pPr>
      <w:commentRangeStart w:id="135"/>
      <w:r>
        <w:t>The global trend for each taxonomic group was modeled assuming that each individual time series within that taxonomic group was an independent observation of the same global process. The model for the underlying process accounted for changing population dynamics using a random walk. The model for the observation process accounts for differences in the data-collection process for each time series (i.e., survey methods, units etc) and differences in observations by taxonomic-subgroups (i.e., populations, subspecies, regional areas) using random int</w:t>
      </w:r>
      <w:r w:rsidR="005863A0">
        <w:t>er</w:t>
      </w:r>
      <w:r>
        <w:t>cepts.</w:t>
      </w:r>
      <w:commentRangeEnd w:id="135"/>
      <w:r w:rsidR="006525A8">
        <w:rPr>
          <w:rStyle w:val="CommentReference"/>
          <w:sz w:val="24"/>
          <w:szCs w:val="24"/>
        </w:rPr>
        <w:commentReference w:id="135"/>
      </w:r>
    </w:p>
    <w:p w14:paraId="005A30AA" w14:textId="28FD0F4F" w:rsidR="000970A1" w:rsidRDefault="00000000">
      <w:pPr>
        <w:jc w:val="both"/>
      </w:pPr>
      <w:r>
        <w:t>The</w:t>
      </w:r>
      <w:r w:rsidR="00C46293">
        <w:t xml:space="preserve"> latent</w:t>
      </w:r>
      <w:r>
        <w:t xml:space="preserve"> true global trend </w:t>
      </w:r>
      <w:r w:rsidR="00D94CB9">
        <w:t xml:space="preserve">for each taxonomic group </w:t>
      </w:r>
      <w:r>
        <w:t xml:space="preserve">was modelled as a random walk, which </w:t>
      </w:r>
      <w:r w:rsidR="00B71C7C">
        <w:t xml:space="preserve">allowing </w:t>
      </w:r>
      <w:r>
        <w:t>allows the trend to flexibly evolve over time without a parametric shape</w:t>
      </w:r>
      <w:r w:rsidR="006525A8">
        <w:t xml:space="preserve"> </w:t>
      </w:r>
      <w:r w:rsidR="00B71C7C">
        <w:t>imposed</w:t>
      </w:r>
      <w:r>
        <w:t xml:space="preserve"> </w:t>
      </w:r>
      <w:r w:rsidR="00984477">
        <w:t xml:space="preserve">the </w:t>
      </w:r>
      <w:r>
        <w:t>on underlying  population dynamics:</w:t>
      </w:r>
    </w:p>
    <w:p w14:paraId="1F0995E5" w14:textId="77777777" w:rsidR="000970A1" w:rsidRDefault="00000000">
      <w:pPr>
        <w:jc w:val="both"/>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t</m:t>
              </m:r>
            </m:sub>
          </m:sSub>
        </m:oMath>
      </m:oMathPara>
    </w:p>
    <w:p w14:paraId="4DC82525" w14:textId="251FD851" w:rsidR="000970A1" w:rsidRDefault="00000000">
      <w:pPr>
        <w:jc w:val="both"/>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is the true hidden state</w:t>
      </w:r>
      <w:r w:rsidR="006525A8">
        <w:t xml:space="preserve"> </w:t>
      </w:r>
      <w:r w:rsidR="00FB0056">
        <w:t>estimated</w:t>
      </w:r>
      <w:r w:rsidR="00C46293">
        <w:t xml:space="preserve"> population size</w:t>
      </w:r>
      <w:r>
        <w:t xml:space="preserve"> at year </w:t>
      </w:r>
      <w:r>
        <w:rPr>
          <w:i/>
          <w:iCs/>
        </w:rPr>
        <w:t>t</w:t>
      </w:r>
      <w:r>
        <w:t xml:space="preserve"> and </w:t>
      </w:r>
      <m:oMath>
        <m:sSub>
          <m:sSubPr>
            <m:ctrlPr>
              <w:rPr>
                <w:rFonts w:ascii="Cambria Math" w:hAnsi="Cambria Math"/>
              </w:rPr>
            </m:ctrlPr>
          </m:sSubPr>
          <m:e>
            <m:r>
              <w:rPr>
                <w:rFonts w:ascii="Cambria Math" w:hAnsi="Cambria Math"/>
              </w:rPr>
              <m:t>ω</m:t>
            </m:r>
          </m:e>
          <m:sub>
            <m:r>
              <w:rPr>
                <w:rFonts w:ascii="Cambria Math" w:hAnsi="Cambria Math"/>
              </w:rPr>
              <m:t>t</m:t>
            </m:r>
          </m:sub>
        </m:sSub>
      </m:oMath>
      <w:r>
        <w:t xml:space="preserve"> is the process error, representing environmental stochasticity and demographic variability in population dynamics. </w:t>
      </w:r>
    </w:p>
    <w:p w14:paraId="1245D216" w14:textId="204D8B2E" w:rsidR="000970A1" w:rsidRDefault="00000000">
      <w:pPr>
        <w:jc w:val="both"/>
      </w:pPr>
      <w:r>
        <w:t>Empirical observations y</w:t>
      </w:r>
      <w:r>
        <w:rPr>
          <w:vertAlign w:val="subscript"/>
        </w:rPr>
        <w:t>i</w:t>
      </w:r>
      <w:r>
        <w:t xml:space="preserve"> </w:t>
      </w:r>
      <w:commentRangeStart w:id="136"/>
      <w:r>
        <w:t>(</w:t>
      </w:r>
      <w:r>
        <w:rPr>
          <w:i/>
          <w:iCs/>
        </w:rPr>
        <w:t>i</w:t>
      </w:r>
      <w:r>
        <w:t xml:space="preserve"> = 1, …, </w:t>
      </w:r>
      <w:r>
        <w:rPr>
          <w:i/>
          <w:iCs/>
        </w:rPr>
        <w:t>N</w:t>
      </w:r>
      <w:r>
        <w:t>)</w:t>
      </w:r>
      <w:commentRangeEnd w:id="136"/>
      <w:r w:rsidR="00C46293">
        <w:rPr>
          <w:rStyle w:val="CommentReference"/>
          <w:sz w:val="24"/>
          <w:szCs w:val="24"/>
        </w:rPr>
        <w:commentReference w:id="136"/>
      </w:r>
      <w:r>
        <w:t xml:space="preserve"> were treated as imperfect observations around the </w:t>
      </w:r>
      <w:r w:rsidR="00385715">
        <w:t>latent</w:t>
      </w:r>
      <w:r>
        <w:t xml:space="preserve"> global state at the corresponding year </w:t>
      </w:r>
      <w:r>
        <w:rPr>
          <w:i/>
          <w:iCs/>
        </w:rPr>
        <w:t>t</w:t>
      </w:r>
      <w:r>
        <w:rPr>
          <w:vertAlign w:val="subscript"/>
        </w:rPr>
        <w:t>i</w:t>
      </w:r>
      <w:r>
        <w:t>. The observation equation was defined as:</w:t>
      </w:r>
    </w:p>
    <w:p w14:paraId="1B996113" w14:textId="77777777" w:rsidR="000970A1" w:rsidRDefault="00000000">
      <w:pPr>
        <w:jc w:val="both"/>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t(i)</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id(i)</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taxa(i)</m:t>
              </m:r>
            </m:sub>
          </m:sSub>
          <m:r>
            <w:rPr>
              <w:rFonts w:ascii="Cambria Math" w:hAnsi="Cambria Math"/>
            </w:rPr>
            <m:t>+</m:t>
          </m:r>
          <m:sSub>
            <m:sSubPr>
              <m:ctrlPr>
                <w:rPr>
                  <w:rFonts w:ascii="Cambria Math" w:hAnsi="Cambria Math"/>
                </w:rPr>
              </m:ctrlPr>
            </m:sSubPr>
            <m:e>
              <m:r>
                <w:rPr>
                  <w:rFonts w:ascii="Cambria Math" w:hAnsi="Cambria Math"/>
                </w:rPr>
                <m:t>υ</m:t>
              </m:r>
            </m:e>
            <m:sub>
              <m:r>
                <w:rPr>
                  <w:rFonts w:ascii="Cambria Math" w:hAnsi="Cambria Math"/>
                </w:rPr>
                <m:t>i</m:t>
              </m:r>
            </m:sub>
          </m:sSub>
        </m:oMath>
      </m:oMathPara>
    </w:p>
    <w:p w14:paraId="2DC5EDC5" w14:textId="64B5D7EC" w:rsidR="00FB0056" w:rsidRDefault="00000000">
      <w:pPr>
        <w:jc w:val="both"/>
        <w:rPr>
          <w:ins w:id="137" w:author="Zoe Rand" w:date="2026-08-24T12:05:00Z" w16du:dateUtc="2026-08-24T18:05:00Z"/>
        </w:rPr>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t(i)</m:t>
            </m:r>
          </m:sub>
        </m:sSub>
      </m:oMath>
      <w:r>
        <w:t xml:space="preserve">is the true global state at year </w:t>
      </w:r>
      <w:r>
        <w:rPr>
          <w:i/>
          <w:iCs/>
        </w:rPr>
        <w:t>t</w:t>
      </w:r>
      <w:r>
        <w:t xml:space="preserve"> corresponding to observation </w:t>
      </w:r>
      <w:r>
        <w:rPr>
          <w:i/>
          <w:iCs/>
        </w:rPr>
        <w:t>i</w:t>
      </w:r>
      <w:r>
        <w:t xml:space="preserve">, </w:t>
      </w:r>
      <m:oMath>
        <m:sSub>
          <m:sSubPr>
            <m:ctrlPr>
              <w:rPr>
                <w:rFonts w:ascii="Cambria Math" w:hAnsi="Cambria Math"/>
              </w:rPr>
            </m:ctrlPr>
          </m:sSubPr>
          <m:e>
            <m:r>
              <w:rPr>
                <w:rFonts w:ascii="Cambria Math" w:hAnsi="Cambria Math"/>
              </w:rPr>
              <m:t>α</m:t>
            </m:r>
          </m:e>
          <m:sub>
            <m:r>
              <w:rPr>
                <w:rFonts w:ascii="Cambria Math" w:hAnsi="Cambria Math"/>
              </w:rPr>
              <m:t>id(i)</m:t>
            </m:r>
          </m:sub>
        </m:sSub>
      </m:oMath>
      <w:r>
        <w:t xml:space="preserve"> is a random intercept that acts as a scaling factor for the specific time series</w:t>
      </w:r>
      <w:r w:rsidR="00984477">
        <w:t xml:space="preserve"> </w:t>
      </w:r>
      <w:r w:rsidR="00984477">
        <w:rPr>
          <w:i/>
          <w:iCs/>
        </w:rPr>
        <w:t>ID</w:t>
      </w:r>
      <w:commentRangeStart w:id="138"/>
      <w:r>
        <w:t xml:space="preserve">, </w:t>
      </w:r>
      <w:commentRangeStart w:id="139"/>
      <w:r>
        <w:t xml:space="preserve">modelled as </w:t>
      </w:r>
      <m:oMath>
        <m:sSub>
          <m:sSubPr>
            <m:ctrlPr>
              <w:rPr>
                <w:rFonts w:ascii="Cambria Math" w:hAnsi="Cambria Math"/>
              </w:rPr>
            </m:ctrlPr>
          </m:sSubPr>
          <m:e>
            <m:r>
              <w:rPr>
                <w:rFonts w:ascii="Cambria Math" w:hAnsi="Cambria Math"/>
              </w:rPr>
              <m:t>α</m:t>
            </m:r>
          </m:e>
          <m:sub>
            <m:r>
              <w:rPr>
                <w:rFonts w:ascii="Cambria Math" w:hAnsi="Cambria Math"/>
              </w:rPr>
              <m:t>ID(i)</m:t>
            </m:r>
          </m:sub>
        </m:sSub>
      </m:oMath>
      <w:r>
        <w:t>~Normal(0, σ</w:t>
      </w:r>
      <w:r>
        <w:rPr>
          <w:vertAlign w:val="superscript"/>
        </w:rPr>
        <w:t>ID</w:t>
      </w:r>
      <w:r>
        <w:t>)</w:t>
      </w:r>
      <w:commentRangeEnd w:id="138"/>
      <w:r w:rsidR="006525A8">
        <w:rPr>
          <w:rStyle w:val="CommentReference"/>
          <w:sz w:val="24"/>
          <w:szCs w:val="24"/>
        </w:rPr>
        <w:commentReference w:id="138"/>
      </w:r>
      <w:r>
        <w:t xml:space="preserve"> where σ</w:t>
      </w:r>
      <w:r>
        <w:rPr>
          <w:vertAlign w:val="superscript"/>
        </w:rPr>
        <w:t>ID</w:t>
      </w:r>
      <w:r>
        <w:t xml:space="preserve">~ Half-normal(0,1), </w:t>
      </w:r>
      <m:oMath>
        <m:sSub>
          <m:sSubPr>
            <m:ctrlPr>
              <w:rPr>
                <w:rFonts w:ascii="Cambria Math" w:hAnsi="Cambria Math"/>
              </w:rPr>
            </m:ctrlPr>
          </m:sSubPr>
          <m:e>
            <m:r>
              <w:rPr>
                <w:rFonts w:ascii="Cambria Math" w:hAnsi="Cambria Math"/>
              </w:rPr>
              <m:t>α</m:t>
            </m:r>
          </m:e>
          <m:sub>
            <m:r>
              <w:rPr>
                <w:rFonts w:ascii="Cambria Math" w:hAnsi="Cambria Math"/>
              </w:rPr>
              <m:t>taxa(i)</m:t>
            </m:r>
          </m:sub>
        </m:sSub>
      </m:oMath>
      <w:r>
        <w:t xml:space="preserve"> is a random intercept accounting for taxonomic subgroup differences, modelled as </w:t>
      </w:r>
      <m:oMath>
        <m:sSub>
          <m:sSubPr>
            <m:ctrlPr>
              <w:rPr>
                <w:rFonts w:ascii="Cambria Math" w:hAnsi="Cambria Math"/>
              </w:rPr>
            </m:ctrlPr>
          </m:sSubPr>
          <m:e>
            <m:r>
              <w:rPr>
                <w:rFonts w:ascii="Cambria Math" w:hAnsi="Cambria Math"/>
              </w:rPr>
              <m:t>α</m:t>
            </m:r>
          </m:e>
          <m:sub>
            <m:r>
              <w:rPr>
                <w:rFonts w:ascii="Cambria Math" w:hAnsi="Cambria Math"/>
              </w:rPr>
              <m:t>taxa(i)</m:t>
            </m:r>
          </m:sub>
        </m:sSub>
      </m:oMath>
      <w:r>
        <w:t>~Normal(0, σ</w:t>
      </w:r>
      <w:r>
        <w:rPr>
          <w:vertAlign w:val="superscript"/>
        </w:rPr>
        <w:t>taxa</w:t>
      </w:r>
      <w:r>
        <w:t>) where σ</w:t>
      </w:r>
      <w:r>
        <w:rPr>
          <w:vertAlign w:val="superscript"/>
        </w:rPr>
        <w:t>taxa</w:t>
      </w:r>
      <w:r>
        <w:t xml:space="preserve">~ Half-normal(0,1), and </w:t>
      </w:r>
      <m:oMath>
        <m:sSub>
          <m:sSubPr>
            <m:ctrlPr>
              <w:rPr>
                <w:rFonts w:ascii="Cambria Math" w:hAnsi="Cambria Math"/>
              </w:rPr>
            </m:ctrlPr>
          </m:sSubPr>
          <m:e>
            <m:r>
              <w:rPr>
                <w:rFonts w:ascii="Cambria Math" w:hAnsi="Cambria Math"/>
              </w:rPr>
              <m:t>υ</m:t>
            </m:r>
          </m:e>
          <m:sub>
            <m:r>
              <w:rPr>
                <w:rFonts w:ascii="Cambria Math" w:hAnsi="Cambria Math"/>
              </w:rPr>
              <m:t>i</m:t>
            </m:r>
          </m:sub>
        </m:sSub>
      </m:oMath>
      <w:r>
        <w:t xml:space="preserve"> is the observation noise </w:t>
      </w:r>
      <w:r w:rsidR="00B71C7C">
        <w:t xml:space="preserve">error </w:t>
      </w:r>
      <w:r>
        <w:t xml:space="preserve">modelled as </w:t>
      </w:r>
      <m:oMath>
        <m:sSub>
          <m:sSubPr>
            <m:ctrlPr>
              <w:rPr>
                <w:rFonts w:ascii="Cambria Math" w:hAnsi="Cambria Math"/>
              </w:rPr>
            </m:ctrlPr>
          </m:sSubPr>
          <m:e>
            <m:r>
              <w:rPr>
                <w:rFonts w:ascii="Cambria Math" w:hAnsi="Cambria Math"/>
              </w:rPr>
              <m:t>υ</m:t>
            </m:r>
          </m:e>
          <m:sub>
            <m:r>
              <w:rPr>
                <w:rFonts w:ascii="Cambria Math" w:hAnsi="Cambria Math"/>
              </w:rPr>
              <m:t>i</m:t>
            </m:r>
          </m:sub>
        </m:sSub>
      </m:oMath>
      <w:r>
        <w:t>~Normal(0,σ</w:t>
      </w:r>
      <w:r>
        <w:rPr>
          <w:vertAlign w:val="superscript"/>
        </w:rPr>
        <w:t>obs</w:t>
      </w:r>
      <w:r>
        <w:t>), where σ</w:t>
      </w:r>
      <w:r>
        <w:rPr>
          <w:vertAlign w:val="superscript"/>
        </w:rPr>
        <w:t>obs</w:t>
      </w:r>
      <w:r>
        <w:t xml:space="preserve"> is the standard deviation of the observation </w:t>
      </w:r>
      <w:ins w:id="140" w:author="Zoe Rand" w:date="2026-09-11T14:48:00Z" w16du:dateUtc="2026-09-11T21:48:00Z">
        <w:r>
          <w:t xml:space="preserve">noise. </w:t>
        </w:r>
      </w:ins>
      <w:commentRangeEnd w:id="139"/>
      <w:r w:rsidR="006525A8">
        <w:rPr>
          <w:rStyle w:val="CommentReference"/>
          <w:sz w:val="24"/>
          <w:szCs w:val="24"/>
        </w:rPr>
        <w:commentReference w:id="139"/>
      </w:r>
    </w:p>
    <w:p w14:paraId="662DC987" w14:textId="1EB417D7" w:rsidR="000970A1" w:rsidRDefault="00FB0056">
      <w:pPr>
        <w:jc w:val="both"/>
      </w:pPr>
      <w:ins w:id="141" w:author="Zoe Rand" w:date="2026-08-24T12:06:00Z" w16du:dateUtc="2026-08-24T18:06:00Z">
        <w:r>
          <w:t>The model was fit in the</w:t>
        </w:r>
      </w:ins>
      <w:r w:rsidR="006525A8">
        <w:t xml:space="preserve"> </w:t>
      </w:r>
      <w:ins w:id="142" w:author="Zoe Rand" w:date="2026-08-24T12:06:00Z" w16du:dateUtc="2026-08-24T18:06:00Z">
        <w:r>
          <w:t>Stan</w:t>
        </w:r>
      </w:ins>
      <w:r w:rsidR="006525A8">
        <w:t>, a</w:t>
      </w:r>
      <w:ins w:id="143" w:author="Zoe Rand" w:date="2026-08-24T12:06:00Z" w16du:dateUtc="2026-08-24T18:06:00Z">
        <w:r>
          <w:t xml:space="preserve"> probabilistic programming language</w:t>
        </w:r>
      </w:ins>
      <w:r w:rsidR="006525A8">
        <w:t>,</w:t>
      </w:r>
      <w:ins w:id="144" w:author="Zoe Rand" w:date="2026-08-24T12:06:00Z" w16du:dateUtc="2026-08-24T18:06:00Z">
        <w:r>
          <w:t xml:space="preserve"> using the package </w:t>
        </w:r>
        <w:r>
          <w:rPr>
            <w:i/>
            <w:iCs/>
          </w:rPr>
          <w:t>rstan</w:t>
        </w:r>
        <w:r w:rsidRPr="00FB0056">
          <w:rPr>
            <w:rPrChange w:id="145" w:author="Zoe Rand" w:date="2026-08-24T12:06:00Z" w16du:dateUtc="2026-08-24T18:06:00Z">
              <w:rPr>
                <w:i/>
                <w:iCs/>
              </w:rPr>
            </w:rPrChange>
          </w:rPr>
          <w:t xml:space="preserve"> (citation)</w:t>
        </w:r>
        <w:r>
          <w:t xml:space="preserve"> in R v.XX (citation)</w:t>
        </w:r>
        <w:r w:rsidRPr="00FB0056">
          <w:t>.</w:t>
        </w:r>
        <w:r>
          <w:t xml:space="preserve"> </w:t>
        </w:r>
      </w:ins>
      <w:commentRangeStart w:id="146"/>
      <w:ins w:id="147" w:author="Zoe Rand" w:date="2026-08-24T12:07:00Z" w16du:dateUtc="2026-08-24T18:07:00Z">
        <w:r w:rsidR="00DB132F">
          <w:t>Weakly informative priors were used</w:t>
        </w:r>
      </w:ins>
      <w:ins w:id="148" w:author="Zoe Rand" w:date="2026-08-24T12:16:00Z" w16du:dateUtc="2026-08-24T18:16:00Z">
        <w:r w:rsidR="00A53378">
          <w:t xml:space="preserve"> for</w:t>
        </w:r>
      </w:ins>
      <w:ins w:id="149" w:author="Zoe Rand" w:date="2026-08-24T12:07:00Z" w16du:dateUtc="2026-08-24T18:07:00Z">
        <w:r w:rsidR="00DB132F">
          <w:t>…</w:t>
        </w:r>
      </w:ins>
      <w:commentRangeEnd w:id="146"/>
      <w:r w:rsidR="006525A8">
        <w:rPr>
          <w:rStyle w:val="CommentReference"/>
          <w:sz w:val="24"/>
          <w:szCs w:val="24"/>
        </w:rPr>
        <w:commentReference w:id="146"/>
      </w:r>
      <w:ins w:id="150" w:author="Zoe Rand" w:date="2026-08-24T12:07:00Z" w16du:dateUtc="2026-08-24T18:07:00Z">
        <w:r w:rsidR="00DB132F">
          <w:t xml:space="preserve"> </w:t>
        </w:r>
      </w:ins>
      <w:commentRangeStart w:id="151"/>
      <w:ins w:id="152" w:author="Zoe Rand" w:date="2026-08-24T12:12:00Z" w16du:dateUtc="2026-08-24T18:12:00Z">
        <w:r w:rsidR="00DB132F">
          <w:t xml:space="preserve">Models were fit with XX chains and XX% warmup, as needed for convergence. </w:t>
        </w:r>
      </w:ins>
      <w:commentRangeEnd w:id="151"/>
      <w:r w:rsidR="006525A8">
        <w:rPr>
          <w:rStyle w:val="CommentReference"/>
          <w:sz w:val="24"/>
          <w:szCs w:val="24"/>
        </w:rPr>
        <w:commentReference w:id="151"/>
      </w:r>
      <w:commentRangeStart w:id="153"/>
      <w:commentRangeStart w:id="154"/>
      <w:ins w:id="155" w:author="Zoe Rand" w:date="2026-08-24T12:07:00Z" w16du:dateUtc="2026-08-24T18:07:00Z">
        <w:r w:rsidR="00DB132F">
          <w:t xml:space="preserve">Model convergence was checked using </w:t>
        </w:r>
      </w:ins>
      <w:ins w:id="156" w:author="Zoe Rand" w:date="2026-08-24T12:08:00Z" w16du:dateUtc="2026-08-24T18:08:00Z">
        <w:r w:rsidR="00DB132F">
          <w:t xml:space="preserve">traceplots, autocorrelation plots, and by ensuring that </w:t>
        </w:r>
      </w:ins>
      <m:oMath>
        <m:acc>
          <m:accPr>
            <m:ctrlPr>
              <w:ins w:id="157" w:author="Zoe Rand" w:date="2026-08-24T12:09:00Z" w16du:dateUtc="2026-08-24T18:09:00Z">
                <w:rPr>
                  <w:rFonts w:ascii="Cambria Math" w:hAnsi="Cambria Math"/>
                  <w:i/>
                </w:rPr>
              </w:ins>
            </m:ctrlPr>
          </m:accPr>
          <m:e>
            <m:r>
              <w:ins w:id="158" w:author="Zoe Rand" w:date="2026-08-24T12:09:00Z" w16du:dateUtc="2026-08-24T18:09:00Z">
                <w:rPr>
                  <w:rFonts w:ascii="Cambria Math" w:hAnsi="Cambria Math"/>
                </w:rPr>
                <m:t>R</m:t>
              </w:ins>
            </m:r>
          </m:e>
        </m:acc>
      </m:oMath>
      <w:ins w:id="159" w:author="Zoe Rand" w:date="2026-08-24T12:09:00Z" w16du:dateUtc="2026-08-24T18:09:00Z">
        <w:r w:rsidR="00DB132F">
          <w:t xml:space="preserve"> values were less than 1.</w:t>
        </w:r>
      </w:ins>
      <w:ins w:id="160" w:author="Zoe Rand" w:date="2026-08-24T12:13:00Z" w16du:dateUtc="2026-08-24T18:13:00Z">
        <w:r w:rsidR="00DB132F">
          <w:t>0</w:t>
        </w:r>
      </w:ins>
      <w:ins w:id="161" w:author="Zoe Rand" w:date="2026-08-24T12:09:00Z" w16du:dateUtc="2026-08-24T18:09:00Z">
        <w:r w:rsidR="00DB132F">
          <w:t>1</w:t>
        </w:r>
      </w:ins>
      <w:commentRangeEnd w:id="153"/>
      <w:r w:rsidR="006525A8">
        <w:rPr>
          <w:rStyle w:val="CommentReference"/>
          <w:sz w:val="24"/>
          <w:szCs w:val="24"/>
        </w:rPr>
        <w:commentReference w:id="153"/>
      </w:r>
      <w:commentRangeEnd w:id="154"/>
      <w:r w:rsidR="00E1640C">
        <w:rPr>
          <w:rStyle w:val="CommentReference"/>
          <w:sz w:val="24"/>
          <w:szCs w:val="24"/>
        </w:rPr>
        <w:commentReference w:id="154"/>
      </w:r>
      <w:r w:rsidR="00E1640C">
        <w:fldChar w:fldCharType="begin"/>
      </w:r>
      <w:r w:rsidR="000968D5">
        <w:instrText xml:space="preserve"> ADDIN ZOTERO_ITEM CSL_CITATION {"citationID":"QhhkKyoV","properties":{"unsorted":false,"formattedCitation":"\\super 63\\nosupersub{}","plainCitation":"63","noteIndex":0},"citationItems":[{"id":3303,"uris":["http://zotero.org/groups/6001417/items/NSR37YPM"],"itemData":{"id":3303,"type":"article-journal","container-title":"Bayesian analysis","ISSN":"1936-0975","issue":"2","journalAbbreviation":"Bayesian analysis","page":"667-718","publisher":"International Society for Bayesian Analysis","title":"Rank-normalization, folding, and localization: An improved R ̂ for assessing convergence of MCMC (with discussion)","volume":"16","author":[{"family":"Vehtari","given":"Aki"},{"family":"Gelman","given":"Andrew"},{"family":"Simpson","given":"Daniel"},{"family":"Carpenter","given":"Bob"},{"family":"Bürkner","given":"Paul-Christian"}],"issued":{"date-parts":[["2021"]]}}}],"schema":"https://github.com/citation-style-language/schema/raw/master/csl-citation.json"} </w:instrText>
      </w:r>
      <w:r w:rsidR="00E1640C">
        <w:fldChar w:fldCharType="separate"/>
      </w:r>
      <w:r w:rsidR="000968D5" w:rsidRPr="000968D5">
        <w:rPr>
          <w:vertAlign w:val="superscript"/>
        </w:rPr>
        <w:t>63</w:t>
      </w:r>
      <w:r w:rsidR="00E1640C">
        <w:fldChar w:fldCharType="end"/>
      </w:r>
      <w:ins w:id="162" w:author="Zoe Rand" w:date="2026-08-24T12:13:00Z" w16du:dateUtc="2026-08-24T18:13:00Z">
        <w:r w:rsidR="00DB132F">
          <w:t>.</w:t>
        </w:r>
      </w:ins>
      <w:ins w:id="163" w:author="Zoe Rand" w:date="2026-08-24T12:09:00Z" w16du:dateUtc="2026-08-24T18:09:00Z">
        <w:r w:rsidR="00DB132F">
          <w:t xml:space="preserve"> </w:t>
        </w:r>
      </w:ins>
      <w:commentRangeStart w:id="164"/>
      <w:r w:rsidR="00B71C7C">
        <w:t xml:space="preserve">We evaluated </w:t>
      </w:r>
      <w:r w:rsidR="00A53378">
        <w:t>using posterior predictive checks.</w:t>
      </w:r>
      <w:commentRangeEnd w:id="164"/>
      <w:r w:rsidR="006525A8">
        <w:rPr>
          <w:rStyle w:val="CommentReference"/>
          <w:sz w:val="24"/>
          <w:szCs w:val="24"/>
        </w:rPr>
        <w:commentReference w:id="164"/>
      </w:r>
      <w:r w:rsidR="006525A8">
        <w:t xml:space="preserve"> </w:t>
      </w:r>
      <w:commentRangeStart w:id="165"/>
      <w:r>
        <w:t xml:space="preserve">The model was evaluated against three distinct structural configurations for the variance priors for both process and observation errors as a prior sensitivity analysis, yielding a total of 9 different </w:t>
      </w:r>
      <w:commentRangeStart w:id="166"/>
      <w:r>
        <w:t>scenarios</w:t>
      </w:r>
      <w:commentRangeEnd w:id="166"/>
      <w:r w:rsidR="00DB132F">
        <w:rPr>
          <w:rStyle w:val="CommentReference"/>
          <w:sz w:val="24"/>
          <w:szCs w:val="24"/>
        </w:rPr>
        <w:commentReference w:id="166"/>
      </w:r>
      <w:r>
        <w:t xml:space="preserve"> (Table </w:t>
      </w:r>
      <w:commentRangeStart w:id="167"/>
      <w:r w:rsidR="00D94CB9">
        <w:t>S2</w:t>
      </w:r>
      <w:commentRangeEnd w:id="167"/>
      <w:r w:rsidR="00DB132F">
        <w:rPr>
          <w:rStyle w:val="CommentReference"/>
          <w:sz w:val="24"/>
          <w:szCs w:val="24"/>
        </w:rPr>
        <w:commentReference w:id="167"/>
      </w:r>
      <w:r>
        <w:t xml:space="preserve">). </w:t>
      </w:r>
      <w:commentRangeEnd w:id="165"/>
      <w:r w:rsidR="002F0978">
        <w:rPr>
          <w:rStyle w:val="CommentReference"/>
          <w:sz w:val="24"/>
          <w:szCs w:val="24"/>
        </w:rPr>
        <w:commentReference w:id="165"/>
      </w:r>
    </w:p>
    <w:p w14:paraId="797B62A0" w14:textId="77777777" w:rsidR="000970A1" w:rsidRDefault="00000000">
      <w:pPr>
        <w:rPr>
          <w:b/>
          <w:bCs/>
          <w:sz w:val="28"/>
          <w:szCs w:val="28"/>
        </w:rPr>
      </w:pPr>
      <w:commentRangeStart w:id="168"/>
      <w:r>
        <w:rPr>
          <w:b/>
          <w:bCs/>
          <w:sz w:val="28"/>
          <w:szCs w:val="28"/>
        </w:rPr>
        <w:t xml:space="preserve">Results </w:t>
      </w:r>
      <w:commentRangeEnd w:id="168"/>
      <w:r w:rsidR="00CA1892">
        <w:rPr>
          <w:rStyle w:val="CommentReference"/>
          <w:b/>
          <w:bCs/>
          <w:sz w:val="28"/>
          <w:szCs w:val="28"/>
        </w:rPr>
        <w:commentReference w:id="168"/>
      </w:r>
    </w:p>
    <w:p w14:paraId="0D83857F" w14:textId="0C373E3F" w:rsidR="000970A1" w:rsidRDefault="00CE46AB">
      <w:pPr>
        <w:rPr>
          <w:i/>
          <w:iCs/>
        </w:rPr>
      </w:pPr>
      <w:r>
        <w:rPr>
          <w:i/>
          <w:iCs/>
        </w:rPr>
        <w:lastRenderedPageBreak/>
        <w:t>Global trends by major taxon</w:t>
      </w:r>
    </w:p>
    <w:p w14:paraId="5F4FC580" w14:textId="435F5AF5" w:rsidR="003457D3" w:rsidRDefault="00000000">
      <w:r>
        <w:t xml:space="preserve">We observe robust, decadal recovery trends in marine mammals and sea turtles following periods of early declines (Fig. 1), though we caution that these </w:t>
      </w:r>
      <w:commentRangeStart w:id="169"/>
      <w:r>
        <w:t>early trends</w:t>
      </w:r>
      <w:commentRangeEnd w:id="169"/>
      <w:r w:rsidR="00784C1C">
        <w:rPr>
          <w:rStyle w:val="CommentReference"/>
          <w:sz w:val="24"/>
          <w:szCs w:val="24"/>
        </w:rPr>
        <w:commentReference w:id="169"/>
      </w:r>
      <w:r>
        <w:t xml:space="preserve"> are informed by only a </w:t>
      </w:r>
      <w:commentRangeStart w:id="170"/>
      <w:r>
        <w:t>few species and populations</w:t>
      </w:r>
      <w:commentRangeEnd w:id="170"/>
      <w:r w:rsidR="00784C1C">
        <w:rPr>
          <w:rStyle w:val="CommentReference"/>
          <w:sz w:val="24"/>
          <w:szCs w:val="24"/>
        </w:rPr>
        <w:commentReference w:id="170"/>
      </w:r>
      <w:r>
        <w:t xml:space="preserve">. We observe a relatively small decline in marine birds </w:t>
      </w:r>
      <w:r w:rsidR="00DF5188">
        <w:t>from</w:t>
      </w:r>
      <w:r>
        <w:t xml:space="preserve"> the early 2000s, after a </w:t>
      </w:r>
      <w:commentRangeStart w:id="171"/>
      <w:r>
        <w:t xml:space="preserve">modest increase </w:t>
      </w:r>
      <w:commentRangeEnd w:id="171"/>
      <w:r w:rsidR="00A5257B">
        <w:rPr>
          <w:rStyle w:val="CommentReference"/>
          <w:sz w:val="24"/>
          <w:szCs w:val="24"/>
        </w:rPr>
        <w:commentReference w:id="171"/>
      </w:r>
      <w:r>
        <w:t xml:space="preserve">between the 1950s and early 1980s. Trends in exploited and cartilaginous fish show pronounced declines from the 1950s to 2000s, followed by periods of </w:t>
      </w:r>
      <w:r w:rsidR="00DF5188">
        <w:t>stabilization</w:t>
      </w:r>
      <w:r>
        <w:t xml:space="preserve"> or </w:t>
      </w:r>
      <w:commentRangeStart w:id="172"/>
      <w:r>
        <w:t xml:space="preserve">modest </w:t>
      </w:r>
      <w:commentRangeEnd w:id="172"/>
      <w:r w:rsidR="00A5257B">
        <w:rPr>
          <w:rStyle w:val="CommentReference"/>
          <w:sz w:val="24"/>
          <w:szCs w:val="24"/>
        </w:rPr>
        <w:commentReference w:id="172"/>
      </w:r>
      <w:r>
        <w:t xml:space="preserve">increase. Exploited crustaceans showed a </w:t>
      </w:r>
      <w:commentRangeStart w:id="173"/>
      <w:r>
        <w:t xml:space="preserve">sharp decrease </w:t>
      </w:r>
      <w:r w:rsidR="00B71C7C">
        <w:t xml:space="preserve">from a peak in the 1960s </w:t>
      </w:r>
      <w:r>
        <w:t>up until the early 1980s from a peak in the 1960s</w:t>
      </w:r>
      <w:commentRangeEnd w:id="173"/>
      <w:r w:rsidR="00A5257B">
        <w:rPr>
          <w:rStyle w:val="CommentReference"/>
          <w:sz w:val="24"/>
          <w:szCs w:val="24"/>
        </w:rPr>
        <w:commentReference w:id="173"/>
      </w:r>
      <w:r>
        <w:t xml:space="preserve">, followed by stable trends until </w:t>
      </w:r>
      <w:r w:rsidR="00B71C7C">
        <w:t xml:space="preserve">through </w:t>
      </w:r>
      <w:r>
        <w:t xml:space="preserve">the </w:t>
      </w:r>
      <w:r w:rsidR="00DF5188">
        <w:t>mid-2000s</w:t>
      </w:r>
      <w:r>
        <w:t xml:space="preserve">, and </w:t>
      </w:r>
      <w:r w:rsidR="00B71C7C">
        <w:t xml:space="preserve">shifting </w:t>
      </w:r>
      <w:r w:rsidR="006525A8">
        <w:t>towards a</w:t>
      </w:r>
      <w:r>
        <w:t xml:space="preserve"> modest decline from then. In contrast, non-exploited fishes, including deep-sea </w:t>
      </w:r>
      <w:r w:rsidR="00DF5188">
        <w:t>pelagic</w:t>
      </w:r>
      <w:r>
        <w:t>, exhibit</w:t>
      </w:r>
      <w:r w:rsidR="00B71C7C">
        <w:t>ed</w:t>
      </w:r>
      <w:r>
        <w:t xml:space="preserve"> considerable inter-annual stochasticity</w:t>
      </w:r>
      <w:r w:rsidR="008B3631">
        <w:t>,</w:t>
      </w:r>
      <w:r>
        <w:t xml:space="preserve"> but remain</w:t>
      </w:r>
      <w:r w:rsidR="00B71C7C">
        <w:t>ed</w:t>
      </w:r>
      <w:r>
        <w:t xml:space="preserve"> stable over the study period after a steady decline from the 1950s to early 1970s. </w:t>
      </w:r>
    </w:p>
    <w:p w14:paraId="10D3F06C" w14:textId="22B90597" w:rsidR="000970A1" w:rsidRDefault="00000000">
      <w:r>
        <w:t xml:space="preserve">Habitats like kelp, mangrove, coral, and salt marshes </w:t>
      </w:r>
      <w:r w:rsidR="006525A8">
        <w:t>demonstrated a</w:t>
      </w:r>
      <w:r>
        <w:t xml:space="preserve"> </w:t>
      </w:r>
      <w:commentRangeStart w:id="174"/>
      <w:r>
        <w:t xml:space="preserve">lack of recovery </w:t>
      </w:r>
      <w:commentRangeEnd w:id="174"/>
      <w:r w:rsidR="00A5257B">
        <w:rPr>
          <w:rStyle w:val="CommentReference"/>
          <w:sz w:val="24"/>
          <w:szCs w:val="24"/>
        </w:rPr>
        <w:commentReference w:id="174"/>
      </w:r>
      <w:r>
        <w:t xml:space="preserve">with persistent, gradual declines in relative area and percent cover over the last three decades. </w:t>
      </w:r>
      <w:commentRangeStart w:id="175"/>
      <w:r>
        <w:t>Seagrass</w:t>
      </w:r>
      <w:r w:rsidR="006525A8">
        <w:t>es wee</w:t>
      </w:r>
      <w:r w:rsidR="005D7BB9">
        <w:t xml:space="preserve"> </w:t>
      </w:r>
      <w:r>
        <w:t xml:space="preserve">an exception to this, with a strong decline in the 1970s followed by a stable trend </w:t>
      </w:r>
      <w:r w:rsidR="005D7BB9">
        <w:t xml:space="preserve">through </w:t>
      </w:r>
      <w:r>
        <w:t>2015.</w:t>
      </w:r>
      <w:commentRangeStart w:id="176"/>
      <w:commentRangeStart w:id="177"/>
      <w:r>
        <w:t xml:space="preserve"> </w:t>
      </w:r>
      <w:commentRangeEnd w:id="176"/>
      <w:r w:rsidR="002F0978">
        <w:rPr>
          <w:rStyle w:val="CommentReference"/>
          <w:sz w:val="24"/>
          <w:szCs w:val="24"/>
        </w:rPr>
        <w:commentReference w:id="176"/>
      </w:r>
      <w:commentRangeEnd w:id="177"/>
      <w:r w:rsidR="00984477">
        <w:rPr>
          <w:rStyle w:val="CommentReference"/>
          <w:sz w:val="24"/>
          <w:szCs w:val="24"/>
        </w:rPr>
        <w:commentReference w:id="177"/>
      </w:r>
      <w:commentRangeEnd w:id="175"/>
      <w:r w:rsidR="00A5257B">
        <w:rPr>
          <w:rStyle w:val="CommentReference"/>
          <w:sz w:val="24"/>
          <w:szCs w:val="24"/>
        </w:rPr>
        <w:commentReference w:id="175"/>
      </w:r>
    </w:p>
    <w:p w14:paraId="7C342883" w14:textId="4DB64486" w:rsidR="000970A1" w:rsidRDefault="00000000">
      <w:commentRangeStart w:id="178"/>
      <w:r>
        <w:t xml:space="preserve">In general, we </w:t>
      </w:r>
      <w:r w:rsidR="005D7BB9">
        <w:t xml:space="preserve">observed </w:t>
      </w:r>
      <w:r>
        <w:t xml:space="preserve">the acute declines in marine fauna occurring between 1950 and 2000, </w:t>
      </w:r>
      <w:commentRangeStart w:id="179"/>
      <w:r>
        <w:t>during which industrial fishing rapidly expanded</w:t>
      </w:r>
      <w:commentRangeEnd w:id="179"/>
      <w:r w:rsidR="00984477">
        <w:rPr>
          <w:rStyle w:val="CommentReference"/>
          <w:sz w:val="24"/>
          <w:szCs w:val="24"/>
        </w:rPr>
        <w:commentReference w:id="179"/>
      </w:r>
      <w:del w:id="180" w:author="Will Patrone" w:date="2026-09-11T14:48:00Z" w16du:dateUtc="2026-09-11T21:48:00Z">
        <w:r>
          <w:delText>,</w:delText>
        </w:r>
      </w:del>
      <w:r w:rsidR="005D7BB9">
        <w:t xml:space="preserve"> </w:t>
      </w:r>
      <w:r>
        <w:t xml:space="preserve">Since 1990, almost all non-exploited and exploited fauna have either stabilized or increased </w:t>
      </w:r>
      <w:commentRangeStart w:id="181"/>
      <w:r w:rsidR="00A5257B">
        <w:t>likely</w:t>
      </w:r>
      <w:r>
        <w:t xml:space="preserve"> </w:t>
      </w:r>
      <w:commentRangeStart w:id="182"/>
      <w:commentRangeStart w:id="183"/>
      <w:r>
        <w:t>owing to the long-term success of international conservation efforts and effective fisheries management</w:t>
      </w:r>
      <w:commentRangeEnd w:id="183"/>
      <w:r w:rsidR="00984477">
        <w:rPr>
          <w:rStyle w:val="CommentReference"/>
          <w:sz w:val="24"/>
          <w:szCs w:val="24"/>
        </w:rPr>
        <w:commentReference w:id="183"/>
      </w:r>
      <w:r>
        <w:t xml:space="preserve">. </w:t>
      </w:r>
      <w:commentRangeEnd w:id="181"/>
      <w:r w:rsidR="00984477">
        <w:rPr>
          <w:rStyle w:val="CommentReference"/>
          <w:sz w:val="24"/>
          <w:szCs w:val="24"/>
        </w:rPr>
        <w:commentReference w:id="181"/>
      </w:r>
      <w:commentRangeEnd w:id="182"/>
      <w:r w:rsidR="00984477">
        <w:rPr>
          <w:rStyle w:val="CommentReference"/>
          <w:sz w:val="24"/>
          <w:szCs w:val="24"/>
        </w:rPr>
        <w:commentReference w:id="182"/>
      </w:r>
      <w:r>
        <w:t xml:space="preserve">On the other hand, flora and </w:t>
      </w:r>
      <w:r w:rsidR="00EF3328">
        <w:t>biogenic</w:t>
      </w:r>
      <w:r>
        <w:t xml:space="preserve"> species show consistent, albeit slow, </w:t>
      </w:r>
      <w:commentRangeStart w:id="184"/>
      <w:commentRangeStart w:id="185"/>
      <w:r>
        <w:t xml:space="preserve">contractions </w:t>
      </w:r>
      <w:commentRangeStart w:id="186"/>
      <w:r>
        <w:t xml:space="preserve">likely due to the growing impact of urbanization, land-use change, and climate change. </w:t>
      </w:r>
      <w:commentRangeEnd w:id="185"/>
      <w:r w:rsidR="00984477">
        <w:rPr>
          <w:rStyle w:val="CommentReference"/>
          <w:sz w:val="24"/>
          <w:szCs w:val="24"/>
        </w:rPr>
        <w:commentReference w:id="185"/>
      </w:r>
      <w:r>
        <w:t xml:space="preserve">While we have seen success in protecting charismatic and economically important species, we have yet to mitigate losses in biogenic habitats, which support </w:t>
      </w:r>
      <w:r w:rsidR="00DF5188">
        <w:t>most</w:t>
      </w:r>
      <w:r>
        <w:t xml:space="preserve"> marine biodiversity.</w:t>
      </w:r>
      <w:commentRangeEnd w:id="184"/>
      <w:r w:rsidR="00984477">
        <w:rPr>
          <w:rStyle w:val="CommentReference"/>
          <w:sz w:val="24"/>
          <w:szCs w:val="24"/>
        </w:rPr>
        <w:commentReference w:id="184"/>
      </w:r>
      <w:r>
        <w:t xml:space="preserve">  </w:t>
      </w:r>
      <w:commentRangeEnd w:id="178"/>
      <w:r w:rsidR="00984477">
        <w:rPr>
          <w:rStyle w:val="CommentReference"/>
          <w:sz w:val="24"/>
          <w:szCs w:val="24"/>
        </w:rPr>
        <w:commentReference w:id="178"/>
      </w:r>
      <w:commentRangeEnd w:id="186"/>
      <w:r w:rsidR="00984477">
        <w:rPr>
          <w:rStyle w:val="CommentReference"/>
          <w:sz w:val="24"/>
          <w:szCs w:val="24"/>
        </w:rPr>
        <w:commentReference w:id="186"/>
      </w:r>
    </w:p>
    <w:p w14:paraId="000000AA" w14:textId="31A4E76F" w:rsidR="001D0C7C" w:rsidRDefault="00000000">
      <w:pPr>
        <w:rPr>
          <w:ins w:id="187" w:author="Whalen Connor" w:date="2026-09-11T14:49:00Z" w16du:dateUtc="2026-09-11T21:49:00Z"/>
          <w:i/>
          <w:iCs/>
        </w:rPr>
      </w:pPr>
      <w:ins w:id="188" w:author="Whalen Connor" w:date="2026-09-11T14:49:00Z" w16du:dateUtc="2026-09-11T21:49:00Z">
        <w:r>
          <w:rPr>
            <w:i/>
            <w:iCs/>
            <w:noProof/>
          </w:rPr>
          <w:lastRenderedPageBreak/>
          <w:drawing>
            <wp:inline distT="114300" distB="114300" distL="114300" distR="114300" wp14:anchorId="2418F48F" wp14:editId="6C6ADF6C">
              <wp:extent cx="5486400" cy="6172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486400" cy="6172200"/>
                      </a:xfrm>
                      <a:prstGeom prst="rect">
                        <a:avLst/>
                      </a:prstGeom>
                      <a:ln/>
                    </pic:spPr>
                  </pic:pic>
                </a:graphicData>
              </a:graphic>
            </wp:inline>
          </w:drawing>
        </w:r>
      </w:ins>
    </w:p>
    <w:p w14:paraId="07BA3639" w14:textId="0D4ED276" w:rsidR="003457D3" w:rsidRPr="003457D3" w:rsidRDefault="003457D3">
      <w:commentRangeStart w:id="189"/>
      <w:commentRangeStart w:id="190"/>
      <w:r>
        <w:t xml:space="preserve">Figure 1. </w:t>
      </w:r>
      <w:commentRangeEnd w:id="190"/>
      <w:r w:rsidR="00784C1C">
        <w:rPr>
          <w:rStyle w:val="CommentReference"/>
          <w:sz w:val="24"/>
          <w:szCs w:val="24"/>
        </w:rPr>
        <w:commentReference w:id="190"/>
      </w:r>
      <w:commentRangeEnd w:id="189"/>
      <w:r w:rsidR="00D37A6D">
        <w:rPr>
          <w:rStyle w:val="CommentReference"/>
          <w:sz w:val="24"/>
          <w:szCs w:val="24"/>
        </w:rPr>
        <w:commentReference w:id="189"/>
      </w:r>
      <w:r w:rsidR="00D37A6D">
        <w:t xml:space="preserve">Relative </w:t>
      </w:r>
      <w:r w:rsidR="006525A8">
        <w:t>g</w:t>
      </w:r>
      <w:r>
        <w:t xml:space="preserve">lobal trends of taxa by relative abundance, density, percent cover, or area. Abundance index lines </w:t>
      </w:r>
      <w:r w:rsidR="006525A8">
        <w:t xml:space="preserve">(blue) </w:t>
      </w:r>
      <w:r>
        <w:t xml:space="preserve">and shading show the </w:t>
      </w:r>
      <w:commentRangeStart w:id="191"/>
      <w:r>
        <w:t>aggregated trends</w:t>
      </w:r>
      <w:commentRangeEnd w:id="191"/>
      <w:r w:rsidR="00383E65">
        <w:rPr>
          <w:rStyle w:val="CommentReference"/>
          <w:sz w:val="24"/>
          <w:szCs w:val="24"/>
        </w:rPr>
        <w:commentReference w:id="191"/>
      </w:r>
      <w:r>
        <w:t xml:space="preserve"> and </w:t>
      </w:r>
      <w:r w:rsidR="00CE46AB">
        <w:t xml:space="preserve">the </w:t>
      </w:r>
      <w:commentRangeStart w:id="192"/>
      <w:r>
        <w:t>95% CI</w:t>
      </w:r>
      <w:commentRangeEnd w:id="192"/>
      <w:r w:rsidR="00383E65">
        <w:rPr>
          <w:rStyle w:val="CommentReference"/>
          <w:sz w:val="24"/>
          <w:szCs w:val="24"/>
        </w:rPr>
        <w:commentReference w:id="192"/>
      </w:r>
      <w:r>
        <w:t xml:space="preserve">. Boxplots behind </w:t>
      </w:r>
      <w:r w:rsidR="00CE46AB">
        <w:t xml:space="preserve">the trend </w:t>
      </w:r>
      <w:r>
        <w:t xml:space="preserve">lines </w:t>
      </w:r>
      <w:r w:rsidR="00CE46AB">
        <w:t>(green)</w:t>
      </w:r>
      <w:r>
        <w:t xml:space="preserve"> show the interquartile ranges of mean-scaled counts</w:t>
      </w:r>
      <w:r w:rsidR="00E1640C">
        <w:t xml:space="preserve"> used as data in the model</w:t>
      </w:r>
      <w:r>
        <w:t xml:space="preserve"> and are shaded by the proportion of time series with data in that year. </w:t>
      </w:r>
      <w:r w:rsidR="00E1640C">
        <w:t>Points signify the yearly</w:t>
      </w:r>
      <w:commentRangeStart w:id="193"/>
      <w:r>
        <w:t xml:space="preserve"> medians</w:t>
      </w:r>
      <w:commentRangeEnd w:id="193"/>
      <w:r w:rsidR="00383E65">
        <w:rPr>
          <w:rStyle w:val="CommentReference"/>
          <w:sz w:val="24"/>
          <w:szCs w:val="24"/>
        </w:rPr>
        <w:commentReference w:id="193"/>
      </w:r>
      <w:r>
        <w:t>.</w:t>
      </w:r>
      <w:r w:rsidR="006525A8">
        <w:t xml:space="preserve"> </w:t>
      </w:r>
      <w:r>
        <w:t xml:space="preserve">Benthic infauna trends </w:t>
      </w:r>
      <w:r w:rsidR="00E1640C">
        <w:t xml:space="preserve">are colored </w:t>
      </w:r>
      <w:r>
        <w:t>based on the sensitivity of bottom trawl swept area ratios (</w:t>
      </w:r>
      <w:r w:rsidR="00E1640C">
        <w:t>orange for base SAR, red for doubled SAR, brown for 10x SAR</w:t>
      </w:r>
      <w:r>
        <w:t>).</w:t>
      </w:r>
    </w:p>
    <w:p w14:paraId="1A5F5F13" w14:textId="2F183D16" w:rsidR="00DE4CB6" w:rsidRDefault="00DE4CB6">
      <w:pPr>
        <w:rPr>
          <w:i/>
          <w:iCs/>
        </w:rPr>
      </w:pPr>
      <w:r>
        <w:rPr>
          <w:i/>
          <w:iCs/>
        </w:rPr>
        <w:t xml:space="preserve">2.1.1 </w:t>
      </w:r>
      <w:r w:rsidR="00943F04">
        <w:rPr>
          <w:i/>
          <w:iCs/>
        </w:rPr>
        <w:t>Salt Marshes</w:t>
      </w:r>
    </w:p>
    <w:p w14:paraId="518BB12D" w14:textId="1E64A94F" w:rsidR="0029133E" w:rsidRPr="0029133E" w:rsidRDefault="0029133E">
      <w:r>
        <w:lastRenderedPageBreak/>
        <w:t xml:space="preserve">Salt marsh area </w:t>
      </w:r>
      <w:r w:rsidR="00747FC1">
        <w:t>experienced</w:t>
      </w:r>
      <w:r>
        <w:t xml:space="preserve"> minimal declines between 2002 and 2017, with </w:t>
      </w:r>
      <w:r w:rsidR="009F559A">
        <w:t>a decline of 0.13</w:t>
      </w:r>
      <w:r>
        <w:t xml:space="preserve">% of land area </w:t>
      </w:r>
      <w:r w:rsidR="009F559A">
        <w:t xml:space="preserve">per year </w:t>
      </w:r>
      <w:r w:rsidR="00383E65">
        <w:t>between 2002 and 2017</w:t>
      </w:r>
      <w:r w:rsidR="006525A8">
        <w:t xml:space="preserve">. </w:t>
      </w:r>
      <w:r>
        <w:t xml:space="preserve">However, it is likely that </w:t>
      </w:r>
      <w:r w:rsidR="00383E65">
        <w:t xml:space="preserve">greater </w:t>
      </w:r>
      <w:r>
        <w:t xml:space="preserve">losses </w:t>
      </w:r>
      <w:r w:rsidR="00383E65">
        <w:t>of area</w:t>
      </w:r>
      <w:r>
        <w:t xml:space="preserve"> preceded the data available</w:t>
      </w:r>
      <w:r w:rsidR="006525A8">
        <w:t xml:space="preserve"> that went undocumented. </w:t>
      </w:r>
      <w:commentRangeStart w:id="194"/>
      <w:r>
        <w:t>Based on the available data, salt marshes seem to be exhibiting a stable trend in land area covered</w:t>
      </w:r>
      <w:commentRangeEnd w:id="194"/>
      <w:r w:rsidR="00161DEC">
        <w:rPr>
          <w:rStyle w:val="CommentReference"/>
          <w:sz w:val="24"/>
          <w:szCs w:val="24"/>
        </w:rPr>
        <w:commentReference w:id="194"/>
      </w:r>
      <w:r>
        <w:t>.</w:t>
      </w:r>
    </w:p>
    <w:p w14:paraId="7F876D48" w14:textId="7F4DEA89" w:rsidR="00943F04" w:rsidRDefault="00943F04">
      <w:pPr>
        <w:rPr>
          <w:i/>
          <w:iCs/>
        </w:rPr>
      </w:pPr>
      <w:r>
        <w:rPr>
          <w:i/>
          <w:iCs/>
        </w:rPr>
        <w:t>2</w:t>
      </w:r>
      <w:r w:rsidR="006525A8">
        <w:rPr>
          <w:i/>
          <w:iCs/>
        </w:rPr>
        <w:t>.2</w:t>
      </w:r>
      <w:r>
        <w:rPr>
          <w:i/>
          <w:iCs/>
        </w:rPr>
        <w:t xml:space="preserve"> Seagrasses</w:t>
      </w:r>
    </w:p>
    <w:p w14:paraId="706B2B55" w14:textId="13D93463" w:rsidR="00943F04" w:rsidRDefault="00827D72" w:rsidP="00F94023">
      <w:pPr>
        <w:rPr>
          <w:i/>
          <w:iCs/>
        </w:rPr>
      </w:pPr>
      <w:r>
        <w:t>Seagrass</w:t>
      </w:r>
      <w:r w:rsidR="00856EA0">
        <w:t xml:space="preserve"> </w:t>
      </w:r>
      <w:r w:rsidR="00C40DE3">
        <w:t>area</w:t>
      </w:r>
      <w:r>
        <w:t xml:space="preserve"> </w:t>
      </w:r>
      <w:r w:rsidR="00383E65">
        <w:t xml:space="preserve">was </w:t>
      </w:r>
      <w:r w:rsidR="00CA1892">
        <w:t>estimated</w:t>
      </w:r>
      <w:r w:rsidR="00383E65">
        <w:t xml:space="preserve"> to have </w:t>
      </w:r>
      <w:r w:rsidR="00C40DE3">
        <w:t>increase</w:t>
      </w:r>
      <w:r w:rsidR="00383E65">
        <w:t>d</w:t>
      </w:r>
      <w:r w:rsidR="00C40DE3">
        <w:t xml:space="preserve"> by</w:t>
      </w:r>
      <w:r w:rsidR="00856EA0">
        <w:t xml:space="preserve"> </w:t>
      </w:r>
      <w:r w:rsidR="00856EA0" w:rsidRPr="00856EA0">
        <w:t>0.4</w:t>
      </w:r>
      <w:r w:rsidR="00856EA0">
        <w:t>8%</w:t>
      </w:r>
      <w:r>
        <w:t xml:space="preserve"> </w:t>
      </w:r>
      <w:r w:rsidR="00856EA0">
        <w:t>per year</w:t>
      </w:r>
      <w:r>
        <w:t xml:space="preserve"> from 1950 to the mid-2010s</w:t>
      </w:r>
      <w:r w:rsidR="006525A8">
        <w:t xml:space="preserve">. Seagrasses experienced </w:t>
      </w:r>
      <w:r w:rsidR="00712F3F">
        <w:t>a</w:t>
      </w:r>
      <w:ins w:id="195" w:author="Zoe Rand" w:date="2026-08-24T13:19:00Z" w16du:dateUtc="2026-08-24T19:19:00Z">
        <w:r w:rsidR="00383E65">
          <w:t xml:space="preserve"> XX% decline from XX to XX</w:t>
        </w:r>
      </w:ins>
      <w:r w:rsidR="006525A8">
        <w:t xml:space="preserve">, subsequently followed by </w:t>
      </w:r>
      <w:r>
        <w:t xml:space="preserve">a 71.1% </w:t>
      </w:r>
      <w:r w:rsidR="00383E65">
        <w:t xml:space="preserve">increase </w:t>
      </w:r>
      <w:r>
        <w:t>in the final decade</w:t>
      </w:r>
      <w:r w:rsidR="006525A8">
        <w:t xml:space="preserve"> of available data (</w:t>
      </w:r>
      <w:ins w:id="196" w:author="Zoe Rand" w:date="2026-08-24T13:17:00Z" w16du:dateUtc="2026-08-24T19:17:00Z">
        <w:r w:rsidR="006525A8">
          <w:t>XX to XX</w:t>
        </w:r>
      </w:ins>
      <w:r w:rsidR="006525A8">
        <w:t>). It should be noted that</w:t>
      </w:r>
      <w:r>
        <w:t xml:space="preserve"> significant interannual variation </w:t>
      </w:r>
      <w:r w:rsidR="006525A8">
        <w:t>exists with</w:t>
      </w:r>
      <w:r>
        <w:t>in</w:t>
      </w:r>
      <w:r w:rsidR="00F94023">
        <w:t xml:space="preserve"> these </w:t>
      </w:r>
      <w:commentRangeStart w:id="197"/>
      <w:commentRangeStart w:id="198"/>
      <w:r w:rsidR="00F94023">
        <w:t xml:space="preserve">trends. </w:t>
      </w:r>
      <w:commentRangeEnd w:id="197"/>
      <w:r w:rsidR="00CA1892">
        <w:rPr>
          <w:rStyle w:val="CommentReference"/>
          <w:sz w:val="24"/>
          <w:szCs w:val="24"/>
        </w:rPr>
        <w:commentReference w:id="197"/>
      </w:r>
      <w:commentRangeEnd w:id="198"/>
      <w:r w:rsidR="00CA1892">
        <w:rPr>
          <w:rStyle w:val="CommentReference"/>
          <w:sz w:val="24"/>
          <w:szCs w:val="24"/>
        </w:rPr>
        <w:commentReference w:id="198"/>
      </w:r>
      <w:r w:rsidR="00F94023">
        <w:t xml:space="preserve">Overall, seagrass abundance </w:t>
      </w:r>
      <w:r w:rsidR="00161DEC">
        <w:t>was relatively stable across the time series</w:t>
      </w:r>
      <w:r w:rsidR="00F94023">
        <w:t xml:space="preserve"> between</w:t>
      </w:r>
      <w:r w:rsidR="00712F3F">
        <w:t xml:space="preserve"> large abundance</w:t>
      </w:r>
      <w:r w:rsidR="00F94023">
        <w:t xml:space="preserve"> swings </w:t>
      </w:r>
      <w:r w:rsidR="00C40DE3">
        <w:t xml:space="preserve">around decadal oscillations. </w:t>
      </w:r>
    </w:p>
    <w:p w14:paraId="36EB1DF1" w14:textId="6EC0D2B0" w:rsidR="00C40DE3" w:rsidRPr="003457D3" w:rsidRDefault="00C40DE3">
      <w:pPr>
        <w:rPr>
          <w:i/>
          <w:iCs/>
        </w:rPr>
      </w:pPr>
      <w:r>
        <w:t xml:space="preserve">2.3 </w:t>
      </w:r>
      <w:r>
        <w:rPr>
          <w:i/>
          <w:iCs/>
        </w:rPr>
        <w:t>Kelp</w:t>
      </w:r>
    </w:p>
    <w:p w14:paraId="38B9E10B" w14:textId="26F0C11E" w:rsidR="0037762B" w:rsidRPr="0037762B" w:rsidRDefault="0037762B">
      <w:r>
        <w:t>Kelp</w:t>
      </w:r>
      <w:r w:rsidR="00C40DE3">
        <w:t xml:space="preserve"> density declined by </w:t>
      </w:r>
      <w:r w:rsidR="00C40DE3" w:rsidRPr="00C40DE3">
        <w:t>1.39</w:t>
      </w:r>
      <w:r w:rsidR="00C40DE3">
        <w:t>% per year</w:t>
      </w:r>
      <w:ins w:id="199" w:author="Zoe Rand" w:date="2026-08-24T13:23:00Z" w16du:dateUtc="2026-08-24T19:23:00Z">
        <w:r w:rsidR="00CA1892">
          <w:t xml:space="preserve"> from XX to XX</w:t>
        </w:r>
      </w:ins>
      <w:r>
        <w:t xml:space="preserve">, with </w:t>
      </w:r>
      <w:commentRangeStart w:id="200"/>
      <w:r>
        <w:t xml:space="preserve">present-day </w:t>
      </w:r>
      <w:commentRangeEnd w:id="200"/>
      <w:r w:rsidR="00CA1892">
        <w:rPr>
          <w:rStyle w:val="CommentReference"/>
          <w:sz w:val="24"/>
          <w:szCs w:val="24"/>
        </w:rPr>
        <w:commentReference w:id="200"/>
      </w:r>
      <w:r>
        <w:t xml:space="preserve">abundance 37.8% lower than </w:t>
      </w:r>
      <w:r w:rsidR="00CA1892">
        <w:t xml:space="preserve">in </w:t>
      </w:r>
      <w:r>
        <w:t xml:space="preserve">1980. </w:t>
      </w:r>
      <w:r w:rsidR="00161DEC">
        <w:t>Since the mid-1990s, kelp density loss has slowed but abundances have declined another 18.4% since then.</w:t>
      </w:r>
      <w:r>
        <w:t xml:space="preserve"> </w:t>
      </w:r>
    </w:p>
    <w:p w14:paraId="5EFF767B" w14:textId="504AA787" w:rsidR="00943F04" w:rsidRDefault="00943F04">
      <w:pPr>
        <w:rPr>
          <w:i/>
          <w:iCs/>
        </w:rPr>
      </w:pPr>
      <w:r>
        <w:rPr>
          <w:i/>
          <w:iCs/>
        </w:rPr>
        <w:t>2.</w:t>
      </w:r>
      <w:r w:rsidR="00712F3F">
        <w:rPr>
          <w:i/>
          <w:iCs/>
        </w:rPr>
        <w:t>4</w:t>
      </w:r>
      <w:r>
        <w:rPr>
          <w:i/>
          <w:iCs/>
        </w:rPr>
        <w:t xml:space="preserve"> Mangroves</w:t>
      </w:r>
    </w:p>
    <w:p w14:paraId="5C532068" w14:textId="47894AE5" w:rsidR="002A1AC7" w:rsidRPr="002A1AC7" w:rsidRDefault="00C40DE3">
      <w:r>
        <w:t>Mangrove area</w:t>
      </w:r>
      <w:r w:rsidR="002A1AC7">
        <w:t xml:space="preserve"> declined by </w:t>
      </w:r>
      <w:r>
        <w:t>0.52</w:t>
      </w:r>
      <w:r w:rsidR="002A1AC7">
        <w:t xml:space="preserve">% </w:t>
      </w:r>
      <w:r>
        <w:t xml:space="preserve">per year </w:t>
      </w:r>
      <w:r w:rsidR="00CA1892">
        <w:t>between</w:t>
      </w:r>
      <w:r w:rsidR="002A1AC7">
        <w:t xml:space="preserve"> 1980</w:t>
      </w:r>
      <w:ins w:id="201" w:author="Zoe Rand" w:date="2026-08-24T13:26:00Z" w16du:dateUtc="2026-08-24T19:26:00Z">
        <w:r w:rsidR="00CA1892">
          <w:t xml:space="preserve"> and XX</w:t>
        </w:r>
      </w:ins>
      <w:r w:rsidR="002A1AC7">
        <w:t xml:space="preserve">, but much of this decline has happened since the turn of the </w:t>
      </w:r>
      <w:r w:rsidR="00712F3F">
        <w:t>21</w:t>
      </w:r>
      <w:r w:rsidR="00712F3F" w:rsidRPr="00712F3F">
        <w:rPr>
          <w:vertAlign w:val="superscript"/>
        </w:rPr>
        <w:t>st</w:t>
      </w:r>
      <w:r w:rsidR="00712F3F">
        <w:t xml:space="preserve"> </w:t>
      </w:r>
      <w:r w:rsidR="002A1AC7">
        <w:t xml:space="preserve">century. </w:t>
      </w:r>
      <w:r w:rsidR="00CA1892">
        <w:t xml:space="preserve">From </w:t>
      </w:r>
      <w:r w:rsidR="0029133E">
        <w:t>2000</w:t>
      </w:r>
      <w:ins w:id="202" w:author="Zoe Rand" w:date="2026-08-24T13:26:00Z" w16du:dateUtc="2026-08-24T19:26:00Z">
        <w:r w:rsidR="00CA1892">
          <w:t xml:space="preserve"> to XX</w:t>
        </w:r>
      </w:ins>
      <w:r w:rsidR="0029133E">
        <w:t xml:space="preserve">, </w:t>
      </w:r>
      <w:commentRangeStart w:id="203"/>
      <w:r w:rsidR="0029133E">
        <w:t>abundance</w:t>
      </w:r>
      <w:r w:rsidR="00712F3F">
        <w:t>s</w:t>
      </w:r>
      <w:r w:rsidR="0029133E">
        <w:t xml:space="preserve"> </w:t>
      </w:r>
      <w:commentRangeEnd w:id="203"/>
      <w:r w:rsidR="00CA1892">
        <w:rPr>
          <w:rStyle w:val="CommentReference"/>
          <w:sz w:val="24"/>
          <w:szCs w:val="24"/>
        </w:rPr>
        <w:commentReference w:id="203"/>
      </w:r>
      <w:r w:rsidR="0029133E">
        <w:t>ha</w:t>
      </w:r>
      <w:r w:rsidR="00712F3F">
        <w:t>ve</w:t>
      </w:r>
      <w:r w:rsidR="0029133E">
        <w:t xml:space="preserve"> fallen by just 4% worldwide, </w:t>
      </w:r>
      <w:commentRangeStart w:id="204"/>
      <w:r w:rsidR="0029133E">
        <w:t xml:space="preserve">highlighting stabilization in populations after an exponential decay in the late 20th century. </w:t>
      </w:r>
      <w:commentRangeEnd w:id="204"/>
      <w:r w:rsidR="00CA1892" w:rsidRPr="002A1AC7">
        <w:rPr>
          <w:rStyle w:val="CommentReference"/>
          <w:sz w:val="24"/>
          <w:szCs w:val="24"/>
        </w:rPr>
        <w:commentReference w:id="204"/>
      </w:r>
    </w:p>
    <w:p w14:paraId="13B1E02A" w14:textId="3A52C2CF" w:rsidR="00943F04" w:rsidRDefault="00943F04">
      <w:pPr>
        <w:rPr>
          <w:i/>
          <w:iCs/>
        </w:rPr>
      </w:pPr>
      <w:r>
        <w:rPr>
          <w:i/>
          <w:iCs/>
        </w:rPr>
        <w:t>2</w:t>
      </w:r>
      <w:r w:rsidR="006525A8">
        <w:rPr>
          <w:i/>
          <w:iCs/>
        </w:rPr>
        <w:t>.</w:t>
      </w:r>
      <w:r>
        <w:rPr>
          <w:i/>
          <w:iCs/>
        </w:rPr>
        <w:t>5 Coral</w:t>
      </w:r>
      <w:r w:rsidR="00712F3F">
        <w:rPr>
          <w:i/>
          <w:iCs/>
        </w:rPr>
        <w:t>s</w:t>
      </w:r>
    </w:p>
    <w:p w14:paraId="3E11226B" w14:textId="790B1C8A" w:rsidR="0029133E" w:rsidRPr="0029133E" w:rsidRDefault="0029133E">
      <w:r>
        <w:t xml:space="preserve">Global hard coral </w:t>
      </w:r>
      <w:r w:rsidR="00C40DE3">
        <w:t xml:space="preserve">percent </w:t>
      </w:r>
      <w:r>
        <w:t xml:space="preserve">coverage has </w:t>
      </w:r>
      <w:r w:rsidR="00C40DE3">
        <w:t xml:space="preserve">declined by </w:t>
      </w:r>
      <w:commentRangeStart w:id="205"/>
      <w:r w:rsidR="00C40DE3">
        <w:t>0.26</w:t>
      </w:r>
      <w:r>
        <w:t xml:space="preserve">% </w:t>
      </w:r>
      <w:commentRangeEnd w:id="205"/>
      <w:r w:rsidR="00CA1892">
        <w:rPr>
          <w:rStyle w:val="CommentReference"/>
          <w:sz w:val="24"/>
          <w:szCs w:val="24"/>
        </w:rPr>
        <w:commentReference w:id="205"/>
      </w:r>
      <w:r>
        <w:t xml:space="preserve"> </w:t>
      </w:r>
      <w:r w:rsidR="00CA1892">
        <w:t>between</w:t>
      </w:r>
      <w:r w:rsidR="00712F3F">
        <w:t xml:space="preserve"> </w:t>
      </w:r>
      <w:r>
        <w:t>1983</w:t>
      </w:r>
      <w:r w:rsidR="00CA1892">
        <w:t xml:space="preserve"> and XX</w:t>
      </w:r>
      <w:r>
        <w:t>. Following a period of significant interannual variability</w:t>
      </w:r>
      <w:ins w:id="206" w:author="Zoe Rand" w:date="2026-08-24T13:27:00Z" w16du:dateUtc="2026-08-24T19:27:00Z">
        <w:r w:rsidR="00CA1892">
          <w:t xml:space="preserve"> from XX </w:t>
        </w:r>
      </w:ins>
      <w:ins w:id="207" w:author="Zoe Rand" w:date="2026-08-24T13:28:00Z" w16du:dateUtc="2026-08-24T19:28:00Z">
        <w:r w:rsidR="00CA1892">
          <w:t>to XX</w:t>
        </w:r>
      </w:ins>
      <w:r>
        <w:t xml:space="preserve">, coverage has declined by 18.4% </w:t>
      </w:r>
      <w:r w:rsidR="00CA1892">
        <w:t xml:space="preserve">between </w:t>
      </w:r>
      <w:r>
        <w:t>2009</w:t>
      </w:r>
      <w:ins w:id="208" w:author="Zoe Rand" w:date="2026-08-24T13:28:00Z" w16du:dateUtc="2026-08-24T19:28:00Z">
        <w:r w:rsidR="00CA1892">
          <w:t xml:space="preserve"> and XX</w:t>
        </w:r>
      </w:ins>
      <w:r w:rsidR="00712F3F">
        <w:t>,</w:t>
      </w:r>
      <w:r>
        <w:t xml:space="preserve"> highlighting a significant recent reduction in </w:t>
      </w:r>
      <w:r w:rsidR="003457D3">
        <w:t>areas</w:t>
      </w:r>
      <w:r>
        <w:t xml:space="preserve"> covered by hard </w:t>
      </w:r>
      <w:r w:rsidR="003457D3">
        <w:t>coral</w:t>
      </w:r>
      <w:r>
        <w:t xml:space="preserve">. </w:t>
      </w:r>
    </w:p>
    <w:p w14:paraId="1ACFDDE7" w14:textId="08144E74" w:rsidR="00943F04" w:rsidRDefault="00943F04">
      <w:pPr>
        <w:rPr>
          <w:i/>
          <w:iCs/>
        </w:rPr>
      </w:pPr>
      <w:r>
        <w:rPr>
          <w:i/>
          <w:iCs/>
        </w:rPr>
        <w:t>2</w:t>
      </w:r>
      <w:r w:rsidR="00712F3F">
        <w:rPr>
          <w:i/>
          <w:iCs/>
        </w:rPr>
        <w:t>.6</w:t>
      </w:r>
      <w:r>
        <w:rPr>
          <w:i/>
          <w:iCs/>
        </w:rPr>
        <w:t xml:space="preserve"> Cephalopods</w:t>
      </w:r>
    </w:p>
    <w:p w14:paraId="3F93F8F7" w14:textId="13ECB981" w:rsidR="00F837BB" w:rsidRPr="00F837BB" w:rsidRDefault="00F837BB">
      <w:r>
        <w:t xml:space="preserve">Since the mid-1950s, cephalopod abundance </w:t>
      </w:r>
      <w:r w:rsidR="00C40DE3">
        <w:t>increased by 1.88% per year</w:t>
      </w:r>
      <w:ins w:id="209" w:author="Zoe Rand" w:date="2026-08-24T13:31:00Z" w16du:dateUtc="2026-08-24T19:31:00Z">
        <w:r w:rsidR="00CA1892">
          <w:t xml:space="preserve"> from 1955(?) to XX,</w:t>
        </w:r>
      </w:ins>
      <w:r w:rsidR="00712F3F">
        <w:t xml:space="preserve"> </w:t>
      </w:r>
      <w:r>
        <w:t>After fluctuations through the mid-1980s, cephalopods have seen a slow yet</w:t>
      </w:r>
      <w:r w:rsidR="00712F3F">
        <w:t xml:space="preserve"> steady </w:t>
      </w:r>
      <w:r>
        <w:t>increas</w:t>
      </w:r>
      <w:r w:rsidR="00F76253">
        <w:t>ing</w:t>
      </w:r>
      <w:r w:rsidR="00712F3F">
        <w:t xml:space="preserve"> trend</w:t>
      </w:r>
      <w:r>
        <w:t xml:space="preserve"> in abundance to </w:t>
      </w:r>
      <w:r w:rsidR="003457D3">
        <w:t>present day</w:t>
      </w:r>
      <w:r>
        <w:t xml:space="preserve">. </w:t>
      </w:r>
    </w:p>
    <w:p w14:paraId="748263B8" w14:textId="5E46EAE2" w:rsidR="00943F04" w:rsidRDefault="0050386F">
      <w:pPr>
        <w:rPr>
          <w:i/>
          <w:iCs/>
        </w:rPr>
      </w:pPr>
      <w:r>
        <w:rPr>
          <w:i/>
          <w:iCs/>
        </w:rPr>
        <w:t>2.7</w:t>
      </w:r>
      <w:r w:rsidR="00943F04">
        <w:rPr>
          <w:i/>
          <w:iCs/>
        </w:rPr>
        <w:t xml:space="preserve"> Benthic Infauna and Epifauna</w:t>
      </w:r>
    </w:p>
    <w:p w14:paraId="3DAB0558" w14:textId="6BBC8359" w:rsidR="002A1AC7" w:rsidRPr="002A1AC7" w:rsidRDefault="002A1AC7">
      <w:r>
        <w:t>The estimated benthic infauna trend (i.e., relative benthic status)</w:t>
      </w:r>
      <w:r w:rsidR="006C55FC">
        <w:t xml:space="preserve"> </w:t>
      </w:r>
      <w:r w:rsidR="00DE2095">
        <w:t>was estimated to</w:t>
      </w:r>
      <w:r>
        <w:t xml:space="preserve"> remains relatively constant from 1950 to 2020, </w:t>
      </w:r>
      <w:commentRangeStart w:id="210"/>
      <w:r>
        <w:t xml:space="preserve">reaching a </w:t>
      </w:r>
      <w:r w:rsidR="00237E88">
        <w:t>relative benthic status (</w:t>
      </w:r>
      <w:r>
        <w:t>RBS</w:t>
      </w:r>
      <w:r w:rsidR="00237E88">
        <w:t>)</w:t>
      </w:r>
      <w:r>
        <w:t xml:space="preserve"> value </w:t>
      </w:r>
      <w:r w:rsidR="003457D3">
        <w:t>of 0.972</w:t>
      </w:r>
      <w:r>
        <w:t xml:space="preserve"> </w:t>
      </w:r>
      <w:commentRangeEnd w:id="210"/>
      <w:r w:rsidR="00DE2095">
        <w:rPr>
          <w:rStyle w:val="CommentReference"/>
          <w:sz w:val="24"/>
          <w:szCs w:val="24"/>
        </w:rPr>
        <w:commentReference w:id="210"/>
      </w:r>
      <w:r>
        <w:t>in the terminal year of projections</w:t>
      </w:r>
      <w:r w:rsidR="006C55FC">
        <w:t xml:space="preserve"> (</w:t>
      </w:r>
      <w:ins w:id="211" w:author="Zoe Rand" w:date="2026-08-24T13:34:00Z" w16du:dateUtc="2026-08-24T19:34:00Z">
        <w:r w:rsidR="00DE2095">
          <w:t>XX</w:t>
        </w:r>
      </w:ins>
      <w:r w:rsidR="006C55FC">
        <w:t>)</w:t>
      </w:r>
      <w:r w:rsidR="0008287A">
        <w:fldChar w:fldCharType="begin"/>
      </w:r>
      <w:r w:rsidR="000968D5">
        <w:instrText xml:space="preserve"> ADDIN ZOTERO_ITEM CSL_CITATION {"citationID":"3CArIxXo","properties":{"unsorted":false,"formattedCitation":"\\super 64\\nosupersub{}","plainCitation":"64","noteIndex":0},"citationItems":[{"id":3301,"uris":["http://zotero.org/groups/6001417/items/2YITI8EV"],"itemData":{"id":3301,"type":"article-journal","container-title":"Methods in Ecology and Evolution","ISSN":"2041-210X","issue":"4","journalAbbreviation":"Methods in Ecology and Evolution","page":"472-480","publisher":"Wiley Online Library","title":"Estimating the sustainability of towed fishing‐gear impacts on seabed habitats: a simple quantitative risk assessment method applicable to data‐limited fisheries","volume":"8","author":[{"family":"Pitcher","given":"C Roland"},{"family":"Ellis","given":"Nick"},{"family":"Jennings","given":"Simon"},{"family":"Hiddink","given":"Jan G"},{"family":"Mazor","given":"Tessa"},{"family":"Kaiser","given":"Michel J"},{"family":"Kangas","given":"Mervi I"},{"family":"McConnaughey","given":"Robert A"},{"family":"Parma","given":"Ana M"},{"family":"Rijnsdorp","given":"Adriaan D"}],"issued":{"date-parts":[["2017"]]}}}],"schema":"https://github.com/citation-style-language/schema/raw/master/csl-citation.json"} </w:instrText>
      </w:r>
      <w:r w:rsidR="0008287A">
        <w:fldChar w:fldCharType="separate"/>
      </w:r>
      <w:r w:rsidR="000968D5" w:rsidRPr="000968D5">
        <w:rPr>
          <w:vertAlign w:val="superscript"/>
        </w:rPr>
        <w:t>64</w:t>
      </w:r>
      <w:r w:rsidR="0008287A">
        <w:fldChar w:fldCharType="end"/>
      </w:r>
      <w:r>
        <w:t xml:space="preserve">. </w:t>
      </w:r>
      <w:r w:rsidR="00DE2095">
        <w:t>RBS was robust to changes in SAR</w:t>
      </w:r>
      <w:r w:rsidR="006C55FC">
        <w:t>;</w:t>
      </w:r>
      <w:r>
        <w:t xml:space="preserve"> when SAR is doubled or increased 10-fold, RBS </w:t>
      </w:r>
      <w:r w:rsidR="00DE2095">
        <w:t xml:space="preserve">declined to only </w:t>
      </w:r>
      <w:r>
        <w:t xml:space="preserve">0.952 and 0.928, respectively. </w:t>
      </w:r>
      <w:r w:rsidR="00DE2095">
        <w:t>This suggests that, g</w:t>
      </w:r>
      <w:r>
        <w:t>lobally, there appear</w:t>
      </w:r>
      <w:r w:rsidR="00F76253">
        <w:t>ed</w:t>
      </w:r>
      <w:r>
        <w:t xml:space="preserve"> to be minimal impacts on </w:t>
      </w:r>
      <w:r w:rsidR="00DE2095">
        <w:lastRenderedPageBreak/>
        <w:t>benthic invertebrate</w:t>
      </w:r>
      <w:r>
        <w:t xml:space="preserve"> abundance</w:t>
      </w:r>
      <w:r w:rsidR="006C55FC">
        <w:t>,</w:t>
      </w:r>
      <w:ins w:id="212" w:author="Will Patrone" w:date="2026-09-11T14:49:00Z" w16du:dateUtc="2026-09-11T21:49:00Z">
        <w:r>
          <w:t xml:space="preserve"> </w:t>
        </w:r>
      </w:ins>
      <w:r>
        <w:t xml:space="preserve">even with what is likely a significant exaggeration </w:t>
      </w:r>
      <w:r w:rsidR="00080236">
        <w:t xml:space="preserve">of </w:t>
      </w:r>
      <w:r>
        <w:t xml:space="preserve">SAR to account for inaccurate AIS data. </w:t>
      </w:r>
    </w:p>
    <w:p w14:paraId="5F0D0228" w14:textId="02AF4BDE" w:rsidR="00943F04" w:rsidRDefault="00943F04">
      <w:pPr>
        <w:rPr>
          <w:i/>
          <w:iCs/>
        </w:rPr>
      </w:pPr>
      <w:r>
        <w:rPr>
          <w:i/>
          <w:iCs/>
        </w:rPr>
        <w:t>2.8 Fishes</w:t>
      </w:r>
    </w:p>
    <w:p w14:paraId="3F9BD8EE" w14:textId="08771A3D" w:rsidR="00C6723B" w:rsidRDefault="00C6723B">
      <w:commentRangeStart w:id="213"/>
      <w:r>
        <w:t xml:space="preserve">Present-day </w:t>
      </w:r>
      <w:commentRangeEnd w:id="213"/>
      <w:r w:rsidR="00DE2095">
        <w:rPr>
          <w:rStyle w:val="CommentReference"/>
          <w:sz w:val="24"/>
          <w:szCs w:val="24"/>
        </w:rPr>
        <w:commentReference w:id="213"/>
      </w:r>
      <w:r>
        <w:t xml:space="preserve">abundance of exploited fishes is 55.1% lower than in 1950, but this hides a recent </w:t>
      </w:r>
      <w:commentRangeStart w:id="214"/>
      <w:r>
        <w:t>recovery in stock status</w:t>
      </w:r>
      <w:commentRangeEnd w:id="214"/>
      <w:r w:rsidR="00DE2095">
        <w:rPr>
          <w:rStyle w:val="CommentReference"/>
          <w:sz w:val="24"/>
          <w:szCs w:val="24"/>
        </w:rPr>
        <w:commentReference w:id="214"/>
      </w:r>
      <w:r>
        <w:t xml:space="preserve">. </w:t>
      </w:r>
      <w:r w:rsidR="00DE2095">
        <w:t>After a decline from 1950 to the</w:t>
      </w:r>
      <w:r>
        <w:t xml:space="preserve"> lowest </w:t>
      </w:r>
      <w:r w:rsidR="00DE2095">
        <w:t>abundance</w:t>
      </w:r>
      <w:r>
        <w:t xml:space="preserve"> lowest in the mid-2000s, exploited fishes have had a steady recovery, with abundance of global populations </w:t>
      </w:r>
      <w:r w:rsidR="00DE2095">
        <w:t>increasing</w:t>
      </w:r>
      <w:r>
        <w:t xml:space="preserve"> by 29.5</w:t>
      </w:r>
      <w:ins w:id="215" w:author="Zoe Rand" w:date="2026-09-11T14:48:00Z" w16du:dateUtc="2026-09-11T21:48:00Z">
        <w:r>
          <w:t>%</w:t>
        </w:r>
      </w:ins>
      <w:ins w:id="216" w:author="Zoe Rand" w:date="2026-08-24T13:39:00Z" w16du:dateUtc="2026-08-24T19:39:00Z">
        <w:r w:rsidR="00DE2095">
          <w:t xml:space="preserve"> from XX to XX</w:t>
        </w:r>
      </w:ins>
      <w:r w:rsidR="006C55FC">
        <w:t>.</w:t>
      </w:r>
      <w:r>
        <w:t xml:space="preserve"> Although this has not negated the halving (50.2% decline) of these species, trends in exploited fishes seem to be towards recovery. </w:t>
      </w:r>
    </w:p>
    <w:p w14:paraId="2DE54159" w14:textId="7BAA7502" w:rsidR="0037762B" w:rsidRPr="00C6723B" w:rsidRDefault="0037762B" w:rsidP="006C55FC">
      <w:r>
        <w:t>Unexploited fishes decline</w:t>
      </w:r>
      <w:r w:rsidR="00926FE4">
        <w:t xml:space="preserve">d by 0.92% per year </w:t>
      </w:r>
      <w:ins w:id="217" w:author="Zoe Rand" w:date="2026-08-24T13:47:00Z" w16du:dateUtc="2026-08-24T19:47:00Z">
        <w:r w:rsidR="00A96840">
          <w:t>from 1950 to XX</w:t>
        </w:r>
      </w:ins>
      <w:ins w:id="218" w:author="Zoe Rand" w:date="2026-09-11T14:48:00Z" w16du:dateUtc="2026-09-11T21:48:00Z">
        <w:r>
          <w:t>.</w:t>
        </w:r>
      </w:ins>
      <w:r>
        <w:t xml:space="preserve"> Much of this occurred in the two decades following 1950, with a 37.0% decrease in abundance </w:t>
      </w:r>
      <w:ins w:id="219" w:author="Zoe Rand" w:date="2026-08-24T13:47:00Z" w16du:dateUtc="2026-08-24T19:47:00Z">
        <w:r w:rsidR="00A96840">
          <w:t>from XX to XX</w:t>
        </w:r>
      </w:ins>
      <w:r w:rsidR="006C55FC">
        <w:t xml:space="preserve"> </w:t>
      </w:r>
      <w:r>
        <w:t xml:space="preserve">during that period. Since 1970, </w:t>
      </w:r>
      <w:commentRangeStart w:id="220"/>
      <w:r>
        <w:t>the trend for unexploited fishes has been remarkably stable across time</w:t>
      </w:r>
      <w:commentRangeEnd w:id="220"/>
      <w:r w:rsidR="00A96840">
        <w:rPr>
          <w:rStyle w:val="CommentReference"/>
          <w:sz w:val="24"/>
          <w:szCs w:val="24"/>
        </w:rPr>
        <w:commentReference w:id="220"/>
      </w:r>
      <w:r>
        <w:t xml:space="preserve">. Only three stocks have data prior to 1970, </w:t>
      </w:r>
      <w:commentRangeStart w:id="221"/>
      <w:r>
        <w:t xml:space="preserve">suggesting that a stable abundance trend is likely for these species. </w:t>
      </w:r>
      <w:commentRangeEnd w:id="221"/>
      <w:r w:rsidR="00A96840" w:rsidRPr="00C6723B">
        <w:rPr>
          <w:rStyle w:val="CommentReference"/>
          <w:sz w:val="24"/>
          <w:szCs w:val="24"/>
        </w:rPr>
        <w:commentReference w:id="221"/>
      </w:r>
    </w:p>
    <w:p w14:paraId="355B971B" w14:textId="23C82F0B" w:rsidR="00943F04" w:rsidRDefault="0050386F">
      <w:pPr>
        <w:rPr>
          <w:i/>
          <w:iCs/>
        </w:rPr>
      </w:pPr>
      <w:r>
        <w:rPr>
          <w:i/>
          <w:iCs/>
        </w:rPr>
        <w:t>2.9</w:t>
      </w:r>
      <w:commentRangeStart w:id="222"/>
      <w:r w:rsidR="00943F04">
        <w:rPr>
          <w:i/>
          <w:iCs/>
        </w:rPr>
        <w:t xml:space="preserve"> Elasmobranchs</w:t>
      </w:r>
      <w:commentRangeEnd w:id="222"/>
      <w:r w:rsidR="00DE2095">
        <w:rPr>
          <w:rStyle w:val="CommentReference"/>
          <w:i/>
          <w:iCs/>
          <w:sz w:val="24"/>
          <w:szCs w:val="24"/>
        </w:rPr>
        <w:commentReference w:id="222"/>
      </w:r>
    </w:p>
    <w:p w14:paraId="44C6A213" w14:textId="51C1752A" w:rsidR="002F0686" w:rsidRPr="002F0686" w:rsidRDefault="002F0686">
      <w:r>
        <w:t xml:space="preserve">Elasmobranchs have experienced a consistent decline in abundance, falling by </w:t>
      </w:r>
      <w:r w:rsidR="00926FE4">
        <w:t xml:space="preserve">0.70% per year </w:t>
      </w:r>
      <w:r>
        <w:t>from 1950 to the mid-2000s. However, the following decade and half have shown signs of recovery, with a 30.3% rise in abundance</w:t>
      </w:r>
      <w:r w:rsidR="00C6723B">
        <w:t xml:space="preserve"> through 2020</w:t>
      </w:r>
      <w:r>
        <w:t xml:space="preserve">. </w:t>
      </w:r>
      <w:r w:rsidR="009A495B">
        <w:t>Even with this growth</w:t>
      </w:r>
      <w:r>
        <w:t xml:space="preserve">, </w:t>
      </w:r>
      <w:r w:rsidR="006C55FC">
        <w:t xml:space="preserve">global </w:t>
      </w:r>
      <w:r>
        <w:t xml:space="preserve">elasmobranch abundance has fallen by 38.7% since 1950. </w:t>
      </w:r>
    </w:p>
    <w:p w14:paraId="506BC80E" w14:textId="4DF62186" w:rsidR="00943F04" w:rsidRDefault="00943F04">
      <w:pPr>
        <w:rPr>
          <w:i/>
          <w:iCs/>
        </w:rPr>
      </w:pPr>
      <w:r>
        <w:rPr>
          <w:i/>
          <w:iCs/>
        </w:rPr>
        <w:t>2.10 Marine Birds</w:t>
      </w:r>
    </w:p>
    <w:p w14:paraId="4C5F3147" w14:textId="39BA80C2" w:rsidR="00B77BE1" w:rsidRPr="00B77BE1" w:rsidRDefault="00B77BE1">
      <w:r>
        <w:t xml:space="preserve">Marine birds have increased in abundance since 1950, rising by </w:t>
      </w:r>
      <w:r w:rsidR="00926FE4">
        <w:t>0.25</w:t>
      </w:r>
      <w:r>
        <w:t>%</w:t>
      </w:r>
      <w:r w:rsidR="00926FE4">
        <w:t xml:space="preserve"> per year</w:t>
      </w:r>
      <w:ins w:id="223" w:author="Zoe Rand" w:date="2026-08-24T13:52:00Z" w16du:dateUtc="2026-08-24T19:52:00Z">
        <w:r w:rsidR="002425D2">
          <w:t xml:space="preserve"> from XX to XX</w:t>
        </w:r>
      </w:ins>
      <w:ins w:id="224" w:author="Zoe Rand" w:date="2026-09-11T14:48:00Z" w16du:dateUtc="2026-09-11T21:48:00Z">
        <w:r>
          <w:t>.</w:t>
        </w:r>
      </w:ins>
      <w:del w:id="225" w:author="Zoe Rand" w:date="2026-09-11T14:48:00Z" w16du:dateUtc="2026-09-11T21:48:00Z">
        <w:r>
          <w:delText>.</w:delText>
        </w:r>
      </w:del>
      <w:r>
        <w:t xml:space="preserve"> However, much of this </w:t>
      </w:r>
      <w:r w:rsidR="002425D2">
        <w:t xml:space="preserve">increase </w:t>
      </w:r>
      <w:r>
        <w:t xml:space="preserve">occurred prior to </w:t>
      </w:r>
      <w:r w:rsidR="002425D2">
        <w:t>2000</w:t>
      </w:r>
      <w:r>
        <w:t xml:space="preserve">: </w:t>
      </w:r>
      <w:ins w:id="226" w:author="Zoe Rand" w:date="2026-08-24T13:53:00Z" w16du:dateUtc="2026-08-24T19:53:00Z">
        <w:r w:rsidR="002425D2">
          <w:t>from XX to 2000</w:t>
        </w:r>
      </w:ins>
      <w:r>
        <w:t xml:space="preserve">, marine birds saw a 64.0% rise in abundance; since 2000, there has been a 27.3% decrease. </w:t>
      </w:r>
    </w:p>
    <w:p w14:paraId="1E69617A" w14:textId="34F4207D" w:rsidR="00943F04" w:rsidRDefault="00943F04">
      <w:r>
        <w:rPr>
          <w:i/>
          <w:iCs/>
        </w:rPr>
        <w:t>2.11 Marine Mammals</w:t>
      </w:r>
    </w:p>
    <w:p w14:paraId="2365EBD1" w14:textId="5445D0B6" w:rsidR="00B77BE1" w:rsidRPr="00B77BE1" w:rsidRDefault="00B77BE1">
      <w:r>
        <w:t xml:space="preserve">Overall, marine mammal populations have shown </w:t>
      </w:r>
      <w:r w:rsidR="00926FE4">
        <w:t xml:space="preserve">strong </w:t>
      </w:r>
      <w:r>
        <w:t xml:space="preserve">recoveries </w:t>
      </w:r>
      <w:r w:rsidR="002425D2">
        <w:t>an increasing trend since</w:t>
      </w:r>
      <w:r>
        <w:t xml:space="preserve"> 1950, with abundances increasing by </w:t>
      </w:r>
      <w:r w:rsidR="00926FE4" w:rsidRPr="00926FE4">
        <w:t>1.29</w:t>
      </w:r>
      <w:r>
        <w:t>%</w:t>
      </w:r>
      <w:r w:rsidR="00926FE4">
        <w:t xml:space="preserve"> per year</w:t>
      </w:r>
      <w:ins w:id="227" w:author="Zoe Rand" w:date="2026-08-24T13:53:00Z" w16du:dateUtc="2026-08-24T19:53:00Z">
        <w:r w:rsidR="002425D2">
          <w:t xml:space="preserve"> from 1950 to XX</w:t>
        </w:r>
      </w:ins>
      <w:ins w:id="228" w:author="Zoe Rand" w:date="2026-09-11T14:48:00Z" w16du:dateUtc="2026-09-11T21:48:00Z">
        <w:r>
          <w:t>.</w:t>
        </w:r>
      </w:ins>
      <w:r w:rsidR="006C55FC">
        <w:t xml:space="preserve"> </w:t>
      </w:r>
      <w:r>
        <w:t xml:space="preserve">Following </w:t>
      </w:r>
      <w:commentRangeStart w:id="229"/>
      <w:r>
        <w:t xml:space="preserve">a more than halving (52.8%) in abundance </w:t>
      </w:r>
      <w:commentRangeEnd w:id="229"/>
      <w:r w:rsidR="002425D2">
        <w:rPr>
          <w:rStyle w:val="CommentReference"/>
          <w:sz w:val="24"/>
          <w:szCs w:val="24"/>
        </w:rPr>
        <w:commentReference w:id="229"/>
      </w:r>
      <w:r>
        <w:t>to historic lows in the mid-1960s, marine mammal abundance has risen by 446.5</w:t>
      </w:r>
      <w:ins w:id="230" w:author="Zoe Rand" w:date="2026-09-11T14:48:00Z" w16du:dateUtc="2026-09-11T21:48:00Z">
        <w:r>
          <w:t>%</w:t>
        </w:r>
      </w:ins>
      <w:ins w:id="231" w:author="Zoe Rand" w:date="2026-08-24T13:58:00Z" w16du:dateUtc="2026-08-24T19:58:00Z">
        <w:r w:rsidR="002425D2">
          <w:t xml:space="preserve"> from 1965 to XX</w:t>
        </w:r>
      </w:ins>
      <w:ins w:id="232" w:author="Zoe Rand" w:date="2026-09-11T14:48:00Z" w16du:dateUtc="2026-09-11T21:48:00Z">
        <w:r>
          <w:t>.</w:t>
        </w:r>
      </w:ins>
      <w:r>
        <w:t xml:space="preserve"> </w:t>
      </w:r>
    </w:p>
    <w:p w14:paraId="099E9802" w14:textId="48498839" w:rsidR="00943F04" w:rsidRDefault="00943F04">
      <w:pPr>
        <w:rPr>
          <w:i/>
          <w:iCs/>
        </w:rPr>
      </w:pPr>
      <w:r>
        <w:rPr>
          <w:i/>
          <w:iCs/>
        </w:rPr>
        <w:t>2.12 Sea Turtles</w:t>
      </w:r>
    </w:p>
    <w:p w14:paraId="1AAEE61D" w14:textId="44F47D54" w:rsidR="00F94023" w:rsidRPr="00F94023" w:rsidRDefault="00F94023">
      <w:r>
        <w:t xml:space="preserve">Sea turtle populations </w:t>
      </w:r>
      <w:r w:rsidR="00543E82">
        <w:t>declined</w:t>
      </w:r>
      <w:r>
        <w:t xml:space="preserve"> in the 1950s and 1960s, but it should be noted that years prior to 1964 are informed by one population and informed by fewer than 10 populations through 1969. Compared to 1970, t</w:t>
      </w:r>
      <w:commentRangeStart w:id="233"/>
      <w:r>
        <w:t>he first year informed by at least 10 populations of sea turtles</w:t>
      </w:r>
      <w:commentRangeEnd w:id="233"/>
      <w:r w:rsidR="002425D2">
        <w:rPr>
          <w:rStyle w:val="CommentReference"/>
          <w:sz w:val="24"/>
          <w:szCs w:val="24"/>
        </w:rPr>
        <w:commentReference w:id="233"/>
      </w:r>
      <w:r>
        <w:t xml:space="preserve">, global abundance of sea turtles has risen by </w:t>
      </w:r>
      <w:r w:rsidR="004648FB" w:rsidRPr="004648FB">
        <w:t>0.64</w:t>
      </w:r>
      <w:r>
        <w:t>%</w:t>
      </w:r>
      <w:r w:rsidR="004648FB">
        <w:t xml:space="preserve"> per year</w:t>
      </w:r>
      <w:r>
        <w:t xml:space="preserve">, showing a strong </w:t>
      </w:r>
      <w:r w:rsidR="006C55FC">
        <w:t>upwards</w:t>
      </w:r>
      <w:r w:rsidR="009A495B">
        <w:t xml:space="preserve"> </w:t>
      </w:r>
      <w:r>
        <w:t xml:space="preserve">trend toward recovery over the past half century. </w:t>
      </w:r>
    </w:p>
    <w:p w14:paraId="38E114E5" w14:textId="5AAA8E2C" w:rsidR="002F0686" w:rsidRDefault="0050386F">
      <w:r>
        <w:rPr>
          <w:i/>
          <w:iCs/>
        </w:rPr>
        <w:t>2.13</w:t>
      </w:r>
      <w:r w:rsidR="002F0686">
        <w:rPr>
          <w:i/>
          <w:iCs/>
        </w:rPr>
        <w:t xml:space="preserve"> </w:t>
      </w:r>
      <w:r w:rsidR="003B2978">
        <w:rPr>
          <w:i/>
          <w:iCs/>
        </w:rPr>
        <w:t>Exploited c</w:t>
      </w:r>
      <w:r w:rsidR="002F0686">
        <w:rPr>
          <w:i/>
          <w:iCs/>
        </w:rPr>
        <w:t>rustaceans</w:t>
      </w:r>
    </w:p>
    <w:p w14:paraId="0A7C27A6" w14:textId="59647826" w:rsidR="002F0686" w:rsidRPr="002F0686" w:rsidRDefault="003B2978">
      <w:r>
        <w:lastRenderedPageBreak/>
        <w:t xml:space="preserve">Exploited crustaceans </w:t>
      </w:r>
      <w:r w:rsidRPr="003B2978">
        <w:t xml:space="preserve">declined </w:t>
      </w:r>
      <w:r>
        <w:t xml:space="preserve">by </w:t>
      </w:r>
      <w:r w:rsidRPr="003B2978">
        <w:t>1.12</w:t>
      </w:r>
      <w:r>
        <w:t xml:space="preserve">% per </w:t>
      </w:r>
      <w:r w:rsidR="00817DDB">
        <w:t>year</w:t>
      </w:r>
      <w:r w:rsidRPr="003B2978">
        <w:t xml:space="preserve"> </w:t>
      </w:r>
      <w:ins w:id="234" w:author="Zoe Rand" w:date="2026-08-24T14:01:00Z" w16du:dateUtc="2026-08-24T20:01:00Z">
        <w:r w:rsidR="002425D2">
          <w:t>from XX to XX</w:t>
        </w:r>
      </w:ins>
      <w:ins w:id="235" w:author="Zoe Rand" w:date="2026-09-11T14:48:00Z" w16du:dateUtc="2026-09-11T21:48:00Z">
        <w:r>
          <w:t>.</w:t>
        </w:r>
      </w:ins>
      <w:del w:id="236" w:author="Zoe Rand" w:date="2026-09-11T14:48:00Z" w16du:dateUtc="2026-09-11T21:48:00Z">
        <w:r>
          <w:delText>.</w:delText>
        </w:r>
      </w:del>
      <w:r>
        <w:t xml:space="preserve"> </w:t>
      </w:r>
      <w:r w:rsidR="002F0686">
        <w:t>After a period of increasing abundance during the 1960s, crustacean</w:t>
      </w:r>
      <w:r w:rsidR="009A495B">
        <w:t xml:space="preserve"> abundance</w:t>
      </w:r>
      <w:r w:rsidR="002F0686">
        <w:t xml:space="preserve"> saw a 64.0% decline</w:t>
      </w:r>
      <w:r w:rsidR="00817DDB">
        <w:t xml:space="preserve"> from </w:t>
      </w:r>
      <w:ins w:id="237" w:author="Will Patrone" w:date="2026-09-11T14:48:00Z" w16du:dateUtc="2026-09-11T21:48:00Z">
        <w:r w:rsidR="002F0686">
          <w:t>1960</w:t>
        </w:r>
      </w:ins>
      <w:ins w:id="238" w:author="Zoe Rand" w:date="2026-08-24T14:01:00Z" w16du:dateUtc="2026-08-24T20:01:00Z">
        <w:r w:rsidR="002425D2">
          <w:t>XX</w:t>
        </w:r>
      </w:ins>
      <w:r w:rsidR="002F0686">
        <w:t xml:space="preserve"> to </w:t>
      </w:r>
      <w:ins w:id="239" w:author="Will Patrone" w:date="2026-09-11T14:48:00Z" w16du:dateUtc="2026-09-11T21:48:00Z">
        <w:r w:rsidR="002F0686">
          <w:t>1980s</w:t>
        </w:r>
      </w:ins>
      <w:ins w:id="240" w:author="Zoe Rand" w:date="2026-08-24T14:01:00Z" w16du:dateUtc="2026-08-24T20:01:00Z">
        <w:r w:rsidR="002425D2">
          <w:t>XX</w:t>
        </w:r>
      </w:ins>
      <w:r w:rsidR="002F0686">
        <w:t xml:space="preserve">. This </w:t>
      </w:r>
      <w:r w:rsidR="009A495B">
        <w:t xml:space="preserve">decline </w:t>
      </w:r>
      <w:r w:rsidR="002F0686">
        <w:t xml:space="preserve">was followed by a short </w:t>
      </w:r>
      <w:r w:rsidR="00817DDB">
        <w:t>recovery</w:t>
      </w:r>
      <w:r w:rsidR="002F0686">
        <w:t xml:space="preserve">, with abundances up </w:t>
      </w:r>
      <w:r w:rsidR="008C1AA0">
        <w:t xml:space="preserve">increasing by </w:t>
      </w:r>
      <w:r w:rsidR="002F0686">
        <w:t xml:space="preserve">33.2% through </w:t>
      </w:r>
      <w:ins w:id="241" w:author="Zoe Rand" w:date="2026-08-24T14:02:00Z" w16du:dateUtc="2026-08-24T20:02:00Z">
        <w:r w:rsidR="002425D2">
          <w:t xml:space="preserve">XX to </w:t>
        </w:r>
      </w:ins>
      <w:r w:rsidR="002F0686">
        <w:t>2010</w:t>
      </w:r>
      <w:r w:rsidR="00817DDB">
        <w:t xml:space="preserve"> relative to the historical baseline</w:t>
      </w:r>
      <w:r w:rsidR="002F0686">
        <w:t xml:space="preserve">. Since </w:t>
      </w:r>
      <w:r w:rsidR="008C1AA0">
        <w:t>2010</w:t>
      </w:r>
      <w:r w:rsidR="002F0686">
        <w:t xml:space="preserve">, abundance has </w:t>
      </w:r>
      <w:r w:rsidR="008C1AA0">
        <w:t>returned to the previous minimum levels observed in the 1980s</w:t>
      </w:r>
      <w:r w:rsidR="002F0686">
        <w:t xml:space="preserve">. Crustacean abundance </w:t>
      </w:r>
      <w:r w:rsidR="00817DDB">
        <w:t>is</w:t>
      </w:r>
      <w:r w:rsidR="00F07833">
        <w:t xml:space="preserve"> </w:t>
      </w:r>
      <w:r w:rsidR="002F0686">
        <w:t xml:space="preserve">50.3% lower today than in 1960. </w:t>
      </w:r>
    </w:p>
    <w:p w14:paraId="78031974" w14:textId="77777777" w:rsidR="000970A1" w:rsidRDefault="00ED5669">
      <w:pPr>
        <w:rPr>
          <w:i/>
          <w:iCs/>
        </w:rPr>
      </w:pPr>
      <w:r>
        <w:rPr>
          <w:i/>
          <w:iCs/>
        </w:rPr>
        <w:t>2.2 Spatial patterns of trend</w:t>
      </w:r>
    </w:p>
    <w:p w14:paraId="29F47EB0" w14:textId="5D132B96" w:rsidR="000970A1" w:rsidRDefault="00000000">
      <w:commentRangeStart w:id="242"/>
      <w:r>
        <w:t xml:space="preserve">Spatial patterns of population change </w:t>
      </w:r>
      <w:commentRangeEnd w:id="242"/>
      <w:r w:rsidR="00505230">
        <w:rPr>
          <w:rStyle w:val="CommentReference"/>
          <w:sz w:val="24"/>
          <w:szCs w:val="24"/>
        </w:rPr>
        <w:commentReference w:id="242"/>
      </w:r>
      <w:r>
        <w:t>were highly heterogeneous across taxa, with sites of increase and decline intermixed at regional and global scales (Fig. S</w:t>
      </w:r>
      <w:r w:rsidR="0008287A">
        <w:t>1</w:t>
      </w:r>
      <w:r>
        <w:t>). For each major taxon, positive and negative trends generally co-occurred in the same regions and countries. For example, bird sites along the Australian coastline were highly variable in trend direction and magnitude, with no strong patterns of sub-regional hotspots. In another example, seagrass sites in Southeast Asia also show</w:t>
      </w:r>
      <w:r w:rsidR="0028594B">
        <w:t>ed</w:t>
      </w:r>
      <w:r>
        <w:t xml:space="preserve"> a mix of positive and negative trends. We make note of several exceptions for regional hotspots in trends. </w:t>
      </w:r>
      <w:r w:rsidR="00505230">
        <w:t xml:space="preserve">However, </w:t>
      </w:r>
      <w:r w:rsidR="00817DDB">
        <w:t>b</w:t>
      </w:r>
      <w:r>
        <w:t xml:space="preserve">irds in </w:t>
      </w:r>
      <w:r w:rsidR="0028594B">
        <w:t>the</w:t>
      </w:r>
      <w:r>
        <w:t xml:space="preserve"> temperate North Atlantic, mammals in the California Current ecosystem, mammals in the Benguela Current ecosystem, and turtles in the Mediterranean show moderate clusters of </w:t>
      </w:r>
      <w:r w:rsidR="00DF5188">
        <w:t>growth</w:t>
      </w:r>
      <w:r>
        <w:t>. Non-exploited fish in the Northwest Atlantic show</w:t>
      </w:r>
      <w:r w:rsidR="0028594B">
        <w:t>ed</w:t>
      </w:r>
      <w:r>
        <w:t xml:space="preserve"> a cluster of negative growth. For many taxa and regions, spatial coverage was insufficient to draw regional inferences. These results suggest the local drivers may be better explainers of trend patterns rather than broad geographic drivers.</w:t>
      </w:r>
    </w:p>
    <w:p w14:paraId="23ACF00B" w14:textId="77777777" w:rsidR="000970A1" w:rsidRDefault="00ED5669">
      <w:pPr>
        <w:rPr>
          <w:i/>
          <w:iCs/>
        </w:rPr>
      </w:pPr>
      <w:r>
        <w:rPr>
          <w:i/>
          <w:iCs/>
        </w:rPr>
        <w:t>2.3 Data biases</w:t>
      </w:r>
    </w:p>
    <w:p w14:paraId="3C81A220" w14:textId="00369606" w:rsidR="000970A1" w:rsidRDefault="00000000">
      <w:r>
        <w:t>Our synthesis show</w:t>
      </w:r>
      <w:r w:rsidR="00817DDB">
        <w:t>ed</w:t>
      </w:r>
      <w:r>
        <w:t xml:space="preserve"> gaps between taxonomic richness, global biomass, and monitoring effort. There i</w:t>
      </w:r>
      <w:r w:rsidR="00817DDB">
        <w:t>s</w:t>
      </w:r>
      <w:r>
        <w:t xml:space="preserve"> a dearth of global trends for the ocean’s most species-rich and high-biomass groups, including arthropods, </w:t>
      </w:r>
      <w:r w:rsidR="00DF5188">
        <w:t>mollusks</w:t>
      </w:r>
      <w:r>
        <w:t>, bacteria, fungi, parasites, and protists. Other major invertebrate groups, such as annelids, platyhelminthes, nematodes, sponges, echinoderms, bryozoa</w:t>
      </w:r>
      <w:r w:rsidR="00B667D1">
        <w:t>ns</w:t>
      </w:r>
      <w:r>
        <w:t xml:space="preserve">, hydrozoa jellyfish, and tunicates, lack sufficient longitudinal data to quantify large-scale trends. </w:t>
      </w:r>
    </w:p>
    <w:p w14:paraId="54356E14" w14:textId="6919AE9C" w:rsidR="000970A1" w:rsidRDefault="00000000">
      <w:r>
        <w:t>Data for primary producers and ecosystem engineers are relatively sparse. There is little data for plants, phytoplankton, and coral before the 21st century, as contemporary assessments rely heavily on satellite imagery to derive area and percent cover</w:t>
      </w:r>
      <w:r w:rsidR="0028594B">
        <w:t>, thus there is little data available for plants, phytoplankton, and coral before the 21</w:t>
      </w:r>
      <w:r w:rsidR="0028594B" w:rsidRPr="00817DDB">
        <w:rPr>
          <w:vertAlign w:val="superscript"/>
        </w:rPr>
        <w:t>st</w:t>
      </w:r>
      <w:r w:rsidR="0028594B">
        <w:t xml:space="preserve"> century</w:t>
      </w:r>
      <w:r>
        <w:t xml:space="preserve">. These </w:t>
      </w:r>
      <w:r w:rsidR="0028594B">
        <w:t xml:space="preserve">assessments </w:t>
      </w:r>
      <w:r>
        <w:t xml:space="preserve">seldom sampled individuals at the species level, but rather documented change in area, density, or percent cover at sites. </w:t>
      </w:r>
    </w:p>
    <w:p w14:paraId="20CCE7E8" w14:textId="28C6DC38" w:rsidR="000970A1" w:rsidRDefault="00000000">
      <w:commentRangeStart w:id="243"/>
      <w:r>
        <w:t xml:space="preserve">The most well-sampled taxa were large marine vertebrates (e.g., birds, fish, mammals, reptiles), </w:t>
      </w:r>
      <w:r w:rsidR="00DF5188">
        <w:t>totaling</w:t>
      </w:r>
      <w:r>
        <w:t xml:space="preserve"> 11,208 unique time series.</w:t>
      </w:r>
      <w:commentRangeEnd w:id="243"/>
      <w:r w:rsidR="002F0978">
        <w:rPr>
          <w:rStyle w:val="CommentReference"/>
          <w:sz w:val="24"/>
          <w:szCs w:val="24"/>
        </w:rPr>
        <w:commentReference w:id="243"/>
      </w:r>
      <w:r>
        <w:t xml:space="preserve"> We note that even </w:t>
      </w:r>
      <w:r w:rsidR="008014D7">
        <w:t xml:space="preserve">for </w:t>
      </w:r>
      <w:r>
        <w:t xml:space="preserve">well-sampled vertebrates, there are patterns in data gaps at lower taxonomic hierarchies. For example, exploited fish species are far more likely to have data than unexploited fish. </w:t>
      </w:r>
    </w:p>
    <w:p w14:paraId="6FE985AC" w14:textId="5AAE0046" w:rsidR="000970A1" w:rsidRDefault="00000000">
      <w:r>
        <w:t xml:space="preserve">Data availability </w:t>
      </w:r>
      <w:r w:rsidR="008014D7">
        <w:t xml:space="preserve">was </w:t>
      </w:r>
      <w:r>
        <w:t xml:space="preserve">generally limited to the </w:t>
      </w:r>
      <w:r w:rsidR="008014D7">
        <w:t>G</w:t>
      </w:r>
      <w:r w:rsidR="00E1640C">
        <w:t>lobal</w:t>
      </w:r>
      <w:r>
        <w:t xml:space="preserve"> North and coastal habitats, leaving substantial data gaps in the high seas, polar</w:t>
      </w:r>
      <w:r w:rsidR="008014D7">
        <w:t xml:space="preserve"> areas</w:t>
      </w:r>
      <w:r>
        <w:t xml:space="preserve">, and deep-sea regions (Fig. S1). </w:t>
      </w:r>
      <w:r>
        <w:lastRenderedPageBreak/>
        <w:t xml:space="preserve">Monitoring in these remote areas is largely incidental to fisheries-related scientific survey sampling rather than dedicated ecological monitoring efforts. </w:t>
      </w:r>
    </w:p>
    <w:p w14:paraId="5225D3C3" w14:textId="3796CFF1" w:rsidR="00316D8D" w:rsidRPr="0050386F" w:rsidRDefault="0050386F">
      <w:pPr>
        <w:rPr>
          <w:b/>
          <w:bCs/>
          <w:sz w:val="28"/>
          <w:szCs w:val="28"/>
        </w:rPr>
      </w:pPr>
      <w:bookmarkStart w:id="244" w:name="_dacyy5nacuwa" w:colFirst="0" w:colLast="0"/>
      <w:bookmarkEnd w:id="244"/>
      <w:r>
        <w:t>However, we note that data prior to 1970 are extremely sparse,</w:t>
      </w:r>
      <w:commentRangeStart w:id="245"/>
      <w:r w:rsidR="00316D8D">
        <w:t xml:space="preserve"> which limits our understanding of historical declines in these species. </w:t>
      </w:r>
      <w:commentRangeEnd w:id="245"/>
      <w:r>
        <w:rPr>
          <w:rStyle w:val="CommentReference"/>
          <w:sz w:val="24"/>
          <w:szCs w:val="24"/>
        </w:rPr>
        <w:commentReference w:id="245"/>
      </w:r>
      <w:r w:rsidR="00316D8D">
        <w:t xml:space="preserve">Anthropogenic impacts on these species have existed for much </w:t>
      </w:r>
      <w:r w:rsidR="00E1640C">
        <w:t>longer and</w:t>
      </w:r>
      <w:r w:rsidR="00316D8D">
        <w:t xml:space="preserve"> therefore represent a shifted baseline. </w:t>
      </w:r>
    </w:p>
    <w:p w14:paraId="6CBA01E1" w14:textId="77777777" w:rsidR="000970A1" w:rsidRDefault="00000000" w:rsidP="00984477">
      <w:pPr>
        <w:rPr>
          <w:b/>
          <w:bCs/>
          <w:sz w:val="28"/>
          <w:szCs w:val="28"/>
        </w:rPr>
      </w:pPr>
      <w:commentRangeStart w:id="246"/>
      <w:r w:rsidRPr="00984477">
        <w:rPr>
          <w:b/>
          <w:bCs/>
          <w:sz w:val="28"/>
          <w:szCs w:val="28"/>
        </w:rPr>
        <w:t>Discussion</w:t>
      </w:r>
      <w:commentRangeEnd w:id="246"/>
      <w:r w:rsidR="00154A9C">
        <w:rPr>
          <w:rStyle w:val="CommentReference"/>
          <w:b/>
          <w:bCs/>
          <w:sz w:val="28"/>
          <w:szCs w:val="28"/>
        </w:rPr>
        <w:commentReference w:id="246"/>
      </w:r>
    </w:p>
    <w:p w14:paraId="55A6324B" w14:textId="77777777" w:rsidR="00984477" w:rsidRDefault="00984477">
      <w:pPr>
        <w:shd w:val="clear" w:color="auto" w:fill="FFFFFF"/>
        <w:spacing w:before="0" w:line="276" w:lineRule="auto"/>
        <w:rPr>
          <w:b/>
          <w:bCs/>
          <w:color w:val="222222"/>
        </w:rPr>
      </w:pPr>
    </w:p>
    <w:p w14:paraId="36E7123E" w14:textId="7B5DB99A" w:rsidR="000970A1" w:rsidRDefault="00E1640C">
      <w:pPr>
        <w:shd w:val="clear" w:color="auto" w:fill="FFFFFF"/>
        <w:spacing w:before="0" w:line="276" w:lineRule="auto"/>
        <w:rPr>
          <w:b/>
          <w:bCs/>
          <w:color w:val="222222"/>
        </w:rPr>
      </w:pPr>
      <w:r>
        <w:rPr>
          <w:b/>
          <w:bCs/>
          <w:color w:val="222222"/>
        </w:rPr>
        <w:t>Bending the curve back up for marine vertebrate biodiversity</w:t>
      </w:r>
    </w:p>
    <w:p w14:paraId="59B3B7F4" w14:textId="77777777" w:rsidR="000970A1" w:rsidRDefault="000970A1">
      <w:pPr>
        <w:spacing w:before="0" w:line="276" w:lineRule="auto"/>
      </w:pPr>
    </w:p>
    <w:p w14:paraId="5EA4E6E7" w14:textId="498690EF" w:rsidR="000970A1" w:rsidRDefault="00000000">
      <w:pPr>
        <w:spacing w:before="0" w:line="276" w:lineRule="auto"/>
      </w:pPr>
      <w:r>
        <w:t>After widespread declines during the second half of the 20th century (though note the paucity of data prior to 1970), marine biodiversity abundance trends for vertebrates have generally stabilized or increased in the past two decades.</w:t>
      </w:r>
      <w:r w:rsidR="00B35098">
        <w:t xml:space="preserve"> The lack of data prior to 1970 makes it difficult to know exactly where we started, but</w:t>
      </w:r>
      <w:r>
        <w:t xml:space="preserve"> </w:t>
      </w:r>
      <w:r w:rsidR="00B35098">
        <w:t>stabilizing or upwards trends is good news in a world where we are primarily faced with loss.</w:t>
      </w:r>
      <w:r w:rsidR="00817DDB">
        <w:t xml:space="preserve"> </w:t>
      </w:r>
      <w:r>
        <w:t>Marine mammals and sea turtles, which have increased by 200% and 50% from their historic lows, respectively, are the strongest examples of marine conservation success</w:t>
      </w:r>
      <w:r w:rsidR="00B04AB1">
        <w:fldChar w:fldCharType="begin"/>
      </w:r>
      <w:r w:rsidR="000968D5">
        <w:instrText xml:space="preserve"> ADDIN ZOTERO_ITEM CSL_CITATION {"citationID":"Czd4dFAX","properties":{"unsorted":false,"formattedCitation":"\\super 65\\nosupersub{}","plainCitation":"65","noteIndex":0},"citationItems":[{"id":284,"uris":["http://zotero.org/groups/6001417/items/LB46HVLV","http://zotero.org/groups/6001417/items/TQDSJICW"],"itemData":{"id":284,"type":"article-journal","abstract":"Many sea turtle populations are recovering, highlighting the value of conservation efforts and long-term monitoring.\n          , \n            We document a tendency for published estimates of population size in sea turtles to be increasing rather than decreasing across the globe. To examine the population status of the seven species of sea turtle globally, we obtained 299 time series of annual nesting abundance with a total of 4417 annual estimates. The time series ranged in length from 6 to 47 years (mean, 16.2 years). When levels of abundance were summed within regional management units (RMUs) for each species, there were upward trends in 12 RMUs versus downward trends in 5 RMUs. This prevalence of more upward than downward trends was also evident in the individual time series, where we found 95 significant increases in abundance and 35 significant decreases. Adding to this encouraging news for sea turtle conservation, we show that even small sea turtle populations have the capacity to recover, that is, Allee effects appear unimportant. Positive trends in abundance are likely linked to the effective protection of eggs and nesting females, as well as reduced bycatch. However, conservation concerns remain, such as the decline in leatherback turtles in the Eastern and Western Pacific. Furthermore, we also show that, often, time series are too short to identify trends in abundance. Our findings highlight the importance of continued conservation and monitoring efforts that underpin this global conservation success story.","container-title":"Science Advances","DOI":"10.1126/sciadv.1600730","ISSN":"2375-2548","issue":"9","journalAbbreviation":"Sci. Adv.","language":"en","page":"e1600730","source":"DOI.org (Crossref)","title":"Global sea turtle conservation successes","volume":"3","author":[{"family":"Mazaris","given":"Antonios D."},{"family":"Schofield","given":"Gail"},{"family":"Gkazinou","given":"Chrysoula"},{"family":"Almpanidou","given":"Vasiliki"},{"family":"Hays","given":"Graeme C."}],"issued":{"date-parts":[["2017",9]]}}}],"schema":"https://github.com/citation-style-language/schema/raw/master/csl-citation.json"} </w:instrText>
      </w:r>
      <w:r w:rsidR="00B04AB1">
        <w:fldChar w:fldCharType="separate"/>
      </w:r>
      <w:r w:rsidR="000968D5" w:rsidRPr="000968D5">
        <w:rPr>
          <w:vertAlign w:val="superscript"/>
        </w:rPr>
        <w:t>65</w:t>
      </w:r>
      <w:r w:rsidR="00B04AB1">
        <w:fldChar w:fldCharType="end"/>
      </w:r>
      <w:r>
        <w:t xml:space="preserve">. Taxa-based conservation efforts through national and international policy frameworks constraining harvest and trade (e.g., Marine Mammal Protection Acts of  the US and New Zealand, </w:t>
      </w:r>
      <w:r w:rsidR="00B35098">
        <w:t xml:space="preserve">The </w:t>
      </w:r>
      <w:r>
        <w:t xml:space="preserve">Convention on International Trade in Endangered Species, </w:t>
      </w:r>
      <w:r w:rsidR="00817DDB">
        <w:t>etc.</w:t>
      </w:r>
      <w:r>
        <w:t xml:space="preserve">) have allowed </w:t>
      </w:r>
      <w:r w:rsidR="00E1640C">
        <w:t>a</w:t>
      </w:r>
      <w:r>
        <w:t xml:space="preserve"> recovery of marine vertebrates</w:t>
      </w:r>
      <w:r w:rsidR="00B04AB1">
        <w:fldChar w:fldCharType="begin"/>
      </w:r>
      <w:r w:rsidR="000968D5">
        <w:instrText xml:space="preserve"> ADDIN ZOTERO_ITEM CSL_CITATION {"citationID":"mShPLb6D","properties":{"unsorted":false,"formattedCitation":"\\super 66\\nosupersub{}","plainCitation":"66","noteIndex":0},"citationItems":[{"id":3048,"uris":["http://zotero.org/groups/6001417/items/YWTU4ZUD"],"itemData":{"id":3048,"type":"article-journal","abstract":"SummaryRapid deterioration of marine habitats and biodiversity under cumulative stressors have led to increased efforts to rebuild marine life. Yet, successes of such endeavors do not have prominent visibility in recent assessments, although these examples are particularly needed in guiding future actions to achieve our shared aspiration of a healthy ocean. Here, we provide a comprehensive assessment of 217 verified marine conservation successes across the world's oceans and the main traits involved. Our findings reveal a balanced geography of success across the world's oceans and that human stewardship is essential for driving conservation success, especially when different stakeholders work together in rebuilding marine life. This assessment should inform future actions and build confidence that reversing the trajectory of loss towards repairing ocean health is feasible. It also provides a basis for a “learning by doing” approach in guiding conservation success through an understanding of the levers for success versus failure.","container-title":"One Earth","issue":"5","language":"en","page":"505–518","publisher":"Elsevier BV","title":"A tide of change: What we can learn from stories of marine conservation success","volume":"6","author":[{"family":"Rossbach","given":"Susann"},{"family":"Steckbauer","given":"Alexandra"},{"family":"Klein","given":"Shannon G"},{"family":"Arossa","given":"Silvia"},{"family":"Geraldi","given":"Nathan R"},{"family":"Lim","given":"Kah Kheng"},{"family":"Martin","given":"Cecilia"},{"family":"Rossbach","given":"Felix I"},{"family":"Shellard","given":"Marc J"},{"family":"Valluzzi","given":"Letizia"},{"family":"Duarte","given":"Carlos M"}],"issued":{"date-parts":[["2023",5]]}}}],"schema":"https://github.com/citation-style-language/schema/raw/master/csl-citation.json"} </w:instrText>
      </w:r>
      <w:r w:rsidR="00B04AB1">
        <w:fldChar w:fldCharType="separate"/>
      </w:r>
      <w:r w:rsidR="000968D5" w:rsidRPr="000968D5">
        <w:rPr>
          <w:vertAlign w:val="superscript"/>
        </w:rPr>
        <w:t>66</w:t>
      </w:r>
      <w:r w:rsidR="00B04AB1">
        <w:fldChar w:fldCharType="end"/>
      </w:r>
      <w:r>
        <w:t xml:space="preserve">. There have been several documented </w:t>
      </w:r>
      <w:r w:rsidR="00856EA0">
        <w:t xml:space="preserve">cases and meta-analyses </w:t>
      </w:r>
      <w:r>
        <w:t>in which marine mammals and sea turtles</w:t>
      </w:r>
      <w:r w:rsidR="00817DDB">
        <w:t xml:space="preserve"> </w:t>
      </w:r>
      <w:r w:rsidR="00B35098">
        <w:t>are estimated</w:t>
      </w:r>
      <w:r w:rsidR="00817DDB">
        <w:t xml:space="preserve"> to be a</w:t>
      </w:r>
      <w:r w:rsidR="00B35098">
        <w:t>t</w:t>
      </w:r>
      <w:r>
        <w:t xml:space="preserve"> modern-day carrying capacities in </w:t>
      </w:r>
      <w:r w:rsidR="00B35098">
        <w:t xml:space="preserve">certain </w:t>
      </w:r>
      <w:r>
        <w:t>locations (e.g., Northern elephant seal in California</w:t>
      </w:r>
      <w:r w:rsidR="00B04AB1">
        <w:fldChar w:fldCharType="begin"/>
      </w:r>
      <w:r w:rsidR="000968D5">
        <w:instrText xml:space="preserve"> ADDIN ZOTERO_ITEM CSL_CITATION {"citationID":"TGd3IuxD","properties":{"unsorted":false,"formattedCitation":"\\super 67\\nosupersub{}","plainCitation":"67","noteIndex":0},"citationItems":[{"id":3032,"uris":["http://zotero.org/groups/6001417/items/57ICWMX3"],"itemData":{"id":3032,"type":"article-journal","abstract":"Our aim was to examine the colonization process in a large mammal, documenting the development of a breeding colony from its inception to reaching equilibrium numbers. We describe the development of a colony of northern elephant seals (Mirounga angustirostris) at Ano Nuevo in central California from initial colonization in 1961 to 2010, a period when the worldwide population was expanding rapidly. We recorded pup production and pup mortality prior to weaning from censuses of animals by sex and age categories. Colony growth was rapid initially, and pup production reached approximately 2,700 births during the period 1995 to 2006. Pups born declined subsequently. The pattern of colony growth and decline is explained by species-specific seal behavior; population variables that influence immigration rates; and local environmental factors such as breeding space, animal density, and tidal and surf conditions at peak season that increase pup mortality. Colony growth was driven primarily by external recruitment of young females from large southern rookeries rather than internal recruitment. Births on the island segment of the colony, where breeding space was limited, peaked in 1980 then declined subsequently by 50% in association with increased density and pup mortality. Births on the adjacent mainland stabilized from 1995 to 2006, despite ample breeding space and low pup mortality; cessation of growth here was associated with reduced external recruitment of females. Primiparous females pioneer the establishment of new colonies, settling new sites to avoid low weaning success in crowded natal rookeries where they are dominated by older females. We conclude that the long-term study of the development of a single colony provides vital information on colony and population processes that have wide applicability to other mammals. The colonization of Ano Nuevo recapitulated the process employed at other colonies during the recent growth and expansion of the population and signals the pattern to be expected in future colonies.","container-title":"Aquatic Mammals","page":"486–501","publisher":"160.111.248.55","title":"The northern elephant seal (Mirounga angustirostris) rookery at Año Nuevo: A case study in colonization","volume":"37","author":[{"family":"Boeuf","given":"B L"},{"family":"Condit","given":"R"},{"family":"Morris","given":"P"},{"family":"Reiter","given":"Joanne"}],"issued":{"date-parts":[["2011",12]]}}}],"schema":"https://github.com/citation-style-language/schema/raw/master/csl-citation.json"} </w:instrText>
      </w:r>
      <w:r w:rsidR="00B04AB1">
        <w:fldChar w:fldCharType="separate"/>
      </w:r>
      <w:r w:rsidR="000968D5" w:rsidRPr="000968D5">
        <w:rPr>
          <w:vertAlign w:val="superscript"/>
        </w:rPr>
        <w:t>67</w:t>
      </w:r>
      <w:r w:rsidR="00B04AB1">
        <w:fldChar w:fldCharType="end"/>
      </w:r>
      <w:r>
        <w:t>).</w:t>
      </w:r>
      <w:r w:rsidR="002F6897">
        <w:t xml:space="preserve"> However, there are also populations that are </w:t>
      </w:r>
      <w:r w:rsidR="006235CA">
        <w:t>generally increasing but still struggling</w:t>
      </w:r>
      <w:r w:rsidR="002F6897">
        <w:t xml:space="preserve"> to reach </w:t>
      </w:r>
      <w:r w:rsidR="00B35750">
        <w:t>historical</w:t>
      </w:r>
      <w:r w:rsidR="002F6897">
        <w:t xml:space="preserve"> levels (e.g., Antarctic blue whales</w:t>
      </w:r>
      <w:r w:rsidR="00E1640C">
        <w:fldChar w:fldCharType="begin"/>
      </w:r>
      <w:r w:rsidR="000968D5">
        <w:instrText xml:space="preserve"> ADDIN ZOTERO_ITEM CSL_CITATION {"citationID":"GR540sPc","properties":{"unsorted":false,"formattedCitation":"\\super 68\\nosupersub{}","plainCitation":"68","noteIndex":0},"citationItems":[{"id":3304,"uris":["http://zotero.org/groups/6001417/items/RYW5LEA7"],"itemData":{"id":3304,"type":"article-journal","container-title":"Endangered Species Research","ISSN":"1613-4796","journalAbbreviation":"Endangered Species Research","title":"Critically Endangered Antarctic blue whales are increasing but still far from pre-whaling levels","author":[{"family":"Rand","given":"Zoe"},{"family":"Olson","given":"Paula"},{"family":"Kinzey","given":"Douglas"},{"family":"Double","given":"Michael"},{"family":"Miller","given":"Brian"},{"family":"Matsuoka","given":"Koji"},{"family":"Findlay","given":"Ken"},{"family":"Branch","given":"Trevor"}]}}],"schema":"https://github.com/citation-style-language/schema/raw/master/csl-citation.json"} </w:instrText>
      </w:r>
      <w:r w:rsidR="00E1640C">
        <w:fldChar w:fldCharType="separate"/>
      </w:r>
      <w:r w:rsidR="000968D5" w:rsidRPr="000968D5">
        <w:rPr>
          <w:vertAlign w:val="superscript"/>
        </w:rPr>
        <w:t>68</w:t>
      </w:r>
      <w:r w:rsidR="00E1640C">
        <w:fldChar w:fldCharType="end"/>
      </w:r>
      <w:r w:rsidR="00B35750">
        <w:t>)</w:t>
      </w:r>
      <w:r w:rsidR="00EF3328">
        <w:t xml:space="preserve">. </w:t>
      </w:r>
    </w:p>
    <w:p w14:paraId="773B0EE5" w14:textId="77777777" w:rsidR="000970A1" w:rsidRDefault="000970A1">
      <w:pPr>
        <w:spacing w:before="0" w:line="276" w:lineRule="auto"/>
      </w:pPr>
    </w:p>
    <w:p w14:paraId="2FB7655F" w14:textId="673B93CF" w:rsidR="000970A1" w:rsidRDefault="00000000">
      <w:pPr>
        <w:spacing w:before="0" w:line="276" w:lineRule="auto"/>
      </w:pPr>
      <w:r>
        <w:t xml:space="preserve">Moreover, exploited species such as cartilaginous fishes, bony fishes, and crustaceans </w:t>
      </w:r>
      <w:r w:rsidR="00B35098">
        <w:t xml:space="preserve">have </w:t>
      </w:r>
      <w:r>
        <w:t xml:space="preserve">also experienced modest increases since </w:t>
      </w:r>
      <w:r w:rsidR="00B35098">
        <w:t xml:space="preserve">reaching </w:t>
      </w:r>
      <w:r>
        <w:t>their historic</w:t>
      </w:r>
      <w:r w:rsidR="00EF3328">
        <w:t>al</w:t>
      </w:r>
      <w:r>
        <w:t xml:space="preserve"> </w:t>
      </w:r>
      <w:r w:rsidR="00B35098">
        <w:t>minimums</w:t>
      </w:r>
      <w:r>
        <w:t xml:space="preserve">, suggesting that continued efforts towards sustainable fisheries management are effective at promoting healthy stock abundances. The reduction </w:t>
      </w:r>
      <w:r w:rsidR="00817DDB">
        <w:t xml:space="preserve">in </w:t>
      </w:r>
      <w:r>
        <w:t>fishing pressure in the 1990s has led to a 42% increase in exploited fish stocks from their historic low</w:t>
      </w:r>
      <w:r w:rsidR="00B04AB1">
        <w:fldChar w:fldCharType="begin"/>
      </w:r>
      <w:r w:rsidR="000968D5">
        <w:instrText xml:space="preserve"> ADDIN ZOTERO_ITEM CSL_CITATION {"citationID":"iHgZKVDN","properties":{"unsorted":false,"formattedCitation":"\\super 69\\nosupersub{}","plainCitation":"69","noteIndex":0},"citationItems":[{"id":257,"uris":["http://zotero.org/groups/6001417/items/V4GZNHE3"],"itemData":{"id":257,"type":"article-journal","abstract":"Marine fish stocks are an important part of the world food system and are particularly important for many of the poorest people of the world. Most existing analyses suggest overfishing is increasing, and there is widespread concern that fish stocks are decreasing throughout most of the world. We assembled trends in abundance and harvest rate of stocks that are scientifically assessed, constituting half of the reported global marine fish catch. For these stocks, on average, abundance is increasing and is at proposed target levels. Compared with regions that are intensively managed, regions with less-developed fisheries management have, on average, 3-fold greater harvest rates and half the abundance as assessed stocks. Available evidence suggests that the regions without assessments of abundance have little fisheries management, and stocks are in poor shape. Increased application of area-appropriate fisheries science recommendations and management tools are still needed for sustaining fisheries in places where they are lacking.","container-title":"Proceedings of the National Academy of Sciences","DOI":"10.1073/pnas.1909726116","ISSN":"0027-8424, 1091-6490","issue":"4","journalAbbreviation":"Proc. Natl. Acad. Sci. U.S.A.","language":"en","page":"2218-2224","source":"DOI.org (Crossref)","title":"Effective fisheries management instrumental in improving fish stock status","volume":"117","author":[{"family":"Hilborn","given":"Ray"},{"family":"Amoroso","given":"Ricardo Oscar"},{"family":"Anderson","given":"Christopher M."},{"family":"Baum","given":"Julia K."},{"family":"Branch","given":"Trevor A."},{"family":"Costello","given":"Christopher"},{"family":"De Moor","given":"Carryn L."},{"family":"Faraj","given":"Abdelmalek"},{"family":"Hively","given":"Daniel"},{"family":"Jensen","given":"Olaf P."},{"family":"Kurota","given":"Hiroyuki"},{"family":"Little","given":"L. Richard"},{"family":"Mace","given":"Pamela"},{"family":"McClanahan","given":"Tim"},{"family":"Melnychuk","given":"Michael C."},{"family":"Minto","given":"Cóilín"},{"family":"Osio","given":"Giacomo Chato"},{"family":"Parma","given":"Ana M."},{"family":"Pons","given":"Maite"},{"family":"Segurado","given":"Susana"},{"family":"Szuwalski","given":"Cody S."},{"family":"Wilson","given":"Jono R."},{"family":"Ye","given":"Yimin"}],"issued":{"date-parts":[["2020",1,28]]}}}],"schema":"https://github.com/citation-style-language/schema/raw/master/csl-citation.json"} </w:instrText>
      </w:r>
      <w:r w:rsidR="00B04AB1">
        <w:fldChar w:fldCharType="separate"/>
      </w:r>
      <w:r w:rsidR="000968D5" w:rsidRPr="000968D5">
        <w:rPr>
          <w:vertAlign w:val="superscript"/>
        </w:rPr>
        <w:t>69</w:t>
      </w:r>
      <w:r w:rsidR="00B04AB1">
        <w:fldChar w:fldCharType="end"/>
      </w:r>
      <w:r>
        <w:t>. These gains are not expected to reach historic unfished levels given competing food security goals</w:t>
      </w:r>
      <w:r w:rsidR="00B04AB1">
        <w:fldChar w:fldCharType="begin"/>
      </w:r>
      <w:r w:rsidR="000968D5">
        <w:instrText xml:space="preserve"> ADDIN ZOTERO_ITEM CSL_CITATION {"citationID":"zHa3QX93","properties":{"unsorted":false,"formattedCitation":"\\super 70\\nosupersub{}","plainCitation":"70","noteIndex":0},"citationItems":[{"id":3046,"uris":["http://zotero.org/groups/6001417/items/WGRI57J7"],"itemData":{"id":3046,"type":"article-journal","abstract":"AbstractRice, J. C., and Garcia, S. M. 2011. Fisheries, food security, climate change, and biodiversity: characteristics of the sector and perspectives on emerging issues. – ICES Journal of Marine Science, 68: 1343–1353. This paper reviews global projections to 2050 for human population growth and food production, both assuming constant climate and taking account of climate-related changes in growing conditions. It also reviews statistics on nutritional protein requirements, as well as how those requirements are met by fish on a regional basis. To meet projected food requirements, the production of fish has to increase by </w:instrText>
      </w:r>
      <w:r w:rsidR="000968D5">
        <w:rPr>
          <w:rFonts w:ascii="Cambria Math" w:hAnsi="Cambria Math" w:cs="Cambria Math"/>
        </w:rPr>
        <w:instrText>∼</w:instrText>
      </w:r>
      <w:r w:rsidR="000968D5">
        <w:instrText xml:space="preserve">50% from current levels. The paper also summarizes the main pressures on marine biodiversity that are expected to result from the impacts of changing climate on marine ecosystems, as well as the management measures and policy actions promoted to address those pressures. It highlights that most of the actions being proposed to address pressures on marine biodiversity are totally incompatible with the actions considered necessary to meet future food security needs, particularly in less developed parts of the world. The paper does not propose a solution to these conflicting pulls on policies for conservation and sustainable use. Rather, it emphasizes that there is a need for the two communities of experts and policy-makers to collaborate in finding a single compatible suite of policies and management measures, to allow coherent action on these crucial and difficult problems.","container-title":"ICES J. Mar. Sci.","issue":"6","language":"en","page":"1343–1353","publisher":"Oxford University Press (OUP)","title":"Fisheries, food security, climate change, and biodiversity: characteristics of the sector and perspectives on emerging issues","volume":"68","author":[{"family":"Rice","given":"Jake C"},{"family":"Garcia","given":"Serge M"}],"issued":{"date-parts":[["2011",7]]}}}],"schema":"https://github.com/citation-style-language/schema/raw/master/csl-citation.json"} </w:instrText>
      </w:r>
      <w:r w:rsidR="00B04AB1">
        <w:fldChar w:fldCharType="separate"/>
      </w:r>
      <w:r w:rsidR="000968D5" w:rsidRPr="000968D5">
        <w:rPr>
          <w:vertAlign w:val="superscript"/>
        </w:rPr>
        <w:t>70</w:t>
      </w:r>
      <w:r w:rsidR="00B04AB1">
        <w:fldChar w:fldCharType="end"/>
      </w:r>
      <w:r>
        <w:t xml:space="preserve"> . It is important to note that increased sustainable fishing practices and availability of </w:t>
      </w:r>
      <w:r w:rsidR="00923B86">
        <w:t xml:space="preserve">abundance trends </w:t>
      </w:r>
      <w:r w:rsidR="00396921">
        <w:t>for</w:t>
      </w:r>
      <w:r w:rsidR="00923B86">
        <w:t xml:space="preserve"> </w:t>
      </w:r>
      <w:r>
        <w:t>exploited species abundance trends are disproportionately more present in developed countries</w:t>
      </w:r>
      <w:r w:rsidR="00396921">
        <w:t>,</w:t>
      </w:r>
      <w:r>
        <w:t xml:space="preserve"> and that Illegal, Unreported, and Unregulated (IUU) fishing continues to be a serious threat to many species and regions</w:t>
      </w:r>
      <w:r w:rsidR="00B04AB1">
        <w:fldChar w:fldCharType="begin"/>
      </w:r>
      <w:r w:rsidR="000968D5">
        <w:instrText xml:space="preserve"> ADDIN ZOTERO_ITEM CSL_CITATION {"citationID":"0J9xoyXH","properties":{"unsorted":false,"formattedCitation":"\\super 71\\nosupersub{}","plainCitation":"71","noteIndex":0},"citationItems":[{"id":3055,"uris":["http://zotero.org/groups/6001417/items/A9RHEF5N"],"itemData":{"id":3055,"type":"article-journal","container-title":"Trends Organ. Crime","issue":"4","language":"en","page":"290–312","publisher":"Springer Science and Business Media LLC","title":"The dimensions of a transnational crime problem: the case of iuu fishing","volume":"17","author":[{"family":"Liddick","given":"Don"}],"issued":{"date-parts":[["2014",12]]}}}],"schema":"https://github.com/citation-style-language/schema/raw/master/csl-citation.json"} </w:instrText>
      </w:r>
      <w:r w:rsidR="00B04AB1">
        <w:fldChar w:fldCharType="separate"/>
      </w:r>
      <w:r w:rsidR="000968D5" w:rsidRPr="000968D5">
        <w:rPr>
          <w:vertAlign w:val="superscript"/>
        </w:rPr>
        <w:t>71</w:t>
      </w:r>
      <w:r w:rsidR="00B04AB1">
        <w:fldChar w:fldCharType="end"/>
      </w:r>
      <w:r>
        <w:t>.</w:t>
      </w:r>
    </w:p>
    <w:p w14:paraId="29B8C2DB" w14:textId="77777777" w:rsidR="000970A1" w:rsidRDefault="000970A1">
      <w:pPr>
        <w:spacing w:before="0" w:line="276" w:lineRule="auto"/>
      </w:pPr>
    </w:p>
    <w:p w14:paraId="30182121" w14:textId="77777777" w:rsidR="000970A1" w:rsidRDefault="00000000">
      <w:pPr>
        <w:spacing w:before="0" w:line="276" w:lineRule="auto"/>
        <w:rPr>
          <w:b/>
          <w:bCs/>
        </w:rPr>
      </w:pPr>
      <w:r>
        <w:rPr>
          <w:b/>
          <w:bCs/>
        </w:rPr>
        <w:t>Future challenges in marine biodiversity</w:t>
      </w:r>
    </w:p>
    <w:p w14:paraId="28BBB31A" w14:textId="15D90CAB" w:rsidR="000970A1" w:rsidRDefault="00000000">
      <w:pPr>
        <w:spacing w:before="0" w:line="276" w:lineRule="auto"/>
      </w:pPr>
      <w:r>
        <w:t xml:space="preserve">Despite the success of curtailing exploitation rates of marine vertebrates, formidable challenges remain in reversing the decline of other taxa (Supplementary Material). </w:t>
      </w:r>
      <w:r>
        <w:lastRenderedPageBreak/>
        <w:t xml:space="preserve">Trends of </w:t>
      </w:r>
      <w:r w:rsidR="00EF3328">
        <w:t>biogenic</w:t>
      </w:r>
      <w:r>
        <w:t xml:space="preserve"> taxa have continued to experience gradual global declines, albeit at a slower rate than decades prior to our compiled data. While exploitation is widely considered to be the primary threat to marine vertebrates</w:t>
      </w:r>
      <w:r w:rsidR="00B04AB1">
        <w:fldChar w:fldCharType="begin"/>
      </w:r>
      <w:r w:rsidR="000968D5">
        <w:instrText xml:space="preserve"> ADDIN ZOTERO_ITEM CSL_CITATION {"citationID":"zOXbIs5V","properties":{"unsorted":false,"formattedCitation":"\\super 72\\nosupersub{}","plainCitation":"72","noteIndex":0},"citationItems":[{"id":3060,"uris":["http://zotero.org/groups/6001417/items/3ZUXKTCX"],"itemData":{"id":3060,"type":"article-journal","abstract":"Effective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isolation.","container-title":"Sci. Adv.","issue":"45","language":"en","page":"eabm9982","publisher":"American Association for the Advancement of Science (AAAS)","title":"The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schema":"https://github.com/citation-style-language/schema/raw/master/csl-citation.json"} </w:instrText>
      </w:r>
      <w:r w:rsidR="00B04AB1">
        <w:fldChar w:fldCharType="separate"/>
      </w:r>
      <w:r w:rsidR="000968D5" w:rsidRPr="000968D5">
        <w:rPr>
          <w:vertAlign w:val="superscript"/>
        </w:rPr>
        <w:t>72</w:t>
      </w:r>
      <w:r w:rsidR="00B04AB1">
        <w:fldChar w:fldCharType="end"/>
      </w:r>
      <w:r>
        <w:t xml:space="preserve">, land/sea use and pollution are </w:t>
      </w:r>
      <w:r w:rsidR="00034B12">
        <w:t xml:space="preserve">understudied </w:t>
      </w:r>
      <w:r w:rsidR="00396921">
        <w:t>yet</w:t>
      </w:r>
      <w:r>
        <w:t xml:space="preserve"> substantial threats </w:t>
      </w:r>
      <w:r w:rsidR="00016747">
        <w:t>to</w:t>
      </w:r>
      <w:r>
        <w:t xml:space="preserve"> </w:t>
      </w:r>
      <w:r w:rsidR="00396921">
        <w:t>many taxa</w:t>
      </w:r>
      <w:r w:rsidR="00B04AB1">
        <w:fldChar w:fldCharType="begin"/>
      </w:r>
      <w:r w:rsidR="000968D5">
        <w:instrText xml:space="preserve"> ADDIN ZOTERO_ITEM CSL_CITATION {"citationID":"CgSXt675","properties":{"unsorted":false,"formattedCitation":"\\super 8\\nosupersub{}","plainCitation":"8","noteIndex":0},"citationItems":[{"id":3056,"uris":["http://zotero.org/groups/6001417/items/3VS8GXE3"],"itemData":{"id":3056,"type":"article-journal","abstract":"The United Nations 2030 Agenda for Sustainable Development calls for urgent actions to reduce global biodiversity loss. Here, we synthesize &gt;44,000 articles published in the past decade to assess the research focus on global drivers of loss. Relative research efforts on different drivers are not well aligned with their assessed impact, and multiple driver interactions are hardly considered. Research on drivers of biodiversity loss needs urgent realignment to match predicted severity and inform policy goals.","container-title":"Nat. Ecol. Evol.","issue":"7","language":"en","page":"1071–1074","publisher":"Nature Publishing Group","title":"Global mismatch of policy and research on drivers of biodiversity loss","volume":"2","author":[{"family":"Mazor","given":"Tessa"},{"family":"Doropoulos","given":"Christopher"},{"family":"Schwarzmueller","given":"Florian"},{"family":"Gladish","given":"Daniel W"},{"family":"Kumaran","given":"Nagalingam"},{"family":"Merkel","given":"Katharina"},{"family":"Di Marco","given":"Moreno"},{"family":"Gagic","given":"Vesna"}],"issued":{"date-parts":[["2018",7]]}}}],"schema":"https://github.com/citation-style-language/schema/raw/master/csl-citation.json"} </w:instrText>
      </w:r>
      <w:r w:rsidR="00B04AB1">
        <w:fldChar w:fldCharType="separate"/>
      </w:r>
      <w:r w:rsidR="000968D5" w:rsidRPr="000968D5">
        <w:rPr>
          <w:vertAlign w:val="superscript"/>
        </w:rPr>
        <w:t>8</w:t>
      </w:r>
      <w:r w:rsidR="00B04AB1">
        <w:fldChar w:fldCharType="end"/>
      </w:r>
      <w:r>
        <w:t xml:space="preserve">. Coastal land development for urban and agricultural purposes has prevented mangroves and salt marshes </w:t>
      </w:r>
      <w:r w:rsidR="00916646">
        <w:t>from</w:t>
      </w:r>
      <w:r w:rsidR="00396921">
        <w:t xml:space="preserve"> </w:t>
      </w:r>
      <w:r w:rsidR="00034B12">
        <w:t>recovering</w:t>
      </w:r>
      <w:r>
        <w:t xml:space="preserve"> to historic spatial extents, while pollution from terrestrial nutrient runoff is a dominant threat to seagrasses, corals, and kelp</w:t>
      </w:r>
      <w:r w:rsidR="00B04AB1">
        <w:fldChar w:fldCharType="begin"/>
      </w:r>
      <w:r w:rsidR="000968D5">
        <w:instrText xml:space="preserve"> ADDIN ZOTERO_ITEM CSL_CITATION {"citationID":"WEgdM5JK","properties":{"unsorted":false,"formattedCitation":"\\super 73\\nosupersub{}","plainCitation":"73","noteIndex":0},"citationItems":[{"id":3054,"uris":["http://zotero.org/groups/6001417/items/CEF2X4TH"],"itemData":{"id":3054,"type":"article-journal","abstract":"Humans interact with the oceans in diverse and profound ways. The scope, magnitude, footprint and ultimate cumulative impacts of human activities can threaten ocean ecosystems and have changed over time, resulting in new challenges and threats to marine ecosystems. A fundamental gap in understanding how humanity is affecting the oceans is our limited knowledge about the pace of change in cumulative impact on ocean ecosystems from expanding human activities - and the patterns, locations and drivers of most significant change. To help address this, we combined high resolution, annual data on the intensity of 14 human stressors and their impact on 21 marine ecosystems over 11 years (2003-2013) to assess pace of change in cumulative impacts on global oceans, where and how much that pace differs across the ocean, and which stressors and their impacts contribute most to those changes. We found that most of the ocean (59%) is experiencing significantly increasing cumulative impact, in particular due to climate change but also from fishing, land-based pollution and shipping. Nearly all countries saw increases in cumulative impacts in their coastal waters, as did all ecosystems, with coral reefs, seagrasses and mangroves at most risk. Mitigation of stressors most contributing to increases in overall cumulative impacts is urgently needed to sustain healthy oceans.","container-title":"Sci. Rep.","issue":"1","language":"en","page":"11609","publisher":"Springer Science and Business Media LLC","title":"Recent pace of change in human impact on the world's ocean","volume":"9","author":[{"family":"Halpern","given":"Benjamin S"},{"family":"Frazier","given":"Melanie"},{"family":"Afflerbach","given":"Jamie"},{"family":"Lowndes","given":"Julia S"},{"family":"Micheli","given":"Fiorenza"},{"family":"O'Hara","given":"Casey"},{"family":"Scarborough","given":"Courtney"},{"family":"Selkoe","given":"Kimberly A"}],"issued":{"date-parts":[["2019",8]]}}}],"schema":"https://github.com/citation-style-language/schema/raw/master/csl-citation.json"} </w:instrText>
      </w:r>
      <w:r w:rsidR="00B04AB1">
        <w:fldChar w:fldCharType="separate"/>
      </w:r>
      <w:r w:rsidR="000968D5" w:rsidRPr="000968D5">
        <w:rPr>
          <w:vertAlign w:val="superscript"/>
        </w:rPr>
        <w:t>73</w:t>
      </w:r>
      <w:r w:rsidR="00B04AB1">
        <w:fldChar w:fldCharType="end"/>
      </w:r>
      <w:r>
        <w:t xml:space="preserve">. The lack of recovery in </w:t>
      </w:r>
      <w:r w:rsidR="00E1640C">
        <w:t>biogenic</w:t>
      </w:r>
      <w:r>
        <w:t xml:space="preserve"> taxa, which are typically found in the transition between land and sea, is indicative of the disconnect between terrestrial and marine governance. </w:t>
      </w:r>
      <w:r w:rsidR="000F4325">
        <w:t>T</w:t>
      </w:r>
      <w:r w:rsidR="000F4325" w:rsidRPr="000F4325">
        <w:t>errestrial and marine agencies are often pitted against each other in budgetary competition and operate under separate legal mandates</w:t>
      </w:r>
      <w:r w:rsidR="000F4325">
        <w:t>; t</w:t>
      </w:r>
      <w:r>
        <w:t>his lack of coordination can result in failure to regulate terrestrial threats outside marine agencies’ jurisdictions (e.g., wastewater pollution in Marine Protected Areas</w:t>
      </w:r>
      <w:r w:rsidR="00B04AB1">
        <w:fldChar w:fldCharType="begin"/>
      </w:r>
      <w:r w:rsidR="000968D5">
        <w:instrText xml:space="preserve"> ADDIN ZOTERO_ITEM CSL_CITATION {"citationID":"5MSRNCRO","properties":{"unsorted":false,"formattedCitation":"\\super 74\\nosupersub{}","plainCitation":"74","noteIndex":0},"citationItems":[{"id":3053,"uris":["http://zotero.org/groups/6001417/items/ZE3HVH8F"],"itemData":{"id":3053,"type":"article-journal","container-title":"Ocean Coast. Manag.","issue":"108150","language":"en","page":"108150","publisher":"Elsevier BV","title":"Wastewater pollution undermines coastal marine protection: Implications for 30x30 and effective conservation","volume":"276","author":[{"family":"Carrasco Rivera","given":"David E"},{"family":"Wenger","given":"Amelia S"}],"issued":{"date-parts":[["2026",5]]}}}],"schema":"https://github.com/citation-style-language/schema/raw/master/csl-citation.json"} </w:instrText>
      </w:r>
      <w:r w:rsidR="00B04AB1">
        <w:fldChar w:fldCharType="separate"/>
      </w:r>
      <w:r w:rsidR="000968D5" w:rsidRPr="000968D5">
        <w:rPr>
          <w:vertAlign w:val="superscript"/>
        </w:rPr>
        <w:t>74</w:t>
      </w:r>
      <w:r w:rsidR="00B04AB1">
        <w:fldChar w:fldCharType="end"/>
      </w:r>
      <w:r w:rsidR="000F4325">
        <w:t>)</w:t>
      </w:r>
      <w:r>
        <w:t xml:space="preserve">. Greater collaboration between marine and terrestrial stakeholders is necessary to achieve stronger protection of declining marine habitats. </w:t>
      </w:r>
    </w:p>
    <w:p w14:paraId="43D2A431" w14:textId="77777777" w:rsidR="000970A1" w:rsidRDefault="000970A1">
      <w:pPr>
        <w:spacing w:before="0" w:line="276" w:lineRule="auto"/>
      </w:pPr>
    </w:p>
    <w:p w14:paraId="02F1CB0A" w14:textId="3A14D558" w:rsidR="000970A1" w:rsidRDefault="00000000">
      <w:pPr>
        <w:spacing w:before="0" w:line="276" w:lineRule="auto"/>
      </w:pPr>
      <w:r>
        <w:t>A further challenge is the high degree of local variation within these global abundance trends. Within each taxonomic group, 30–55% of population-level trends were declining (Fig. S3). A positive global trajectory can obscure local conservation crises. The vaquita in the Gulf of California, for instance, is projected to go extinct due to fisheries bycatch</w:t>
      </w:r>
      <w:r w:rsidR="00B04AB1">
        <w:fldChar w:fldCharType="begin"/>
      </w:r>
      <w:r w:rsidR="000968D5">
        <w:instrText xml:space="preserve"> ADDIN ZOTERO_ITEM CSL_CITATION {"citationID":"jgMD7Kzl","properties":{"unsorted":false,"formattedCitation":"\\super 75\\nosupersub{}","plainCitation":"75","noteIndex":0},"citationItems":[{"id":3043,"uris":["http://zotero.org/groups/6001417/items/4NJBBTHE"],"itemData":{"id":3043,"type":"article-journal","abstract":"ABSTRACTThe world's smallest porpoise—the vaquita (Phocoena sinus)—is on the brink of extinction. Endemic to the upper Gulf of California, it has dwindled to fewer than 19 individuals in 2023. The primary source of mortality is drowning in gillnets set for totoaba (a giant croaker fish). Our review of the past 50 years of efforts to simultaneously attain conservation goals for the vaquita and economic and social goals for the fisheries concludes that they have consistently failed to meet the lowest expectations of any stakeholders. The time has therefore come to recognise that the only solution to this problem is to make an immediate and definitive decision: either preserve the vaquita or bolster sustainable fishing in the upper Gulf—and accept the associated social, economic, and political costs of either choice.","container-title":"Fish Fish (Oxf.)","issue":"3","language":"en","page":"346–355","publisher":"Wiley","title":"The vanishing vaquita: A call for definitive action","volume":"26","author":[{"family":"Monte-Luna","given":"Pablo","non-dropping-particle":"del"},{"family":"Lluch-Cota","given":"Salvador E"},{"family":"Trites","given":"Andrew W"},{"family":"Cisneros-Montemayor","given":"Andrés"},{"family":"Arreguín-Sánchez","given":"Francisco"},{"family":"Alcántara-Razo","given":"Edgar"}],"issued":{"date-parts":[["2025",5]]}}}],"schema":"https://github.com/citation-style-language/schema/raw/master/csl-citation.json"} </w:instrText>
      </w:r>
      <w:r w:rsidR="00B04AB1">
        <w:fldChar w:fldCharType="separate"/>
      </w:r>
      <w:r w:rsidR="000968D5" w:rsidRPr="000968D5">
        <w:rPr>
          <w:vertAlign w:val="superscript"/>
        </w:rPr>
        <w:t>75</w:t>
      </w:r>
      <w:r w:rsidR="00B04AB1">
        <w:fldChar w:fldCharType="end"/>
      </w:r>
      <w:r>
        <w:t xml:space="preserve">, despite </w:t>
      </w:r>
      <w:r w:rsidR="00396921">
        <w:t xml:space="preserve">global </w:t>
      </w:r>
      <w:r>
        <w:t xml:space="preserve">marine mammals representing one of the strongest global conservation success stories. This represents a limitation of top-down conservation frameworks in which global targets do not necessarily translate into local biodiversity outcomes, </w:t>
      </w:r>
      <w:r w:rsidR="00C76ADB">
        <w:t>as evidenced by failing to</w:t>
      </w:r>
      <w:r w:rsidR="00396921">
        <w:t xml:space="preserve"> achieve</w:t>
      </w:r>
      <w:r w:rsidR="00C76ADB">
        <w:t xml:space="preserve"> the</w:t>
      </w:r>
      <w:r>
        <w:t xml:space="preserve"> Aichi Targets by 2020</w:t>
      </w:r>
      <w:r w:rsidR="00B04AB1">
        <w:fldChar w:fldCharType="begin"/>
      </w:r>
      <w:r w:rsidR="000968D5">
        <w:instrText xml:space="preserve"> ADDIN ZOTERO_ITEM CSL_CITATION {"citationID":"BUAe8owB","properties":{"unsorted":false,"formattedCitation":"\\super 76\\nosupersub{}","plainCitation":"76","noteIndex":0},"citationItems":[{"id":3039,"uris":["http://zotero.org/groups/6001417/items/X82G7832"],"itemData":{"id":3039,"type":"article-journal","abstract":"Global biodiversity is in crisis as a result of human activity. This biodiversity crisis has been well documented by scientists, recognized by world leaders, politicians, businesses, and citizens. Both the biodiversity and climate crises need to be addressed now. 2020 was when this change was supposed to start, with the 15th Conference of Parties (COP15) of the Convention on Biodiversity (CBD) meeting in Kunming, and the 26th Conference of Parties (COP26) of the UN Framework Convention on Climate Change meeting in Glasgow, but both meetings were postponed. COP26 was held a year late (November 2021), while COP15 was split into two, with the first part held in Kunming in October 2021, and the second part scheduled for Montreal in December 2022. This meeting in Montreal – arguably the most important in the CBDs history – must agree on the Post-2020 Global Biodiversity Framework (GBF), to reverse biodiversity loss. Failure to reach agreement in Montreal would ultimately be a failure of us all, with irreversible consequences for life on earth. Yet, with three months before the final deadline only 20% of text and two targets are agreed. This paper reviews the factors hindering progress on the agreement and suggests possible solutions.","container-title":"Ecosyst. Health Sustain.","issue":"1","language":"en","publisher":"American Association for the Advancement of Science (AAAS)","title":"Challenges and possible solutions to creating an achievable and effective Post-2020 Global Biodiversity Framework","volume":"8","author":[{"family":"Hughes","given":"Alice"},{"family":"Shen","given":"Xiaoli"},{"family":"Corlett","given":"Richard"},{"family":"Li","given":"Lin"},{"family":"Luo","given":"Maofang"},{"family":"Woodley","given":"Stephen"},{"family":"Zhang","given":"Yuanming"},{"family":"Ma","given":"Keping"}],"issued":{"date-parts":[["2022",12]]}}}],"schema":"https://github.com/citation-style-language/schema/raw/master/csl-citation.json"} </w:instrText>
      </w:r>
      <w:r w:rsidR="00B04AB1">
        <w:fldChar w:fldCharType="separate"/>
      </w:r>
      <w:r w:rsidR="000968D5" w:rsidRPr="000968D5">
        <w:rPr>
          <w:vertAlign w:val="superscript"/>
        </w:rPr>
        <w:t>76</w:t>
      </w:r>
      <w:r w:rsidR="00B04AB1">
        <w:fldChar w:fldCharType="end"/>
      </w:r>
      <w:r>
        <w:t>. The Global Biodiversity</w:t>
      </w:r>
      <w:r w:rsidR="00396921">
        <w:t xml:space="preserve"> </w:t>
      </w:r>
      <w:r>
        <w:t>Framework's “whole-of-society” approach was designed to mobilize collective, local-level conservation action alongside international target-setting</w:t>
      </w:r>
      <w:r w:rsidR="00B04AB1">
        <w:fldChar w:fldCharType="begin"/>
      </w:r>
      <w:r w:rsidR="000968D5">
        <w:instrText xml:space="preserve"> ADDIN ZOTERO_ITEM CSL_CITATION {"citationID":"zvgzc8Tn","properties":{"unsorted":false,"formattedCitation":"\\super 77\\nosupersub{}","plainCitation":"77","noteIndex":0},"citationItems":[{"id":3041,"uris":["http://zotero.org/groups/6001417/items/UNM8KXV7"],"itemData":{"id":3041,"type":"article-journal","abstract":"The Kunming–Montreal Global Biodiversity Framework (the Framework) was adopted at the Fifteenth Meeting of the Conference of the Parties (COP15) to the 1992 Convention on Biological Diversity (CBD) on December 19, 2022. Despite the efforts made under the CBD, biodiversity loss has continued at an alarming rate, and the targets set under the Convention's Strategic Plan for Biodiversity 2011–2020 were not fully achieved. In 2018, the CBD Parties therefore adopted a decision to develop a post-2020 global biodiversity framework to guide international efforts towards the conservation and sustainable use of biodiversity over the next decade. The Framework, the adoption of which was delayed by two years by the COVID-19 pandemic, succeeds and replaces the 2011–2020 Strategic Plan for Biodiversity and its accompanying Aichi Targets. The Framework includes four overarching goals and twenty-three accompanying targets to be achieved by 2030, together with four long-term goals to achieve the 2050 Vision for Biodiversity.","container-title":"Int. Leg. Mater.","issue":"5","language":"en","page":"868–887","publisher":"Cambridge University Press (CUP)","title":"The Kunming–Montreal Global Biodiversity Framework","volume":"62","author":[{"family":"Stephens","given":"Tim"}],"issued":{"date-parts":[["2023",10]]}}}],"schema":"https://github.com/citation-style-language/schema/raw/master/csl-citation.json"} </w:instrText>
      </w:r>
      <w:r w:rsidR="00B04AB1">
        <w:fldChar w:fldCharType="separate"/>
      </w:r>
      <w:r w:rsidR="000968D5" w:rsidRPr="000968D5">
        <w:rPr>
          <w:vertAlign w:val="superscript"/>
        </w:rPr>
        <w:t>77</w:t>
      </w:r>
      <w:r w:rsidR="00B04AB1">
        <w:fldChar w:fldCharType="end"/>
      </w:r>
      <w:r w:rsidR="00C76ADB">
        <w:t xml:space="preserve"> to help bridge this disconnect</w:t>
      </w:r>
      <w:r>
        <w:t>.</w:t>
      </w:r>
    </w:p>
    <w:p w14:paraId="1106ECF1" w14:textId="77777777" w:rsidR="000970A1" w:rsidRDefault="000970A1">
      <w:pPr>
        <w:spacing w:before="0" w:line="276" w:lineRule="auto"/>
      </w:pPr>
    </w:p>
    <w:p w14:paraId="51BC96C5" w14:textId="7A1276E0" w:rsidR="000970A1" w:rsidRDefault="00000000">
      <w:pPr>
        <w:spacing w:before="0" w:line="276" w:lineRule="auto"/>
      </w:pPr>
      <w:r>
        <w:t>Although the oceans make up more than two-thirds of Earth’s surface and have broader phylogenetic diversity</w:t>
      </w:r>
      <w:r w:rsidR="00B04AB1">
        <w:fldChar w:fldCharType="begin"/>
      </w:r>
      <w:r w:rsidR="000968D5">
        <w:instrText xml:space="preserve"> ADDIN ZOTERO_ITEM CSL_CITATION {"citationID":"aTA1WiYM","properties":{"formattedCitation":"\\super 78\\nosupersub{}","plainCitation":"78","noteIndex":0},"citationItems":[{"id":1746,"uris":["http://zotero.org/groups/6001417/items/ALGH65MH"],"itemData":{"id":1746,"type":"article-journal","container-title":"PLoS biology","ISSN":"1545-7885","issue":"8","journalAbbreviation":"PLoS biology","page":"e1001127","publisher":"Public Library of Science","title":"How many species are there on Earth and in the ocean?","volume":"9","author":[{"family":"Mora","given":"Camilo"},{"family":"Tittensor","given":"Derek P"},{"family":"Adl","given":"Sina"},{"family":"Simpson","given":"Alastair GB"},{"family":"Worm","given":"Boris"}],"issued":{"date-parts":[["2011"]]}}}],"schema":"https://github.com/citation-style-language/schema/raw/master/csl-citation.json"} </w:instrText>
      </w:r>
      <w:r w:rsidR="00B04AB1">
        <w:fldChar w:fldCharType="separate"/>
      </w:r>
      <w:r w:rsidR="000968D5" w:rsidRPr="000968D5">
        <w:rPr>
          <w:vertAlign w:val="superscript"/>
        </w:rPr>
        <w:t>78</w:t>
      </w:r>
      <w:r w:rsidR="00B04AB1">
        <w:fldChar w:fldCharType="end"/>
      </w:r>
      <w:r>
        <w:t>,</w:t>
      </w:r>
      <w:r w:rsidR="00C76ADB">
        <w:t xml:space="preserve"> than terrestrial ecosystems</w:t>
      </w:r>
      <w:r>
        <w:t xml:space="preserve">, our knowledge of marine ecosystems is significantly </w:t>
      </w:r>
      <w:r w:rsidR="00C76ADB">
        <w:t xml:space="preserve">lower </w:t>
      </w:r>
      <w:r>
        <w:t>than what is known in terrestrial biomes</w:t>
      </w:r>
      <w:r w:rsidR="00B04AB1">
        <w:fldChar w:fldCharType="begin"/>
      </w:r>
      <w:r w:rsidR="000968D5">
        <w:instrText xml:space="preserve"> ADDIN ZOTERO_ITEM CSL_CITATION {"citationID":"jMZpaSlc","properties":{"formattedCitation":"\\super 79\\nosupersub{}","plainCitation":"79","noteIndex":0},"citationItems":[{"id":296,"uris":["http://zotero.org/groups/6001417/items/VVR8UUMQ","http://zotero.org/groups/6001417/items/RXMCL4KK"],"itemData":{"id":296,"type":"article-journal","abstract":"▪ Abstract  Marine biodiversity encompasses all levels of complexity of life in the sea, from within species to across ecosystems. At all levels, marine biodiversity has naturally exhibited a general, slow trajectory of increase, punctuated by mass extinctions at the evolutionary scale and by disturbances at the ecological scale. In historical times, a synergy of human threats, including overfishing, global warming, biological introductions, and pollution, has caused a rapid decline in global marine biodiversity, as measured by species extinctions, population depletions, and community homogenization. The consequences of this biodiversity loss include changes in ecosystem function and a reduction in the provision of ecosystem services. Global biodiversity loss will continue and likely accelerate in the future, with potentially more frequent ecological collapses and community-wide shifts. However, the timing and magnitude of these catastrophic events are probably unpredictable.","container-title":"Annual Review of Environment and Resources","DOI":"10.1146/annurev.energy.31.020105.100235","ISSN":"1543-5938, 1545-2050","issue":"1","journalAbbreviation":"Annu. Rev. Environ. Resour.","language":"en","page":"93-122","source":"DOI.org (Crossref)","title":"Global Marine Biodiversity Trends","volume":"31","author":[{"family":"Sala","given":"Enric"},{"family":"Knowlton","given":"Nancy"}],"issued":{"date-parts":[["2006",11,1]]}}}],"schema":"https://github.com/citation-style-language/schema/raw/master/csl-citation.json"} </w:instrText>
      </w:r>
      <w:r w:rsidR="00B04AB1">
        <w:fldChar w:fldCharType="separate"/>
      </w:r>
      <w:r w:rsidR="000968D5" w:rsidRPr="000968D5">
        <w:rPr>
          <w:vertAlign w:val="superscript"/>
        </w:rPr>
        <w:t>79</w:t>
      </w:r>
      <w:r w:rsidR="00B04AB1">
        <w:fldChar w:fldCharType="end"/>
      </w:r>
      <w:r>
        <w:t xml:space="preserve"> and the total amount of terrestrial area protected is four times the size of marine sanctuaries</w:t>
      </w:r>
      <w:r w:rsidR="00B04AB1">
        <w:fldChar w:fldCharType="begin"/>
      </w:r>
      <w:r w:rsidR="000968D5">
        <w:instrText xml:space="preserve"> ADDIN ZOTERO_ITEM CSL_CITATION {"citationID":"FfIznt0H","properties":{"formattedCitation":"\\super 80\\nosupersub{}","plainCitation":"80","noteIndex":0},"citationItems":[{"id":1807,"uris":["http://zotero.org/groups/6001417/items/4ZWUIEL3"],"itemData":{"id":1807,"type":"article-journal","container-title":"science","ISSN":"0036-8075","issue":"6195","journalAbbreviation":"science","page":"401-406","publisher":"American Association for the Advancement of Science","title":"Defaunation in the Anthropocene","volume":"345","author":[{"family":"Dirzo","given":"Rodolfo"},{"family":"Young","given":"Hillary S"},{"family":"Galetti","given":"Mauro"},{"family":"Ceballos","given":"Gerardo"},{"family":"Isaac","given":"Nick JB"},{"family":"Collen","given":"Ben"}],"issued":{"date-parts":[["2014"]]}}}],"schema":"https://github.com/citation-style-language/schema/raw/master/csl-citation.json"} </w:instrText>
      </w:r>
      <w:r w:rsidR="00B04AB1">
        <w:fldChar w:fldCharType="separate"/>
      </w:r>
      <w:r w:rsidR="000968D5" w:rsidRPr="000968D5">
        <w:rPr>
          <w:vertAlign w:val="superscript"/>
        </w:rPr>
        <w:t>80</w:t>
      </w:r>
      <w:r w:rsidR="00B04AB1">
        <w:fldChar w:fldCharType="end"/>
      </w:r>
      <w:r>
        <w:t>. Marine systems tend to have more extreme losses and gains in species richness compared to terrestrial systems</w:t>
      </w:r>
      <w:r w:rsidR="00B04AB1">
        <w:fldChar w:fldCharType="begin"/>
      </w:r>
      <w:r w:rsidR="000968D5">
        <w:instrText xml:space="preserve"> ADDIN ZOTERO_ITEM CSL_CITATION {"citationID":"0Lv1iDGN","properties":{"formattedCitation":"\\super 81\\nosupersub{}","plainCitation":"81","noteIndex":0},"citationItems":[{"id":1723,"uris":["http://zotero.org/groups/6001417/items/47HBLR75"],"itemData":{"id":1723,"type":"article-journal","abstract":"Human activities are fundamentally altering biodiversity. Projections of declines at the global scale are contrasted by highly variable trends at local scales,  suggesting that biodiversity change may be spatially structured. Here, we  examined spatial variation in species richness and composition change using more  than 50,000 biodiversity time series from 239 studies and found clear geographic  variation in biodiversity change. Rapid compositional change is prevalent, with  marine biomes exceeding and terrestrial biomes trailing the overall trend.  Assemblage richness is not changing on average, although locations exhibiting  increasing and decreasing trends of up to about 20% per year were found in some  marine studies. At local scales, widespread compositional reorganization is most  often decoupled from richness change, and biodiversity change is strongest and  most variable in the oceans.","container-title":"Science (New York, N.Y.)","DOI":"10.1126/science.aaw1620","ISSN":"1095-9203 0036-8075","issue":"6463","journalAbbreviation":"Science","language":"eng","license":"Copyright © 2019 The Authors, some rights reserved; exclusive licensee American Association for the Advancement of Science. No claim to original U.S. Government  Works.","page":"339-345","PMID":"31624208","publisher-place":"United States","title":"The geography of biodiversity change in marine and terrestrial assemblages.","volume":"366","author":[{"family":"Blowes","given":"Shane A."},{"family":"Supp","given":"Sarah R."},{"family":"Antão","given":"Laura H."},{"family":"Bates","given":"Amanda"},{"family":"Bruelheide","given":"Helge"},{"family":"Chase","given":"Jonathan M."},{"family":"Moyes","given":"Faye"},{"family":"Magurran","given":"Anne"},{"family":"McGill","given":"Brian"},{"family":"Myers-Smith","given":"Isla H."},{"family":"Winter","given":"Marten"},{"family":"Bjorkman","given":"Anne D."},{"family":"Bowler","given":"Diana E."},{"family":"Byrnes","given":"Jarrett E. K."},{"family":"Gonzalez","given":"Andrew"},{"family":"Hines","given":"Jes"},{"family":"Isbell","given":"Forest"},{"family":"Jones","given":"Holly P."},{"family":"Navarro","given":"Laetitia M."},{"family":"Thompson","given":"Patrick L."},{"family":"Vellend","given":"Mark"},{"family":"Waldock","given":"Conor"},{"family":"Dornelas","given":"Maria"}],"issued":{"date-parts":[["2019",10,18]]}}}],"schema":"https://github.com/citation-style-language/schema/raw/master/csl-citation.json"} </w:instrText>
      </w:r>
      <w:r w:rsidR="00B04AB1">
        <w:fldChar w:fldCharType="separate"/>
      </w:r>
      <w:r w:rsidR="000968D5" w:rsidRPr="000968D5">
        <w:rPr>
          <w:vertAlign w:val="superscript"/>
        </w:rPr>
        <w:t>81</w:t>
      </w:r>
      <w:r w:rsidR="00B04AB1">
        <w:fldChar w:fldCharType="end"/>
      </w:r>
      <w:r>
        <w:t>. Marine species tend to have larger ranges, exhibit lower rates of endemism</w:t>
      </w:r>
      <w:r w:rsidR="00B04AB1">
        <w:fldChar w:fldCharType="begin"/>
      </w:r>
      <w:r w:rsidR="000968D5">
        <w:instrText xml:space="preserve"> ADDIN ZOTERO_ITEM CSL_CITATION {"citationID":"xL8qYcR7","properties":{"unsorted":false,"formattedCitation":"\\super 82\\nosupersub{}","plainCitation":"82","noteIndex":0},"citationItems":[{"id":1801,"uris":["http://zotero.org/groups/6001417/items/2IQ5EKZZ"],"itemData":{"id":1801,"type":"article-journal","container-title":"Ecology","ISSN":"1939-9170","issue":"8","journalAbbreviation":"Ecology","page":"2007-2020","publisher":"Wiley Online Library","title":"Propagule dispersal in marine and terrestrial environments: a community perspective","volume":"84","author":[{"family":"Kinlan","given":"Brian P"},{"family":"Gaines","given":"Steven D"}],"issued":{"date-parts":[["2003"]]}}}],"schema":"https://github.com/citation-style-language/schema/raw/master/csl-citation.json"} </w:instrText>
      </w:r>
      <w:r w:rsidR="00B04AB1">
        <w:fldChar w:fldCharType="separate"/>
      </w:r>
      <w:r w:rsidR="000968D5" w:rsidRPr="000968D5">
        <w:rPr>
          <w:vertAlign w:val="superscript"/>
        </w:rPr>
        <w:t>82</w:t>
      </w:r>
      <w:r w:rsidR="00B04AB1">
        <w:fldChar w:fldCharType="end"/>
      </w:r>
      <w:r>
        <w:t xml:space="preserve">, and </w:t>
      </w:r>
      <w:r w:rsidR="00396921">
        <w:t>juveniles</w:t>
      </w:r>
      <w:r>
        <w:t xml:space="preserve"> are often more </w:t>
      </w:r>
      <w:r w:rsidR="00396921">
        <w:t xml:space="preserve">widely </w:t>
      </w:r>
      <w:r>
        <w:t>dispersed</w:t>
      </w:r>
      <w:r w:rsidR="00B04AB1">
        <w:fldChar w:fldCharType="begin"/>
      </w:r>
      <w:r w:rsidR="000968D5">
        <w:instrText xml:space="preserve"> ADDIN ZOTERO_ITEM CSL_CITATION {"citationID":"k60DfRb5","properties":{"formattedCitation":"\\super 83\\nosupersub{}","plainCitation":"83","noteIndex":0},"citationItems":[{"id":286,"uris":["http://zotero.org/groups/6001417/items/4QY8Y7AU"],"itemData":{"id":286,"type":"article-journal","abstract":"Marine animals are disappearing, too\n            \n              The loss of animal species in terrestrial environments has been well documented and is continuing. Loss of species in marine environments has been slower than in terrestrial systems, but appears to be increasing rapidly. McCauley\n              et al.\n              review the recent patterns of species decline and loss in marine environments. Though they note many worrying declines, they also highlight approaches that might allow us to prevent the type of massive defaunation that has occurred on land.\n            \n            \n              Science\n              , this issue\n              10.1126/science.1255641\n            \n          , \n            \n              BACKGROUND\n              Comparing patterns of terrestrial and marine defaunation helps to place human impacts on marine fauna in context and to navigate toward recovery. Defauna­tion began in earnest tens of thousands of years later in the oceans than it did on land. Although defaunation has been less severe in the oceans than on land, our effects on marine animals are increasing in pace and impact. Humans have caused few complete extinctions in the sea, but we are responsible for many ecological, commercial, and local extinctions. Despite our late start, humans have already powerfully changed virtually all major marine ecosystems.\n            \n            \n              ADVANCES\n              Humans have profoundly decreased the abundance of both large (e.g., whales) and small (e.g., anchovies) marine fauna. Such declines can generate waves of ecological change that travel both up and down ma­rine food webs and can alter ocean ecosystem functioning. Human harvesters have also been a major force of evolutionary change in the oceans and have reshaped the genetic structure of marine animal populations. Climate change threatens to accelerate marine defaunation over the next century. The high mobility of many marine animals offers some increased, though limited, capacity for marine species to respond to climate stress, but it also exposes many species to increased risk from other stressors. Because humans are intensely reliant on ocean ecosystems for food and other ecosystem services, we are deeply affected by all of these forecasted changes.\n              Three lessons emerge when comparing the marine and terrestrial defaunation experiences: (i) today’s low rates of marine extinction may be the prelude to a major extinction pulse, similar to that observed on land during the industrial revolution, as the footprint of human ocean use widens; (ii) effectively slowing ocean defaunation requires both protected areas and careful management of the intervening ocean matrix; and (iii) the terrestrial experience and current trends in ocean use suggest that habitat destruction is likely to become an increasingly dominant threat to ocean wildlife over the next 150 years.\n            \n            \n              OUTLOOK\n              Wildlife populations in the oceans have been badly damaged by human activity. Nevertheless, marine fauna generally are in better condition than terrestrial fauna: Fewer marine animal extinctions have occurred; many geographic ranges have shrunk less; and numerous ocean ecosystems remain more wild than terrestrial ecosystems. Consequently, meaningful rehabilitation of affected marine animal populations remains within the reach of managers. Human dependency on marine wildlife and the linked fate of marine and terrestrial fauna necessitate that we act quickly to slow the advance of marine defaunation.\n              \n                \n                  Timeline (log scale) of marine and terrestrial defaunation.\n                  The marine defaunation experience is much less advanced, even though humans have been harvesting ocean wildlife for thousands of years. The recent industrialization of this harvest, however, initiated an era of intense marine wildlife declines. If left unmanaged, we predict that marine habitat alteration, along with climate change (colored bar: IPCC warming), will exacerbate marine defaunation.\n                \n                \n              \n            \n          , \n            Marine defaunation, or human-caused animal loss in the oceans, emerged forcefully only hundreds of years ago, whereas terrestrial defaunation has been occurring far longer. Though humans have caused few global marine extinctions, we have profoundly affected marine wildlife, altering the functioning and provisioning of services in every ocean. Current ocean trends, coupled with terrestrial defaunation lessons, suggest that marine defaunation rates will rapidly intensify as human use of the oceans industrializes. Though protected areas are a powerful tool to harness ocean productivity, especially when designed with future climate in mind, additional management strategies will be required. Overall, habitat degradation is likely to intensify as a major driver of marine wildlife loss. Proactive intervention can avert a marine defaunation disaster of the magnitude observed on land.","container-title":"Science","DOI":"10.1126/science.1255641","ISSN":"0036-8075, 1095-9203","issue":"6219","journalAbbreviation":"Science","language":"en","license":"http://www.sciencemag.org/about/science-licenses-journal-article-reuse","page":"1255641","source":"DOI.org (Crossref)","title":"Marine defaunation: Animal loss in the global ocean","title-short":"Marine defaunation","volume":"347","author":[{"family":"McCauley","given":"Douglas J."},{"family":"Pinsky","given":"Malin L."},{"family":"Palumbi","given":"Stephen R."},{"family":"Estes","given":"James A."},{"family":"Joyce","given":"Francis H."},{"family":"Warner","given":"Robert R."}],"issued":{"date-parts":[["2015",1,16]]}}}],"schema":"https://github.com/citation-style-language/schema/raw/master/csl-citation.json"} </w:instrText>
      </w:r>
      <w:r w:rsidR="00B04AB1">
        <w:fldChar w:fldCharType="separate"/>
      </w:r>
      <w:r w:rsidR="000968D5" w:rsidRPr="000968D5">
        <w:rPr>
          <w:vertAlign w:val="superscript"/>
        </w:rPr>
        <w:t>83</w:t>
      </w:r>
      <w:r w:rsidR="00B04AB1">
        <w:fldChar w:fldCharType="end"/>
      </w:r>
      <w:r>
        <w:t xml:space="preserve"> compared to terrestrial species. Although the aforementioned characteristics </w:t>
      </w:r>
      <w:r w:rsidR="00C76ADB">
        <w:t xml:space="preserve">could </w:t>
      </w:r>
      <w:r>
        <w:t>make marine taxa as a whole more likely to adapt to life in a changing climate</w:t>
      </w:r>
      <w:r w:rsidR="00B04AB1">
        <w:fldChar w:fldCharType="begin"/>
      </w:r>
      <w:r w:rsidR="000968D5">
        <w:instrText xml:space="preserve"> ADDIN ZOTERO_ITEM CSL_CITATION {"citationID":"IbevFJm5","properties":{"formattedCitation":"\\super 84\\nosupersub{}","plainCitation":"84","noteIndex":0},"citationItems":[{"id":1829,"uris":["http://zotero.org/groups/6001417/items/MCS6HYEU"],"itemData":{"id":1829,"type":"article-journal","container-title":"Nature","ISSN":"0028-0836","issue":"7493","journalAbbreviation":"Nature","page":"492-495","publisher":"Nature Publishing Group UK London","title":"Geographical limits to species-range shifts are suggested by climate velocity","volume":"507","author":[{"family":"Burrows","given":"Michael T"},{"family":"Schoeman","given":"David S"},{"family":"Richardson","given":"Anthony J"},{"family":"Molinos","given":"Jorge García"},{"family":"Hoffmann","given":"Ary"},{"family":"Buckley","given":"Lauren B"},{"family":"Moore","given":"Pippa J"},{"family":"Brown","given":"Christopher J"},{"family":"Bruno","given":"John F"},{"family":"Duarte","given":"Carlos M"}],"issued":{"date-parts":[["2014"]]}}}],"schema":"https://github.com/citation-style-language/schema/raw/master/csl-citation.json"} </w:instrText>
      </w:r>
      <w:r w:rsidR="00B04AB1">
        <w:fldChar w:fldCharType="separate"/>
      </w:r>
      <w:r w:rsidR="000968D5" w:rsidRPr="000968D5">
        <w:rPr>
          <w:vertAlign w:val="superscript"/>
        </w:rPr>
        <w:t>84</w:t>
      </w:r>
      <w:r w:rsidR="00B04AB1">
        <w:fldChar w:fldCharType="end"/>
      </w:r>
      <w:r>
        <w:t xml:space="preserve"> (although this is debated</w:t>
      </w:r>
      <w:r w:rsidR="00B04AB1">
        <w:fldChar w:fldCharType="begin"/>
      </w:r>
      <w:r w:rsidR="000968D5">
        <w:instrText xml:space="preserve"> ADDIN ZOTERO_ITEM CSL_CITATION {"citationID":"UbbNu2Sd","properties":{"formattedCitation":"\\super 85\\nosupersub{}","plainCitation":"85","noteIndex":0},"citationItems":[{"id":1844,"uris":["http://zotero.org/groups/6001417/items/LVK7J22S"],"itemData":{"id":1844,"type":"article-journal","container-title":"Nature","ISSN":"0028-0836","issue":"7754","journalAbbreviation":"Nature","page":"108-111","publisher":"Nature Publishing Group UK London","title":"Greater vulnerability to warming of marine versus terrestrial ectotherms","volume":"569","author":[{"family":"Pinsky","given":"Malin L"},{"family":"Eikeset","given":"Anne Maria"},{"family":"McCauley","given":"Douglas J"},{"family":"Payne","given":"Jonathan L"},{"family":"Sunday","given":"Jennifer M"}],"issued":{"date-parts":[["2019"]]}}}],"schema":"https://github.com/citation-style-language/schema/raw/master/csl-citation.json"} </w:instrText>
      </w:r>
      <w:r w:rsidR="00B04AB1">
        <w:fldChar w:fldCharType="separate"/>
      </w:r>
      <w:r w:rsidR="000968D5" w:rsidRPr="000968D5">
        <w:rPr>
          <w:vertAlign w:val="superscript"/>
        </w:rPr>
        <w:t>85</w:t>
      </w:r>
      <w:r w:rsidR="00B04AB1">
        <w:fldChar w:fldCharType="end"/>
      </w:r>
      <w:r>
        <w:t>),  management efforts become complex as species’ ranges often cover waters governed by multiple bodies</w:t>
      </w:r>
      <w:r w:rsidR="00B04AB1">
        <w:fldChar w:fldCharType="begin"/>
      </w:r>
      <w:r w:rsidR="000968D5">
        <w:instrText xml:space="preserve"> ADDIN ZOTERO_ITEM CSL_CITATION {"citationID":"bI2pQ1WM","properties":{"unsorted":false,"formattedCitation":"\\super 86\\nosupersub{}","plainCitation":"86","noteIndex":0},"citationItems":[{"id":1825,"uris":["http://zotero.org/groups/6001417/items/2AZUCS3D"],"itemData":{"id":1825,"type":"article-journal","container-title":"Science","ISSN":"0036-8075","issue":"5787","journalAbbreviation":"Science","page":"617-618","publisher":"American Association for the Advancement of Science","title":"Resolving mismatches in US ocean governance","volume":"313","author":[{"family":"Crowder","given":"Larry B"},{"family":"Osherenko","given":"Gail"},{"family":"Young","given":"Oran R"},{"family":"Airamé","given":"Satie"},{"family":"Norse","given":"Elliot A"},{"family":"Baron","given":"Nancy"},{"family":"Day","given":"John C"},{"family":"Douvere","given":"Fanny"},{"family":"Ehler","given":"Charles N"},{"family":"Halpern","given":"Benjamin S"}],"issued":{"date-parts":[["2006"]]}}}],"schema":"https://github.com/citation-style-language/schema/raw/master/csl-citation.json"} </w:instrText>
      </w:r>
      <w:r w:rsidR="00B04AB1">
        <w:fldChar w:fldCharType="separate"/>
      </w:r>
      <w:r w:rsidR="000968D5" w:rsidRPr="000968D5">
        <w:rPr>
          <w:vertAlign w:val="superscript"/>
        </w:rPr>
        <w:t>86</w:t>
      </w:r>
      <w:r w:rsidR="00B04AB1">
        <w:fldChar w:fldCharType="end"/>
      </w:r>
      <w:r>
        <w:t xml:space="preserve">. </w:t>
      </w:r>
    </w:p>
    <w:p w14:paraId="4AF0DD68" w14:textId="77777777" w:rsidR="000970A1" w:rsidRDefault="000970A1">
      <w:pPr>
        <w:spacing w:before="0" w:line="276" w:lineRule="auto"/>
      </w:pPr>
    </w:p>
    <w:p w14:paraId="156AB075" w14:textId="646A61D3" w:rsidR="000970A1" w:rsidRDefault="00000000">
      <w:pPr>
        <w:spacing w:before="0" w:line="276" w:lineRule="auto"/>
      </w:pPr>
      <w:r>
        <w:lastRenderedPageBreak/>
        <w:t>Lastly, a major global challenge is climate change’s ubiquitous impact on marine biodiversity. Unlike exploitation or habitat loss, which act on specific taxa or locations, climate change operates simultaneously across every ocean basin and taxonomic group by warming temperatures, deoxygenation, and ocean acidification</w:t>
      </w:r>
      <w:r w:rsidR="00B04AB1">
        <w:fldChar w:fldCharType="begin"/>
      </w:r>
      <w:r w:rsidR="000968D5">
        <w:instrText xml:space="preserve"> ADDIN ZOTERO_ITEM CSL_CITATION {"citationID":"KWBhc7u6","properties":{"unsorted":false,"formattedCitation":"\\super 87\\nosupersub{}","plainCitation":"87","noteIndex":0},"citationItems":[{"id":3059,"uris":["http://zotero.org/groups/6001417/items/ZMHZSLYU"],"itemData":{"id":3059,"type":"article-journal","abstract":"The ocean enabled the diversification of life on Earth by adding O2 to the atmosphere, yet marine species remain most subject to O2 limitation. Human industrialization is intensifying the aerobic challenges to marine ecosystems by depleting the ocean's O2 inventory through the global addition of heat and local addition of nutrients. Historical observations reveal an </w:instrText>
      </w:r>
      <w:r w:rsidR="000968D5">
        <w:rPr>
          <w:rFonts w:ascii="Cambria Math" w:hAnsi="Cambria Math" w:cs="Cambria Math"/>
        </w:rPr>
        <w:instrText>∼</w:instrText>
      </w:r>
      <w:r w:rsidR="000968D5">
        <w:instrText xml:space="preserve">2% decline in upper-ocean O2 and accelerating reports of coastal mass mortality events. The dynamic balance of O2 supply and demand provides a unifying framework for understanding these phenomena across scales from the global ocean to individual organisms. Using this framework, we synthesize recent advances in forecasting O2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O2 sensitivities alter the structure of ecological communities, and how global O2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O2 loss will be essential if humankind is to preserve the health and biodiversity of the future ocean.","container-title":"Ann. Rev. Mar. Sci.","language":"en","page":"217–245","publisher":"annualreviews.org","title":"Climate, oxygen, and the future of marine biodiversity","volume":"16","author":[{"family":"Deutsch","given":"Curtis"},{"family":"Penn","given":"Justin L"},{"family":"Lucey","given":"Noelle"}],"issued":{"date-parts":[["2024",1]]}}}],"schema":"https://github.com/citation-style-language/schema/raw/master/csl-citation.json"} </w:instrText>
      </w:r>
      <w:r w:rsidR="00B04AB1">
        <w:fldChar w:fldCharType="separate"/>
      </w:r>
      <w:r w:rsidR="000968D5" w:rsidRPr="000968D5">
        <w:rPr>
          <w:vertAlign w:val="superscript"/>
        </w:rPr>
        <w:t>87</w:t>
      </w:r>
      <w:r w:rsidR="00B04AB1">
        <w:fldChar w:fldCharType="end"/>
      </w:r>
      <w:r>
        <w:t xml:space="preserve">. Critically, climate change </w:t>
      </w:r>
      <w:r w:rsidR="00346A4E">
        <w:t xml:space="preserve">may </w:t>
      </w:r>
      <w:r>
        <w:t xml:space="preserve">compounds </w:t>
      </w:r>
      <w:r w:rsidR="001B6DAB">
        <w:t xml:space="preserve">multiplicatively </w:t>
      </w:r>
      <w:r w:rsidR="00346A4E">
        <w:t>with</w:t>
      </w:r>
      <w:r>
        <w:t xml:space="preserve"> other threats discussed above</w:t>
      </w:r>
      <w:r w:rsidR="00E1640C">
        <w:t>,</w:t>
      </w:r>
      <w:r>
        <w:t xml:space="preserve"> rather than acting independently of them. </w:t>
      </w:r>
    </w:p>
    <w:p w14:paraId="5692CEA1" w14:textId="7D4A89E8" w:rsidR="000970A1" w:rsidRPr="00017DFF" w:rsidRDefault="00017DFF" w:rsidP="00017DFF">
      <w:pPr>
        <w:rPr>
          <w:i/>
          <w:iCs/>
        </w:rPr>
      </w:pPr>
      <w:r>
        <w:rPr>
          <w:i/>
          <w:iCs/>
        </w:rPr>
        <w:t>Misalignment between a</w:t>
      </w:r>
      <w:r w:rsidRPr="00017DFF">
        <w:rPr>
          <w:i/>
          <w:iCs/>
        </w:rPr>
        <w:t xml:space="preserve">bundance monitoring data </w:t>
      </w:r>
      <w:r>
        <w:rPr>
          <w:i/>
          <w:iCs/>
        </w:rPr>
        <w:t>and</w:t>
      </w:r>
      <w:r w:rsidRPr="00017DFF">
        <w:rPr>
          <w:i/>
          <w:iCs/>
        </w:rPr>
        <w:t xml:space="preserve"> emerging policy objectives</w:t>
      </w:r>
    </w:p>
    <w:p w14:paraId="590DE89A" w14:textId="77777777" w:rsidR="000970A1" w:rsidRDefault="000970A1">
      <w:pPr>
        <w:spacing w:before="0" w:line="276" w:lineRule="auto"/>
      </w:pPr>
    </w:p>
    <w:p w14:paraId="05A14E4A" w14:textId="27A0E0BB" w:rsidR="000970A1" w:rsidRDefault="00000000">
      <w:pPr>
        <w:spacing w:before="0" w:line="276" w:lineRule="auto"/>
      </w:pPr>
      <w:r>
        <w:t xml:space="preserve">Knowledge of species abundances is important to measuring progress towards many international policy objectives. Here, we </w:t>
      </w:r>
      <w:r w:rsidR="000F0D8F">
        <w:t xml:space="preserve">show </w:t>
      </w:r>
      <w:r>
        <w:t xml:space="preserve">that a large majority of marine biodiversity lacks time series data. While it is unreasonable to monitor the entirety of the complexity, multi-dimensionality, and vastness of marine biodiversity, we advise increased data collection efforts to address three emerging marine conservation policy objectives that rely on abundance indicators. </w:t>
      </w:r>
    </w:p>
    <w:p w14:paraId="18452768" w14:textId="77777777" w:rsidR="000970A1" w:rsidRDefault="000970A1">
      <w:pPr>
        <w:spacing w:before="0" w:line="276" w:lineRule="auto"/>
      </w:pPr>
    </w:p>
    <w:p w14:paraId="30056EF0" w14:textId="7304833C" w:rsidR="000970A1" w:rsidRDefault="00000000">
      <w:pPr>
        <w:spacing w:before="0" w:line="276" w:lineRule="auto"/>
      </w:pPr>
      <w:r>
        <w:t>First, ecosystem functioning is an increasing focus of international biodiversity policy (e.g., UN Decade on Ecosystem Restoration, Ecosystem-Based Fisheries Management, GBF Targets 2 and 11). Ecosystem functioning, in part, is dependent on taxa that support critical biotic mechanisms and processes. Recent estimates suggest the oceans contain approximately 320,000-760,000 species, with only 250,000currently identified</w:t>
      </w:r>
      <w:r w:rsidR="00B04AB1">
        <w:fldChar w:fldCharType="begin"/>
      </w:r>
      <w:r w:rsidR="000968D5">
        <w:instrText xml:space="preserve"> ADDIN ZOTERO_ITEM CSL_CITATION {"citationID":"Q1DNYZEg","properties":{"unsorted":false,"formattedCitation":"\\super 32\\nosupersub{}","plainCitation":"32","noteIndex":0},"citationItems":[{"id":1652,"uris":["http://zotero.org/groups/6001417/items/Q2MH8ESM"],"itemData":{"id":1652,"type":"article-journal","container-title":"PloS one","ISSN":"1932-6203","issue":"1","journalAbbreviation":"PloS one","page":"e51629","publisher":"Public Library of Science San Francisco, USA","title":"Global coordination and standardisation in marine biodiversity through the World Register of Marine Species (WoRMS) and related databases","volume":"8","author":[{"family":"Costello","given":"Mark J"},{"family":"Bouchet","given":"Philippe"},{"family":"Boxshall","given":"Geoff"},{"family":"Fauchald","given":"Kristian"},{"family":"Gordon","given":"Dennis"},{"family":"Hoeksema","given":"Bert W"},{"family":"Poore","given":"Gary CB"},{"family":"Soest","given":"Rob WM","non-dropping-particle":"van"},{"family":"Stöhr","given":"Sabine"},{"family":"Walter","given":"T Chad"}],"issued":{"date-parts":[["2013"]]}}}],"schema":"https://github.com/citation-style-language/schema/raw/master/csl-citation.json"} </w:instrText>
      </w:r>
      <w:r w:rsidR="00B04AB1">
        <w:fldChar w:fldCharType="separate"/>
      </w:r>
      <w:r w:rsidR="000968D5" w:rsidRPr="000968D5">
        <w:rPr>
          <w:vertAlign w:val="superscript"/>
        </w:rPr>
        <w:t>32</w:t>
      </w:r>
      <w:r w:rsidR="00B04AB1">
        <w:fldChar w:fldCharType="end"/>
      </w:r>
      <w:r>
        <w:t>;</w:t>
      </w:r>
      <w:r w:rsidR="000F0D8F">
        <w:t xml:space="preserve"> </w:t>
      </w:r>
      <w:r>
        <w:t>approximately two-thirds of marine life may yet be discovered, most of which is expected to come from the microbial and invertebrate realms</w:t>
      </w:r>
      <w:r w:rsidR="00B04AB1">
        <w:fldChar w:fldCharType="begin"/>
      </w:r>
      <w:r w:rsidR="000968D5">
        <w:instrText xml:space="preserve"> ADDIN ZOTERO_ITEM CSL_CITATION {"citationID":"Tp24UeTP","properties":{"unsorted":false,"formattedCitation":"\\super 88\\nosupersub{}","plainCitation":"88","noteIndex":0},"citationItems":[{"id":1762,"uris":["http://zotero.org/groups/6001417/items/Y47XEEE4"],"itemData":{"id":1762,"type":"article-journal","container-title":"Current biology","ISSN":"0960-9822","issue":"23","journalAbbreviation":"Current biology","page":"2189-2202","publisher":"Elsevier","title":"The magnitude of global marine species diversity","volume":"22","author":[{"family":"Appeltans","given":"Ward"},{"family":"Ahyong","given":"Shane T"},{"family":"Anderson","given":"Gary"},{"family":"Angel","given":"Martin V"},{"family":"Artois","given":"Tom"},{"family":"Bailly","given":"Nicolas"},{"family":"Bamber","given":"Roger"},{"family":"Barber","given":"Anthony"},{"family":"Bartsch","given":"Ilse"},{"family":"Berta","given":"Annalisa"}],"issued":{"date-parts":[["2012"]]}}}],"schema":"https://github.com/citation-style-language/schema/raw/master/csl-citation.json"} </w:instrText>
      </w:r>
      <w:r w:rsidR="00B04AB1">
        <w:fldChar w:fldCharType="separate"/>
      </w:r>
      <w:r w:rsidR="000968D5" w:rsidRPr="000968D5">
        <w:rPr>
          <w:vertAlign w:val="superscript"/>
        </w:rPr>
        <w:t>88</w:t>
      </w:r>
      <w:r w:rsidR="00B04AB1">
        <w:fldChar w:fldCharType="end"/>
      </w:r>
      <w:r>
        <w:t>. Even among those microbial and invertebrate taxa identified, most are not monitored</w:t>
      </w:r>
      <w:r w:rsidR="00B04AB1">
        <w:fldChar w:fldCharType="begin"/>
      </w:r>
      <w:r w:rsidR="000968D5">
        <w:instrText xml:space="preserve"> ADDIN ZOTERO_ITEM CSL_CITATION {"citationID":"ZvVbJ4Nw","properties":{"unsorted":false,"formattedCitation":"\\super 88\\nosupersub{}","plainCitation":"88","noteIndex":0},"citationItems":[{"id":1762,"uris":["http://zotero.org/groups/6001417/items/Y47XEEE4"],"itemData":{"id":1762,"type":"article-journal","container-title":"Current biology","ISSN":"0960-9822","issue":"23","journalAbbreviation":"Current biology","page":"2189-2202","publisher":"Elsevier","title":"The magnitude of global marine species diversity","volume":"22","author":[{"family":"Appeltans","given":"Ward"},{"family":"Ahyong","given":"Shane T"},{"family":"Anderson","given":"Gary"},{"family":"Angel","given":"Martin V"},{"family":"Artois","given":"Tom"},{"family":"Bailly","given":"Nicolas"},{"family":"Bamber","given":"Roger"},{"family":"Barber","given":"Anthony"},{"family":"Bartsch","given":"Ilse"},{"family":"Berta","given":"Annalisa"}],"issued":{"date-parts":[["2012"]]}}}],"schema":"https://github.com/citation-style-language/schema/raw/master/csl-citation.json"} </w:instrText>
      </w:r>
      <w:r w:rsidR="00B04AB1">
        <w:fldChar w:fldCharType="separate"/>
      </w:r>
      <w:r w:rsidR="000968D5" w:rsidRPr="000968D5">
        <w:rPr>
          <w:vertAlign w:val="superscript"/>
        </w:rPr>
        <w:t>88</w:t>
      </w:r>
      <w:r w:rsidR="00B04AB1">
        <w:fldChar w:fldCharType="end"/>
      </w:r>
      <w:r>
        <w:t>.</w:t>
      </w:r>
    </w:p>
    <w:p w14:paraId="5B7DC2D4" w14:textId="77777777" w:rsidR="000970A1" w:rsidRDefault="000970A1">
      <w:pPr>
        <w:spacing w:before="0" w:line="276" w:lineRule="auto"/>
      </w:pPr>
    </w:p>
    <w:p w14:paraId="02A83076" w14:textId="28E861F0" w:rsidR="000970A1" w:rsidRDefault="00000000">
      <w:pPr>
        <w:spacing w:before="0" w:line="276" w:lineRule="auto"/>
      </w:pPr>
      <w:r>
        <w:t>Most conservation monitoring focuses on abundances of vertebrates, especially charismatic and  exploited taxa</w:t>
      </w:r>
      <w:r w:rsidR="00B04AB1">
        <w:fldChar w:fldCharType="begin"/>
      </w:r>
      <w:r w:rsidR="000968D5">
        <w:instrText xml:space="preserve"> ADDIN ZOTERO_ITEM CSL_CITATION {"citationID":"ymu3gmAF","properties":{"unsorted":false,"formattedCitation":"\\super 11\\nosupersub{}","plainCitation":"11","noteIndex":0},"citationItems":[{"id":3066,"uris":["http://zotero.org/groups/6001417/items/NYS6A9EW"],"itemData":{"id":3066,"type":"article-journal","abstract":"Studying and protecting each and every living species on Earth is a major challenge of the 21st century. Yet, most species remain unknown or unstudied, while others attract most of the public, scientific and government attention. Although known to be detrimental, this taxonomic bias continues to be pervasive in the scientific literature, but is still poorly studied and understood. Here, we used 626 million occurrences from the Global Biodiversity Information Facility (GBIF), the biggest biodiversity data portal, to characterize the taxonomic bias in biodiversity data. We also investigated how societal preferences and taxonomic research relate to biodiversity data gathering. For each species belonging to 24 taxonomic classes, we used the number of publications from Web of Science and the number of web pages from Bing searches to approximate research activity and societal preferences. Our results show that societal preferences, rather than research activity, strongly correlate with taxonomic bias, which lead us to assert that scientists should advertise less charismatic species and develop societal initiatives (e.g. citizen science) that specifically target neglected organisms. Ensuring that biodiversity is representatively sampled while this is still possible is an urgent prerequisite for achieving efficient conservation plans and a global understanding of our surrounding environment.","container-title":"Sci. Rep.","issue":"1","language":"en","page":"9132","publisher":"Springer Science and Business Media LLC","title":"Taxonomic bias in biodiversity data and societal preferences","volume":"7","author":[{"family":"Troudet","given":"Julien"},{"family":"Grandcolas","given":"Philippe"},{"family":"Blin","given":"Amandine"},{"family":"Vignes-Lebbe","given":"Régine"},{"family":"Legendre","given":"Frédéric"}],"issued":{"date-parts":[["2017",8]]}}}],"schema":"https://github.com/citation-style-language/schema/raw/master/csl-citation.json"} </w:instrText>
      </w:r>
      <w:r w:rsidR="00B04AB1">
        <w:fldChar w:fldCharType="separate"/>
      </w:r>
      <w:r w:rsidR="000968D5" w:rsidRPr="000968D5">
        <w:rPr>
          <w:vertAlign w:val="superscript"/>
        </w:rPr>
        <w:t>11</w:t>
      </w:r>
      <w:r w:rsidR="00B04AB1">
        <w:fldChar w:fldCharType="end"/>
      </w:r>
      <w:r>
        <w:t xml:space="preserve">. Bacteria are one of the least monitored taxonomic groups, yet drive </w:t>
      </w:r>
      <w:r w:rsidR="00EF3328">
        <w:t>nitrification</w:t>
      </w:r>
      <w:r>
        <w:t xml:space="preserve">, carbon remineralization, chemosynthesis, and the microbial loop, </w:t>
      </w:r>
      <w:r w:rsidR="0008287A">
        <w:t>recycling</w:t>
      </w:r>
      <w:r>
        <w:t xml:space="preserve"> dissolved organic matter back to higher trophic</w:t>
      </w:r>
      <w:r w:rsidR="000F0D8F">
        <w:t xml:space="preserve"> </w:t>
      </w:r>
      <w:r>
        <w:t>levels</w:t>
      </w:r>
      <w:r w:rsidR="00B04AB1">
        <w:fldChar w:fldCharType="begin"/>
      </w:r>
      <w:r w:rsidR="000968D5">
        <w:instrText xml:space="preserve"> ADDIN ZOTERO_ITEM CSL_CITATION {"citationID":"9hoCehUG","properties":{"unsorted":false,"formattedCitation":"\\super 89\\nosupersub{}","plainCitation":"89","noteIndex":0},"citationItems":[{"id":3052,"uris":["http://zotero.org/groups/6001417/items/RWYA72DE"],"itemData":{"id":3052,"type":"article-journal","abstract":"Virtually all nonequilibrium electron transfers on Earth are driven by a set of nanobiological machines composed largely of multimeric protein complexes associated with a small number of prosthetic groups. These machines evolved exclusively in microbes early in our planet's history yet, despite their antiquity, are highly conserved. Hence, although there is enormous genetic diversity in nature, there remains a relatively stable set of core genes coding for the major redox reactions essential for life and biogeochemical cycles. These genes created and coevolved with biogeochemical cycles and were passed from microbe to microbe primarily by horizontal gene transfer. A major challenge in the coming decades is to understand how these machines evolved, how they work, and the processes that control their activity on both molecular and planetary scales.","container-title":"Science","issue":"5879","language":"en","page":"1034–1039","publisher":"American Association for the Advancement of Science (AAAS)","title":"The microbial engines that drive Earth's biogeochemical cycles","volume":"320","author":[{"family":"Falkowski","given":"Paul G"},{"family":"Fenchel","given":"Tom"},{"family":"Delong","given":"Edward F"}],"issued":{"date-parts":[["2008",5]]}}}],"schema":"https://github.com/citation-style-language/schema/raw/master/csl-citation.json"} </w:instrText>
      </w:r>
      <w:r w:rsidR="00B04AB1">
        <w:fldChar w:fldCharType="separate"/>
      </w:r>
      <w:r w:rsidR="000968D5" w:rsidRPr="000968D5">
        <w:rPr>
          <w:vertAlign w:val="superscript"/>
        </w:rPr>
        <w:t>89</w:t>
      </w:r>
      <w:r w:rsidR="00B04AB1">
        <w:fldChar w:fldCharType="end"/>
      </w:r>
      <w:r>
        <w:t>. Annelids, one of the most difficult taxa to monitor, are especially important in benthic ecosystems by oxygenating sediments and facilitating nutrient fluxes through bioturbation</w:t>
      </w:r>
      <w:r w:rsidR="00B04AB1">
        <w:fldChar w:fldCharType="begin"/>
      </w:r>
      <w:r w:rsidR="000968D5">
        <w:instrText xml:space="preserve"> ADDIN ZOTERO_ITEM CSL_CITATION {"citationID":"J5vzJKDU","properties":{"unsorted":false,"formattedCitation":"\\super 90\\nosupersub{}","plainCitation":"90","noteIndex":0},"citationItems":[{"id":3044,"uris":["http://zotero.org/groups/6001417/items/TBJS7N97"],"itemData":{"id":3044,"type":"article-journal","abstract":"The term 'bioturbation' is frequently used to describe how living organisms affect the substratum in which they live. A closer look at the aquatic science literature reveals, however, an inconsistent usage of the term with increasing perplexity in recent years. Faunal disturbance has often been referred to as particle reworking, while water movement (if considered) is re ferred to as bioirrigation in many cases. For consistency, we therefore propose that, for contemporary aquatic scientific disciplines, faunal bioturbation in aquatic environments includes all transport processes carried out by animals that directly or indirectly affect sediment matrices. These pro- cesses include both particle reworking and burrow ventilation. With this definition, bioturbation acts as an 'umbrella' term that covers all transport processes and their physical effects on the sub- stratum. Particle reworking occurs through burrow construction and maintenance, as well as ingestion and defecation, and causes biomixing of the substratum. Organic matter and microor- ganisms are thus displaced vertically and laterally within the sediment matrix. Particle reworking animals can be categorized as biodiffusors, upward conveyors, downward conveyors and regen- erators depending on their behaviour, life style and feeding type. Burrow ventilation occurs when animals flush their open- or blind-ended burrows with overlying water for respiratory and feeding purposes, and it causes advective or diffusive bioirrigation ex change of solutes between the sedi- ment pore water and the overlying water body. Many bioturbating species perform reworking and ventilation simultaneously. We also propose that the effects of bioturbation on other organisms and associated processes (e.g. microbial driven biogeochemical transformations) are considered within the conceptual framework of ecosystem engineering.","container-title":"Mar. Ecol. Prog. Ser.","language":"en","page":"285–302","publisher":"Inter-Research Science Center","title":"What is bioturbation? The need for a precise definition for fauna in aquatic sciences","volume":"446","author":[{"family":"Kristensen","given":"E"},{"family":"Penha-Lopes","given":"G"},{"family":"Delefosse","given":"M"},{"family":"Valdemarsen","given":"T"},{"family":"Quintana","given":"C O"},{"family":"Banta","given":"G T"}],"issued":{"date-parts":[["2012",2]]}}}],"schema":"https://github.com/citation-style-language/schema/raw/master/csl-citation.json"} </w:instrText>
      </w:r>
      <w:r w:rsidR="00B04AB1">
        <w:fldChar w:fldCharType="separate"/>
      </w:r>
      <w:r w:rsidR="000968D5" w:rsidRPr="000968D5">
        <w:rPr>
          <w:vertAlign w:val="superscript"/>
        </w:rPr>
        <w:t>90</w:t>
      </w:r>
      <w:r w:rsidR="00B04AB1">
        <w:fldChar w:fldCharType="end"/>
      </w:r>
      <w:r>
        <w:t>. Phytoplankton and zooplankton monitoring programs attempt to capture broad trends in the dominant pelagic representatives of protists and arthropods; nonetheless, these data are highly variable, limited in spatial extent, and structurally limited to the water column and therefore miss the many protist and arthropod taxa that perform critical ecosystem functions in benthic, symbiotic, and parasitic roles</w:t>
      </w:r>
      <w:r w:rsidR="00B04AB1">
        <w:fldChar w:fldCharType="begin"/>
      </w:r>
      <w:r w:rsidR="000968D5">
        <w:instrText xml:space="preserve"> ADDIN ZOTERO_ITEM CSL_CITATION {"citationID":"grLXQgae","properties":{"unsorted":false,"formattedCitation":"\\super 91\\nosupersub{}","plainCitation":"91","noteIndex":0},"citationItems":[{"id":3040,"uris":["http://zotero.org/groups/6001417/items/X39EGHK7"],"itemData":{"id":3040,"type":"article-journal","abstract":"MEPS Marine Ecology Progress Series Contact the journal Facebook Twitter RSS Mailing List Subscribe to our mailing list via Mailchimp HomeLatest VolumeAbout the JournalEditorsTheme Sections MEPS 469:195-213 (2012) - DOI: https://doi.org/10.3354/meps09862 Ecological role of large benthic decapods in marine ecosystems: a review Stephanie A. Boudreau*, Boris Worm Biology Department, Dalhousie University, 1355 Oxford Street, PO Box 15000, Halifax, Nova Scotia B3H 4R2, Canada *Email: s.boudreau@dal.ca ABSTRACT: Large benthic decapods play an increasingly important role in commercial fisheries worldwide, yet their roles in the marine ecosystem are less well understood. A synthesis of existing evidence for 4 infraorders of large benthic marine decapods, Brachyura (true crabs), Anomura (king crabs), Astacidea (clawed lobsters) and Achelata (clawless lobsters), is presented here to gain insight into their ecological roles and possible ecosystem effects of decapod fisheries. The reviewed species are prey items for a wide range of invertebrates and vertebrates. They are omnivorous but prefer molluscs and crustaceans as prey. Experimental studies have shown that decapods influence the structuring of benthic habitat, occasionally playing a keystone role by suppressing herbivores or space competitors. Indirectly, via trophic cascades, they can contribute to the maintenance of kelp forest, marsh grass, and algal turf habitats. Changes in the abundance of their predators can strongly affect decapod population trends. Commonly documented non-consumptive interactions include interference-competition for food or shelter, as well as habitat provision for other invertebrates. Anthropogenic factors such as exploitation, the creation of protected areas, and species introductions influence these ecosystem roles by decreasing or increasing decapod densities, often with measurable effects on prey communities. Many studies have investigated particular ecosystem effects of decapods, but few species were comprehensively studied in an ecosystem context. A simplified synthetic framework for interpreting ecosystem roles of decapods was derived from the available evidence; however, more experimental and long-term observational studies are needed to elucidate mechanisms and shed light on the long-term consequences of decapod fisheries. KEY WORDS: Lobster · Crab · Trophic cascade · Keystone · Ecosystem effects · Anthropogenic effects · Species interactions Full text in pdf format PreviousNextCite this article as: Boudreau SA, Worm B (2012) Ecological role of large benthic decapods in marine ecosystems: a review. Mar Ecol Prog Ser 469:195-213. https://doi.org/10.3354/meps09862 Export citation RSS - Facebook - Tweet - linkedIn Cited by Published in MEPS Vol. 469. Online publication date: November 26, 2012 Print ISSN: 0171-8630; Online ISSN: 1616-1599 Copyright © 2012 Inter-Research.","container-title":"Mar. Ecol. Prog. Ser.","language":"en","page":"195–213","publisher":"Inter-Research Science Center","title":"Ecological role of large benthic decapods in marine ecosystems: a review","volume":"469","author":[{"family":"Boudreau","given":"S A"},{"family":"Worm","given":"B"}],"issued":{"date-parts":[["2012",11]]}}}],"schema":"https://github.com/citation-style-language/schema/raw/master/csl-citation.json"} </w:instrText>
      </w:r>
      <w:r w:rsidR="00B04AB1">
        <w:fldChar w:fldCharType="separate"/>
      </w:r>
      <w:r w:rsidR="000968D5" w:rsidRPr="000968D5">
        <w:rPr>
          <w:vertAlign w:val="superscript"/>
        </w:rPr>
        <w:t>91</w:t>
      </w:r>
      <w:r w:rsidR="00B04AB1">
        <w:fldChar w:fldCharType="end"/>
      </w:r>
      <w:r>
        <w:t>.</w:t>
      </w:r>
    </w:p>
    <w:p w14:paraId="0957D27F" w14:textId="77777777" w:rsidR="000970A1" w:rsidRDefault="000970A1">
      <w:pPr>
        <w:spacing w:before="0" w:line="276" w:lineRule="auto"/>
      </w:pPr>
    </w:p>
    <w:p w14:paraId="09330B63" w14:textId="23E2C808" w:rsidR="000970A1" w:rsidRDefault="00000000">
      <w:pPr>
        <w:spacing w:before="0" w:line="276" w:lineRule="auto"/>
      </w:pPr>
      <w:r>
        <w:t xml:space="preserve">Second, high seas and deep seas habitats have received recent conservation policy attention through the Agreement on the Conservation and Sustainable Use of Marine Biological Diversity of Areas Beyond National Jurisdiction (BBNJ Agreement, which </w:t>
      </w:r>
      <w:r>
        <w:lastRenderedPageBreak/>
        <w:t>entered into force in January 2026</w:t>
      </w:r>
      <w:r w:rsidR="00BC1EBE">
        <w:t>)</w:t>
      </w:r>
      <w:r>
        <w:t>. A major element of BBNJ implementation involves Environmental Impact Assessments (EIAs)</w:t>
      </w:r>
      <w:r w:rsidR="00B04AB1">
        <w:fldChar w:fldCharType="begin"/>
      </w:r>
      <w:r w:rsidR="000968D5">
        <w:instrText xml:space="preserve"> ADDIN ZOTERO_ITEM CSL_CITATION {"citationID":"cOruGEYF","properties":{"unsorted":false,"formattedCitation":"\\super 9\\nosupersub{}","plainCitation":"9","noteIndex":0},"citationItems":[{"id":3031,"uris":["http://zotero.org/groups/6001417/items/9Y7BYLXD"],"itemData":{"id":3031,"type":"article-journal","abstract":"Abstract After lengthy and challenging consultations and negotiations, the Agreement under the United Nations Convention on the Law of the Sea on the Conservation and Sustainable Use of Marine Biological Diversity of Areas Beyond National Jurisdiction (‘BBNJ agreement’) was adopted in 2023. The BBNJ Agreement fills a critical gap in international law by establishing comprehensive legal principles, rules, and institutional arrangements specifically designed to manage biodiversity in areas beyond national jurisdiction. It introduces the ‘not undermining’ principle to ensure that it does not diminish the effectiveness or objectives of existing relevant legal instruments and frameworks and relevant global, regional, and sectoral bodies (IFB s). The Agreement also establishes new legal systems for access to marine genetic resources and limited benefit sharing, area-based management tools including marine protected areas, state-led environmental impact assessments in high seas and international seabed areas supplemented by limited internationalization, and addresses capacity-building and marine technology transfer. However, the effective implementation of the BBNJ Agreement requires the gradual development of relevant mechanisms, addressing differences in the interpretation of principles and rules based on subsequent practices, formulating relevant guidelines or standards to support implementation, and fostering long-term, stable cooperation and coordination with IFB s.","container-title":"Chin. J. Environ. Law","issue":"1","language":"en","page":"88–106","publisher":"Walter de Gruyter GmbH","title":"The BBNJ agreement: Achievements and prospects","volume":"9","author":[{"family":"Wang","given":"Jinpeng"}],"issued":{"date-parts":[["2025",4]]}}}],"schema":"https://github.com/citation-style-language/schema/raw/master/csl-citation.json"} </w:instrText>
      </w:r>
      <w:r w:rsidR="00B04AB1">
        <w:fldChar w:fldCharType="separate"/>
      </w:r>
      <w:r w:rsidR="000968D5" w:rsidRPr="000968D5">
        <w:rPr>
          <w:vertAlign w:val="superscript"/>
        </w:rPr>
        <w:t>9</w:t>
      </w:r>
      <w:r w:rsidR="00B04AB1">
        <w:fldChar w:fldCharType="end"/>
      </w:r>
      <w:r>
        <w:t xml:space="preserve">, which evaluate whether species are positively responding to changes in human activity. However, we show that only 12% of marine abundance data </w:t>
      </w:r>
      <w:r w:rsidR="000F0D8F">
        <w:t>was</w:t>
      </w:r>
      <w:r>
        <w:t xml:space="preserve"> available beyond EEZs (mostly pelagic tuna), where high seas and deep-sea habitats are present (Fig. S4). The inaccessibility of these habitats makes characterizing species abundance difficult</w:t>
      </w:r>
      <w:r w:rsidR="00B04AB1">
        <w:fldChar w:fldCharType="begin"/>
      </w:r>
      <w:r w:rsidR="000968D5">
        <w:instrText xml:space="preserve"> ADDIN ZOTERO_ITEM CSL_CITATION {"citationID":"rjNKxhPV","properties":{"unsorted":false,"formattedCitation":"\\super 23\\nosupersub{}","plainCitation":"23","noteIndex":0},"citationItems":[{"id":1357,"uris":["http://zotero.org/groups/6001417/items/KMISK4B8"],"itemData":{"id":1357,"type":"article-journal","container-title":"PloS one","ISSN":"1932-6203","issue":"8","journalAbbreviation":"PloS one","page":"e12110","publisher":"Public Library of Science San Francisco, USA","title":"A census of marine biodiversity knowledge, resources, and future challenges","volume":"5","author":[{"family":"Costello","given":"Mark John"},{"family":"Coll","given":"Marta"},{"family":"Danovaro","given":"Roberto"},{"family":"Halpin","given":"Pat"},{"family":"Ojaveer","given":"Henn"},{"family":"Miloslavich","given":"Patricia"}],"issued":{"date-parts":[["2010"]]}}}],"schema":"https://github.com/citation-style-language/schema/raw/master/csl-citation.json"} </w:instrText>
      </w:r>
      <w:r w:rsidR="00B04AB1">
        <w:fldChar w:fldCharType="separate"/>
      </w:r>
      <w:r w:rsidR="000968D5" w:rsidRPr="000968D5">
        <w:rPr>
          <w:vertAlign w:val="superscript"/>
        </w:rPr>
        <w:t>23</w:t>
      </w:r>
      <w:r w:rsidR="00B04AB1">
        <w:fldChar w:fldCharType="end"/>
      </w:r>
      <w:r>
        <w:t>; however, efforts in eDNA</w:t>
      </w:r>
      <w:r w:rsidR="0039554A">
        <w:t xml:space="preserve"> collection</w:t>
      </w:r>
      <w:r>
        <w:t xml:space="preserve">, satellite tagging of migratory species, </w:t>
      </w:r>
      <w:r w:rsidR="00ED2CC5">
        <w:t xml:space="preserve">automated acoustic monitoring, </w:t>
      </w:r>
      <w:r>
        <w:t>and fisheries observer programs continue to close this gap</w:t>
      </w:r>
      <w:r w:rsidR="00B667D1">
        <w:fldChar w:fldCharType="begin"/>
      </w:r>
      <w:r w:rsidR="000968D5">
        <w:instrText xml:space="preserve"> ADDIN ZOTERO_ITEM CSL_CITATION {"citationID":"naCnfI0x","properties":{"unsorted":false,"formattedCitation":"\\super 92\\nosupersub{}","plainCitation":"92","noteIndex":0},"citationItems":[{"id":3181,"uris":["http://zotero.org/groups/6001417/items/UXPWZ2R6"],"itemData":{"id":3181,"type":"article-journal","abstract":"Humans depend on diverse ocean ecosystems for food, jobs, and sustained well-being, yet many stressors threaten marine life. Extensive research has demonstrated that maintaining biodiversity promotes ocean health and service provision; therefore, monitoring the status and trends of marine biodiversity is important for effective ecosystem management. However, there is no systematic sustained program for evaluating ocean biodiversity. Coordinating existing monitoring and building a proactive marine biodiversity observation network will support efficient, economical resource management and conservation and should be a high priority. A synthesis of expert opinions suggests that, to be most effective, a marine biodiversity observation network should integrate biological levels, from genes to habitats; link biodiversity observations to abiotic environmental variables; site projects to incorporate environmental forcing and biogeography; and monitor adaptively to address emerging issues. We summarize examples illustrating how to leverage existing data and infrastructure to meet these goals.","container-title":"BioScience","DOI":"10.1525/bio.2013.63.5.8","ISSN":"0006-3568","issue":"5","page":"350-361","title":"Envisioning a Marine Biodiversity Observation Network","volume":"63","author":[{"family":"Duffy","given":"J. Emmett"},{"family":"Amaral-Zettler","given":"Linda A."},{"family":"Fautin","given":"Daphne G."},{"family":"Paulay","given":"Gustav"},{"family":"Rynearson","given":"Tatiana A."},{"family":"Sosik","given":"Heidi M."},{"family":"Stachowicz","given":"John J."}],"issued":{"date-parts":[["2013",5]]}}}],"schema":"https://github.com/citation-style-language/schema/raw/master/csl-citation.json"} </w:instrText>
      </w:r>
      <w:r w:rsidR="00B667D1">
        <w:fldChar w:fldCharType="separate"/>
      </w:r>
      <w:r w:rsidR="000968D5" w:rsidRPr="000968D5">
        <w:rPr>
          <w:vertAlign w:val="superscript"/>
        </w:rPr>
        <w:t>92</w:t>
      </w:r>
      <w:r w:rsidR="00B667D1">
        <w:fldChar w:fldCharType="end"/>
      </w:r>
      <w:r>
        <w:t xml:space="preserve">. Greater monitoring efforts in the high seas and deep-sea habitats are needed to evaluate the efficacy of the BBNJ policy implementation. </w:t>
      </w:r>
    </w:p>
    <w:p w14:paraId="064896BF" w14:textId="77777777" w:rsidR="000970A1" w:rsidRDefault="000970A1">
      <w:pPr>
        <w:spacing w:before="0" w:line="276" w:lineRule="auto"/>
      </w:pPr>
    </w:p>
    <w:p w14:paraId="29CBD40A" w14:textId="60F6CCE0" w:rsidR="000970A1" w:rsidRDefault="00000000">
      <w:pPr>
        <w:spacing w:before="0" w:line="276" w:lineRule="auto"/>
      </w:pPr>
      <w:r>
        <w:t xml:space="preserve">Third, there is a long-standing call to enhance biodiversity monitoring in and contributions to developing countries (SDG 14.8, GBF Target 20). Our results show that the low- and lower-middle-income countries hold only 1.9% as much abundance data as upper-middle- and high-income countries (Fig. S4). Global biodiversity data are heavily skewed toward North America, Europe, and Australia, despite disproportionately high marine biodiversity and ecosystem dependence in the tropics. This gap undermines the credibility of global policy assessments that aggregate national-level reporting, including the GBF's headline indicators and IPBES reports. We </w:t>
      </w:r>
      <w:r w:rsidR="000F0D8F">
        <w:t xml:space="preserve">reiterate our </w:t>
      </w:r>
      <w:r>
        <w:t>commendations to (1) co-design and co-produce research programs with local scientists to meet locally-defined research priorities</w:t>
      </w:r>
      <w:r w:rsidR="00B04AB1">
        <w:fldChar w:fldCharType="begin"/>
      </w:r>
      <w:r w:rsidR="000968D5">
        <w:instrText xml:space="preserve"> ADDIN ZOTERO_ITEM CSL_CITATION {"citationID":"wWGnbfLY","properties":{"unsorted":false,"formattedCitation":"\\super 10\\nosupersub{}","plainCitation":"10","noteIndex":0},"citationItems":[{"id":3030,"uris":["http://zotero.org/groups/6001417/items/R3UHWUZS"],"itemData":{"id":3030,"type":"article-journal","abstract":"Parachute science is the practice whereby international scientists, typically from higher-income countries, conduct field studies in another country, typically of lower income, and then complete the research in their home country without any further effective communication and engagement with others from that nation. It creates dependency on external expertise, does not address local research needs, and hinders local research efforts. As global hotspots of marine biodiversity, lower-income nations in the tropics have for too long been the subject of inequitable and unfair research practices1. However, to date there has been little quantifiable evidence of this phenomenon in marine science. Here, we provide evidence through systematic literature searches and queries that parachute science practices are still widespread in marine research and make some recommendations to help change the current status quo. VIDEO ABSTRACT.","container-title":"Curr. Biol.","issue":"4","language":"en","page":"R184–R185","publisher":"Elsevier BV","title":"Turning the tide of parachute science","volume":"31","author":[{"family":"Stefanoudis","given":"Paris V"},{"family":"Licuanan","given":"Wilfredo Y"},{"family":"Morrison","given":"Tiffany H"},{"family":"Talma","given":"Sheena"},{"family":"Veitayaki","given":"Joeli"},{"family":"Woodall","given":"Lucy C"}],"issued":{"date-parts":[["2021",2]]}}}],"schema":"https://github.com/citation-style-language/schema/raw/master/csl-citation.json"} </w:instrText>
      </w:r>
      <w:r w:rsidR="00B04AB1">
        <w:fldChar w:fldCharType="separate"/>
      </w:r>
      <w:r w:rsidR="000968D5" w:rsidRPr="000968D5">
        <w:rPr>
          <w:vertAlign w:val="superscript"/>
        </w:rPr>
        <w:t>10</w:t>
      </w:r>
      <w:r w:rsidR="00B04AB1">
        <w:fldChar w:fldCharType="end"/>
      </w:r>
      <w:r>
        <w:t>; (2) support long-term partnerships to allow local programs to retain institutional knowledge between funding periods; and (3) integrate Indigenous and local knowledge frameworks into biodiversity monitoring</w:t>
      </w:r>
      <w:r w:rsidR="00B04AB1">
        <w:fldChar w:fldCharType="begin"/>
      </w:r>
      <w:r w:rsidR="000968D5">
        <w:instrText xml:space="preserve"> ADDIN ZOTERO_ITEM CSL_CITATION {"citationID":"iLsuKtV1","properties":{"unsorted":false,"formattedCitation":"\\super 10\\nosupersub{}","plainCitation":"10","noteIndex":0},"citationItems":[{"id":3030,"uris":["http://zotero.org/groups/6001417/items/R3UHWUZS"],"itemData":{"id":3030,"type":"article-journal","abstract":"Parachute science is the practice whereby international scientists, typically from higher-income countries, conduct field studies in another country, typically of lower income, and then complete the research in their home country without any further effective communication and engagement with others from that nation. It creates dependency on external expertise, does not address local research needs, and hinders local research efforts. As global hotspots of marine biodiversity, lower-income nations in the tropics have for too long been the subject of inequitable and unfair research practices1. However, to date there has been little quantifiable evidence of this phenomenon in marine science. Here, we provide evidence through systematic literature searches and queries that parachute science practices are still widespread in marine research and make some recommendations to help change the current status quo. VIDEO ABSTRACT.","container-title":"Curr. Biol.","issue":"4","language":"en","page":"R184–R185","publisher":"Elsevier BV","title":"Turning the tide of parachute science","volume":"31","author":[{"family":"Stefanoudis","given":"Paris V"},{"family":"Licuanan","given":"Wilfredo Y"},{"family":"Morrison","given":"Tiffany H"},{"family":"Talma","given":"Sheena"},{"family":"Veitayaki","given":"Joeli"},{"family":"Woodall","given":"Lucy C"}],"issued":{"date-parts":[["2021",2]]}}}],"schema":"https://github.com/citation-style-language/schema/raw/master/csl-citation.json"} </w:instrText>
      </w:r>
      <w:r w:rsidR="00B04AB1">
        <w:fldChar w:fldCharType="separate"/>
      </w:r>
      <w:r w:rsidR="000968D5" w:rsidRPr="000968D5">
        <w:rPr>
          <w:vertAlign w:val="superscript"/>
        </w:rPr>
        <w:t>10</w:t>
      </w:r>
      <w:r w:rsidR="00B04AB1">
        <w:fldChar w:fldCharType="end"/>
      </w:r>
      <w:r>
        <w:t>.</w:t>
      </w:r>
    </w:p>
    <w:p w14:paraId="7BFB7AD2" w14:textId="77777777" w:rsidR="000970A1" w:rsidRDefault="00000000" w:rsidP="0050386F">
      <w:pPr>
        <w:ind w:right="-720"/>
        <w:rPr>
          <w:b/>
          <w:bCs/>
        </w:rPr>
      </w:pPr>
      <w:r>
        <w:rPr>
          <w:b/>
          <w:bCs/>
        </w:rPr>
        <w:t>Acknowledgements</w:t>
      </w:r>
    </w:p>
    <w:p w14:paraId="79A3D73A" w14:textId="77777777" w:rsidR="000970A1" w:rsidRDefault="00000000">
      <w:pPr>
        <w:ind w:right="-720"/>
      </w:pPr>
      <w:r>
        <w:t>We would like to thank Jérémy Wicquart for providing the specific values from model outputs for global hard coral coverage. The IWC is not responsible for the use of the abundance estimate data or any conclusions drawn from it.</w:t>
      </w:r>
    </w:p>
    <w:p w14:paraId="1D84BF8A" w14:textId="77777777" w:rsidR="000970A1" w:rsidRDefault="00000000">
      <w:pPr>
        <w:ind w:right="-720"/>
      </w:pPr>
      <w:r>
        <w:rPr>
          <w:b/>
          <w:bCs/>
        </w:rPr>
        <w:t>Data Availability</w:t>
      </w:r>
    </w:p>
    <w:p w14:paraId="08B4C12A" w14:textId="571729DF" w:rsidR="000970A1" w:rsidRDefault="00000000">
      <w:pPr>
        <w:ind w:right="-720"/>
      </w:pPr>
      <w:r>
        <w:t>All available data and code for this work can be found at https://github.com/matheusbarrosb/trends_in_mar_bio</w:t>
      </w:r>
    </w:p>
    <w:p w14:paraId="19632C4C" w14:textId="77777777" w:rsidR="000970A1" w:rsidRDefault="00000000">
      <w:pPr>
        <w:pStyle w:val="Heading1"/>
      </w:pPr>
      <w:r>
        <w:t>Literature Cited</w:t>
      </w:r>
    </w:p>
    <w:p w14:paraId="7D43C081" w14:textId="77777777" w:rsidR="000968D5" w:rsidRDefault="00B04AB1" w:rsidP="000968D5">
      <w:pPr>
        <w:pStyle w:val="Bibliography"/>
      </w:pPr>
      <w:r>
        <w:fldChar w:fldCharType="begin"/>
      </w:r>
      <w:r w:rsidR="0050386F">
        <w:instrText xml:space="preserve"> ADDIN ZOTERO_BIBL {"uncited":[],"omitted":[],"custom":[]} CSL_BIBLIOGRAPHY </w:instrText>
      </w:r>
      <w:r>
        <w:fldChar w:fldCharType="separate"/>
      </w:r>
      <w:r w:rsidR="000968D5">
        <w:t xml:space="preserve">1. </w:t>
      </w:r>
      <w:r w:rsidR="000968D5">
        <w:tab/>
        <w:t xml:space="preserve">Butchart, S. H. M. &amp; Bird, J. P. Data Deficient birds on the IUCN Red List: What don’t we know and why does it matter? </w:t>
      </w:r>
      <w:r w:rsidR="000968D5">
        <w:rPr>
          <w:i/>
          <w:iCs/>
        </w:rPr>
        <w:t>Biological Conservation</w:t>
      </w:r>
      <w:r w:rsidR="000968D5">
        <w:t xml:space="preserve"> </w:t>
      </w:r>
      <w:r w:rsidR="000968D5">
        <w:rPr>
          <w:b/>
          <w:bCs/>
        </w:rPr>
        <w:t>143</w:t>
      </w:r>
      <w:r w:rsidR="000968D5">
        <w:t>, 239–247 (2010).</w:t>
      </w:r>
    </w:p>
    <w:p w14:paraId="2B3D09AE" w14:textId="77777777" w:rsidR="000968D5" w:rsidRDefault="000968D5" w:rsidP="000968D5">
      <w:pPr>
        <w:pStyle w:val="Bibliography"/>
      </w:pPr>
      <w:r>
        <w:lastRenderedPageBreak/>
        <w:t xml:space="preserve">2. </w:t>
      </w:r>
      <w:r>
        <w:tab/>
        <w:t xml:space="preserve">Pereira, H. M. </w:t>
      </w:r>
      <w:r>
        <w:rPr>
          <w:i/>
          <w:iCs/>
        </w:rPr>
        <w:t>et al.</w:t>
      </w:r>
      <w:r>
        <w:t xml:space="preserve"> Scenarios for Global Biodiversity in the 21st Century. </w:t>
      </w:r>
      <w:r>
        <w:rPr>
          <w:i/>
          <w:iCs/>
        </w:rPr>
        <w:t>Science</w:t>
      </w:r>
      <w:r>
        <w:t xml:space="preserve"> </w:t>
      </w:r>
      <w:r>
        <w:rPr>
          <w:b/>
          <w:bCs/>
        </w:rPr>
        <w:t>330</w:t>
      </w:r>
      <w:r>
        <w:t>, 1496–1501 (2010).</w:t>
      </w:r>
    </w:p>
    <w:p w14:paraId="5FA91294" w14:textId="77777777" w:rsidR="000968D5" w:rsidRDefault="000968D5" w:rsidP="000968D5">
      <w:pPr>
        <w:pStyle w:val="Bibliography"/>
      </w:pPr>
      <w:r>
        <w:t xml:space="preserve">3. </w:t>
      </w:r>
      <w:r>
        <w:tab/>
        <w:t xml:space="preserve">Talukder, B. </w:t>
      </w:r>
      <w:r>
        <w:rPr>
          <w:i/>
          <w:iCs/>
        </w:rPr>
        <w:t>et al.</w:t>
      </w:r>
      <w:r>
        <w:t xml:space="preserve"> Climate change-accelerated ocean biodiversity loss &amp; associated planetary health impacts. </w:t>
      </w:r>
      <w:r>
        <w:rPr>
          <w:i/>
          <w:iCs/>
        </w:rPr>
        <w:t>The Journal of Climate Change and Health</w:t>
      </w:r>
      <w:r>
        <w:t xml:space="preserve"> </w:t>
      </w:r>
      <w:r>
        <w:rPr>
          <w:b/>
          <w:bCs/>
        </w:rPr>
        <w:t>6</w:t>
      </w:r>
      <w:r>
        <w:t>, 100114 (2022).</w:t>
      </w:r>
    </w:p>
    <w:p w14:paraId="743AA4B5" w14:textId="77777777" w:rsidR="000968D5" w:rsidRDefault="000968D5" w:rsidP="000968D5">
      <w:pPr>
        <w:pStyle w:val="Bibliography"/>
      </w:pPr>
      <w:r>
        <w:t xml:space="preserve">4. </w:t>
      </w:r>
      <w:r>
        <w:tab/>
        <w:t xml:space="preserve">Britten, G. L. </w:t>
      </w:r>
      <w:r>
        <w:rPr>
          <w:i/>
          <w:iCs/>
        </w:rPr>
        <w:t>et al.</w:t>
      </w:r>
      <w:r>
        <w:t xml:space="preserve"> Predator decline leads to decreased stability in a coastal fish community. </w:t>
      </w:r>
      <w:r>
        <w:rPr>
          <w:i/>
          <w:iCs/>
        </w:rPr>
        <w:t>Ecology letters</w:t>
      </w:r>
      <w:r>
        <w:t xml:space="preserve"> </w:t>
      </w:r>
      <w:r>
        <w:rPr>
          <w:b/>
          <w:bCs/>
        </w:rPr>
        <w:t>17</w:t>
      </w:r>
      <w:r>
        <w:t>, 1518–1525 (2014).</w:t>
      </w:r>
    </w:p>
    <w:p w14:paraId="08CDB802" w14:textId="77777777" w:rsidR="000968D5" w:rsidRDefault="000968D5" w:rsidP="000968D5">
      <w:pPr>
        <w:pStyle w:val="Bibliography"/>
      </w:pPr>
      <w:r>
        <w:t xml:space="preserve">5. </w:t>
      </w:r>
      <w:r>
        <w:tab/>
        <w:t xml:space="preserve">Roman, J. </w:t>
      </w:r>
      <w:r>
        <w:rPr>
          <w:i/>
          <w:iCs/>
        </w:rPr>
        <w:t>et al.</w:t>
      </w:r>
      <w:r>
        <w:t xml:space="preserve"> Whales as marine ecosystem engineers. </w:t>
      </w:r>
      <w:r>
        <w:rPr>
          <w:i/>
          <w:iCs/>
        </w:rPr>
        <w:t>Frontiers in Ecology and the Environment</w:t>
      </w:r>
      <w:r>
        <w:t xml:space="preserve"> </w:t>
      </w:r>
      <w:r>
        <w:rPr>
          <w:b/>
          <w:bCs/>
        </w:rPr>
        <w:t>12</w:t>
      </w:r>
      <w:r>
        <w:t>, 377–385 (2014).</w:t>
      </w:r>
    </w:p>
    <w:p w14:paraId="5718C8C4" w14:textId="77777777" w:rsidR="000968D5" w:rsidRDefault="000968D5" w:rsidP="000968D5">
      <w:pPr>
        <w:pStyle w:val="Bibliography"/>
      </w:pPr>
      <w:r>
        <w:t xml:space="preserve">6. </w:t>
      </w:r>
      <w:r>
        <w:tab/>
        <w:t xml:space="preserve">García Molinos, J. </w:t>
      </w:r>
      <w:r>
        <w:rPr>
          <w:i/>
          <w:iCs/>
        </w:rPr>
        <w:t>et al.</w:t>
      </w:r>
      <w:r>
        <w:t xml:space="preserve"> Climate velocity and the future global redistribution of marine biodiversity. </w:t>
      </w:r>
      <w:r>
        <w:rPr>
          <w:i/>
          <w:iCs/>
        </w:rPr>
        <w:t>Nature Climate Change</w:t>
      </w:r>
      <w:r>
        <w:t xml:space="preserve"> </w:t>
      </w:r>
      <w:r>
        <w:rPr>
          <w:b/>
          <w:bCs/>
        </w:rPr>
        <w:t>6</w:t>
      </w:r>
      <w:r>
        <w:t>, 83–88 (2016).</w:t>
      </w:r>
    </w:p>
    <w:p w14:paraId="6CDAEF34" w14:textId="77777777" w:rsidR="000968D5" w:rsidRDefault="000968D5" w:rsidP="000968D5">
      <w:pPr>
        <w:pStyle w:val="Bibliography"/>
      </w:pPr>
      <w:r>
        <w:t xml:space="preserve">7. </w:t>
      </w:r>
      <w:r>
        <w:tab/>
        <w:t>Holmes, E. E., Ward, E. J. &amp; Wills, K. MARSS: Multivariate autoregressive state-space models for analyzing time-series data. (2012).</w:t>
      </w:r>
    </w:p>
    <w:p w14:paraId="26177C3A" w14:textId="77777777" w:rsidR="000968D5" w:rsidRDefault="000968D5" w:rsidP="000968D5">
      <w:pPr>
        <w:pStyle w:val="Bibliography"/>
      </w:pPr>
      <w:r>
        <w:t xml:space="preserve">8. </w:t>
      </w:r>
      <w:r>
        <w:tab/>
        <w:t xml:space="preserve">Mazor, T. </w:t>
      </w:r>
      <w:r>
        <w:rPr>
          <w:i/>
          <w:iCs/>
        </w:rPr>
        <w:t>et al.</w:t>
      </w:r>
      <w:r>
        <w:t xml:space="preserve"> Global mismatch of policy and research on drivers of biodiversity loss. </w:t>
      </w:r>
      <w:r>
        <w:rPr>
          <w:i/>
          <w:iCs/>
        </w:rPr>
        <w:t>Nat. Ecol. Evol.</w:t>
      </w:r>
      <w:r>
        <w:t xml:space="preserve"> </w:t>
      </w:r>
      <w:r>
        <w:rPr>
          <w:b/>
          <w:bCs/>
        </w:rPr>
        <w:t>2</w:t>
      </w:r>
      <w:r>
        <w:t>, 1071–1074 (2018).</w:t>
      </w:r>
    </w:p>
    <w:p w14:paraId="6E058AEB" w14:textId="77777777" w:rsidR="000968D5" w:rsidRDefault="000968D5" w:rsidP="000968D5">
      <w:pPr>
        <w:pStyle w:val="Bibliography"/>
      </w:pPr>
      <w:r>
        <w:t xml:space="preserve">9. </w:t>
      </w:r>
      <w:r>
        <w:tab/>
        <w:t xml:space="preserve">Wang, J. The BBNJ agreement: Achievements and prospects. </w:t>
      </w:r>
      <w:r>
        <w:rPr>
          <w:i/>
          <w:iCs/>
        </w:rPr>
        <w:t>Chin. J. Environ. Law</w:t>
      </w:r>
      <w:r>
        <w:t xml:space="preserve"> </w:t>
      </w:r>
      <w:r>
        <w:rPr>
          <w:b/>
          <w:bCs/>
        </w:rPr>
        <w:t>9</w:t>
      </w:r>
      <w:r>
        <w:t>, 88–106 (2025).</w:t>
      </w:r>
    </w:p>
    <w:p w14:paraId="65AF4F02" w14:textId="77777777" w:rsidR="000968D5" w:rsidRDefault="000968D5" w:rsidP="000968D5">
      <w:pPr>
        <w:pStyle w:val="Bibliography"/>
      </w:pPr>
      <w:r>
        <w:t xml:space="preserve">10. </w:t>
      </w:r>
      <w:r>
        <w:tab/>
        <w:t xml:space="preserve">Stefanoudis, P. V. </w:t>
      </w:r>
      <w:r>
        <w:rPr>
          <w:i/>
          <w:iCs/>
        </w:rPr>
        <w:t>et al.</w:t>
      </w:r>
      <w:r>
        <w:t xml:space="preserve"> Turning the tide of parachute science. </w:t>
      </w:r>
      <w:r>
        <w:rPr>
          <w:i/>
          <w:iCs/>
        </w:rPr>
        <w:t>Curr. Biol.</w:t>
      </w:r>
      <w:r>
        <w:t xml:space="preserve"> </w:t>
      </w:r>
      <w:r>
        <w:rPr>
          <w:b/>
          <w:bCs/>
        </w:rPr>
        <w:t>31</w:t>
      </w:r>
      <w:r>
        <w:t>, R184–R185 (2021).</w:t>
      </w:r>
    </w:p>
    <w:p w14:paraId="1176E076" w14:textId="77777777" w:rsidR="000968D5" w:rsidRDefault="000968D5" w:rsidP="000968D5">
      <w:pPr>
        <w:pStyle w:val="Bibliography"/>
      </w:pPr>
      <w:r>
        <w:lastRenderedPageBreak/>
        <w:t xml:space="preserve">11. </w:t>
      </w:r>
      <w:r>
        <w:tab/>
        <w:t xml:space="preserve">Troudet, J., Grandcolas, P., Blin, A., Vignes-Lebbe, R. &amp; Legendre, F. Taxonomic bias in biodiversity data and societal preferences. </w:t>
      </w:r>
      <w:r>
        <w:rPr>
          <w:i/>
          <w:iCs/>
        </w:rPr>
        <w:t>Sci. Rep.</w:t>
      </w:r>
      <w:r>
        <w:t xml:space="preserve"> </w:t>
      </w:r>
      <w:r>
        <w:rPr>
          <w:b/>
          <w:bCs/>
        </w:rPr>
        <w:t>7</w:t>
      </w:r>
      <w:r>
        <w:t>, 9132 (2017).</w:t>
      </w:r>
    </w:p>
    <w:p w14:paraId="188DD574" w14:textId="77777777" w:rsidR="000968D5" w:rsidRDefault="000968D5" w:rsidP="000968D5">
      <w:pPr>
        <w:pStyle w:val="Bibliography"/>
      </w:pPr>
      <w:r>
        <w:t xml:space="preserve">12. </w:t>
      </w:r>
      <w:r>
        <w:tab/>
        <w:t xml:space="preserve">Dunic, J. C. </w:t>
      </w:r>
      <w:r>
        <w:rPr>
          <w:i/>
          <w:iCs/>
        </w:rPr>
        <w:t>et al.</w:t>
      </w:r>
      <w:r>
        <w:t xml:space="preserve"> Attributing the variability in direction and magnitude of local-scale marine biodiversity change to human activities. Preprint at https://doi.org/10.1101/162362 (2017).</w:t>
      </w:r>
    </w:p>
    <w:p w14:paraId="14427AAA" w14:textId="77777777" w:rsidR="000968D5" w:rsidRDefault="000968D5" w:rsidP="000968D5">
      <w:pPr>
        <w:pStyle w:val="Bibliography"/>
      </w:pPr>
      <w:r>
        <w:t xml:space="preserve">13. </w:t>
      </w:r>
      <w:r>
        <w:tab/>
        <w:t xml:space="preserve">Elahi, R. </w:t>
      </w:r>
      <w:r>
        <w:rPr>
          <w:i/>
          <w:iCs/>
        </w:rPr>
        <w:t>et al.</w:t>
      </w:r>
      <w:r>
        <w:t xml:space="preserve"> Recent Trends in Local-Scale Marine Biodiversity Reflect Community Structure and Human Impacts. </w:t>
      </w:r>
      <w:r>
        <w:rPr>
          <w:i/>
          <w:iCs/>
        </w:rPr>
        <w:t>Current Biology</w:t>
      </w:r>
      <w:r>
        <w:t xml:space="preserve"> </w:t>
      </w:r>
      <w:r>
        <w:rPr>
          <w:b/>
          <w:bCs/>
        </w:rPr>
        <w:t>25</w:t>
      </w:r>
      <w:r>
        <w:t>, 1938–1943 (2015).</w:t>
      </w:r>
    </w:p>
    <w:p w14:paraId="55689616" w14:textId="77777777" w:rsidR="000968D5" w:rsidRDefault="000968D5" w:rsidP="000968D5">
      <w:pPr>
        <w:pStyle w:val="Bibliography"/>
      </w:pPr>
      <w:r>
        <w:t xml:space="preserve">14. </w:t>
      </w:r>
      <w:r>
        <w:tab/>
        <w:t xml:space="preserve">Hillebrand, H. </w:t>
      </w:r>
      <w:r>
        <w:rPr>
          <w:i/>
          <w:iCs/>
        </w:rPr>
        <w:t>et al.</w:t>
      </w:r>
      <w:r>
        <w:t xml:space="preserve"> Biodiversity change is uncoupled from species richness trends: Consequences for conservation and monitoring. </w:t>
      </w:r>
      <w:r>
        <w:rPr>
          <w:i/>
          <w:iCs/>
        </w:rPr>
        <w:t>Journal of Applied Ecology</w:t>
      </w:r>
      <w:r>
        <w:t xml:space="preserve"> </w:t>
      </w:r>
      <w:r>
        <w:rPr>
          <w:b/>
          <w:bCs/>
        </w:rPr>
        <w:t>55</w:t>
      </w:r>
      <w:r>
        <w:t>, 169–184 (2018).</w:t>
      </w:r>
    </w:p>
    <w:p w14:paraId="2852AB07" w14:textId="77777777" w:rsidR="000968D5" w:rsidRDefault="000968D5" w:rsidP="000968D5">
      <w:pPr>
        <w:pStyle w:val="Bibliography"/>
      </w:pPr>
      <w:r>
        <w:t xml:space="preserve">15. </w:t>
      </w:r>
      <w:r>
        <w:tab/>
        <w:t xml:space="preserve">Siders, Z. A. </w:t>
      </w:r>
      <w:r>
        <w:rPr>
          <w:i/>
          <w:iCs/>
        </w:rPr>
        <w:t>et al.</w:t>
      </w:r>
      <w:r>
        <w:t xml:space="preserve"> Predicting time‐at‐depth weighted biodiversity patterns for sharks of the North Pacific. </w:t>
      </w:r>
      <w:r>
        <w:rPr>
          <w:i/>
          <w:iCs/>
        </w:rPr>
        <w:t>Ecography</w:t>
      </w:r>
      <w:r>
        <w:t xml:space="preserve"> </w:t>
      </w:r>
      <w:r>
        <w:rPr>
          <w:b/>
          <w:bCs/>
        </w:rPr>
        <w:t>2025</w:t>
      </w:r>
      <w:r>
        <w:t>, e07249 (2025).</w:t>
      </w:r>
    </w:p>
    <w:p w14:paraId="0677E7A4" w14:textId="77777777" w:rsidR="000968D5" w:rsidRDefault="000968D5" w:rsidP="000968D5">
      <w:pPr>
        <w:pStyle w:val="Bibliography"/>
      </w:pPr>
      <w:r>
        <w:t xml:space="preserve">16. </w:t>
      </w:r>
      <w:r>
        <w:tab/>
        <w:t>Bonar, S. A., Fehmi, J. S. &amp; Mercado-Silva, N. An overview of sampling issues in species diversity and abundance surveys. (2011).</w:t>
      </w:r>
    </w:p>
    <w:p w14:paraId="40FE259E" w14:textId="77777777" w:rsidR="000968D5" w:rsidRDefault="000968D5" w:rsidP="000968D5">
      <w:pPr>
        <w:pStyle w:val="Bibliography"/>
      </w:pPr>
      <w:r>
        <w:t xml:space="preserve">17. </w:t>
      </w:r>
      <w:r>
        <w:tab/>
        <w:t xml:space="preserve">McCauley, D. J. </w:t>
      </w:r>
      <w:r>
        <w:rPr>
          <w:i/>
          <w:iCs/>
        </w:rPr>
        <w:t>et al.</w:t>
      </w:r>
      <w:r>
        <w:t xml:space="preserve"> From wing to wing: the persistence of long ecological interaction chains in less-disturbed ecosystems. </w:t>
      </w:r>
      <w:r>
        <w:rPr>
          <w:i/>
          <w:iCs/>
        </w:rPr>
        <w:t>Scientific reports</w:t>
      </w:r>
      <w:r>
        <w:t xml:space="preserve"> </w:t>
      </w:r>
      <w:r>
        <w:rPr>
          <w:b/>
          <w:bCs/>
        </w:rPr>
        <w:t>2</w:t>
      </w:r>
      <w:r>
        <w:t>, 409 (2012).</w:t>
      </w:r>
    </w:p>
    <w:p w14:paraId="70F5EA39" w14:textId="77777777" w:rsidR="000968D5" w:rsidRDefault="000968D5" w:rsidP="000968D5">
      <w:pPr>
        <w:pStyle w:val="Bibliography"/>
      </w:pPr>
      <w:r>
        <w:t xml:space="preserve">18. </w:t>
      </w:r>
      <w:r>
        <w:tab/>
        <w:t xml:space="preserve">Brashares, J. S. </w:t>
      </w:r>
      <w:r>
        <w:rPr>
          <w:i/>
          <w:iCs/>
        </w:rPr>
        <w:t>et al.</w:t>
      </w:r>
      <w:r>
        <w:t xml:space="preserve"> Wildlife decline and social conflict. </w:t>
      </w:r>
      <w:r>
        <w:rPr>
          <w:i/>
          <w:iCs/>
        </w:rPr>
        <w:t>Science</w:t>
      </w:r>
      <w:r>
        <w:t xml:space="preserve"> </w:t>
      </w:r>
      <w:r>
        <w:rPr>
          <w:b/>
          <w:bCs/>
        </w:rPr>
        <w:t>345</w:t>
      </w:r>
      <w:r>
        <w:t>, 376–378 (2014).</w:t>
      </w:r>
    </w:p>
    <w:p w14:paraId="25278605" w14:textId="77777777" w:rsidR="000968D5" w:rsidRDefault="000968D5" w:rsidP="000968D5">
      <w:pPr>
        <w:pStyle w:val="Bibliography"/>
      </w:pPr>
      <w:r>
        <w:lastRenderedPageBreak/>
        <w:t xml:space="preserve">19. </w:t>
      </w:r>
      <w:r>
        <w:tab/>
        <w:t xml:space="preserve">Cisneros-Montemayor, A. M., Barnes-Mauthe, M., Al-Abdulrazzak, D., Navarro-Holm, E. &amp; Sumaila, U. R. Global economic value of shark ecotourism: implications for conservation. </w:t>
      </w:r>
      <w:r>
        <w:rPr>
          <w:i/>
          <w:iCs/>
        </w:rPr>
        <w:t>Oryx</w:t>
      </w:r>
      <w:r>
        <w:t xml:space="preserve"> </w:t>
      </w:r>
      <w:r>
        <w:rPr>
          <w:b/>
          <w:bCs/>
        </w:rPr>
        <w:t>47</w:t>
      </w:r>
      <w:r>
        <w:t>, 381–388 (2013).</w:t>
      </w:r>
    </w:p>
    <w:p w14:paraId="784D2449" w14:textId="77777777" w:rsidR="000968D5" w:rsidRDefault="000968D5" w:rsidP="000968D5">
      <w:pPr>
        <w:pStyle w:val="Bibliography"/>
      </w:pPr>
      <w:r>
        <w:t xml:space="preserve">20. </w:t>
      </w:r>
      <w:r>
        <w:tab/>
        <w:t xml:space="preserve">Golden, C. D. </w:t>
      </w:r>
      <w:r>
        <w:rPr>
          <w:i/>
          <w:iCs/>
        </w:rPr>
        <w:t>et al.</w:t>
      </w:r>
      <w:r>
        <w:t xml:space="preserve"> Nutrition: Fall in fish catch threatens human health. </w:t>
      </w:r>
      <w:r>
        <w:rPr>
          <w:i/>
          <w:iCs/>
        </w:rPr>
        <w:t>Nature</w:t>
      </w:r>
      <w:r>
        <w:t xml:space="preserve"> </w:t>
      </w:r>
      <w:r>
        <w:rPr>
          <w:b/>
          <w:bCs/>
        </w:rPr>
        <w:t>534</w:t>
      </w:r>
      <w:r>
        <w:t>, 317–320 (2016).</w:t>
      </w:r>
    </w:p>
    <w:p w14:paraId="427606BF" w14:textId="77777777" w:rsidR="000968D5" w:rsidRDefault="000968D5" w:rsidP="000968D5">
      <w:pPr>
        <w:pStyle w:val="Bibliography"/>
      </w:pPr>
      <w:r>
        <w:t xml:space="preserve">21. </w:t>
      </w:r>
      <w:r>
        <w:tab/>
        <w:t xml:space="preserve">Jaspars, M. </w:t>
      </w:r>
      <w:r>
        <w:rPr>
          <w:i/>
          <w:iCs/>
        </w:rPr>
        <w:t>et al.</w:t>
      </w:r>
      <w:r>
        <w:t xml:space="preserve"> The marine biodiscovery pipeline and ocean medicines of tomorrow. </w:t>
      </w:r>
      <w:r>
        <w:rPr>
          <w:i/>
          <w:iCs/>
        </w:rPr>
        <w:t>Journal of the Marine Biological Association of the United Kingdom</w:t>
      </w:r>
      <w:r>
        <w:t xml:space="preserve"> </w:t>
      </w:r>
      <w:r>
        <w:rPr>
          <w:b/>
          <w:bCs/>
        </w:rPr>
        <w:t>96</w:t>
      </w:r>
      <w:r>
        <w:t>, 151–158 (2016).</w:t>
      </w:r>
    </w:p>
    <w:p w14:paraId="44ED9B89" w14:textId="77777777" w:rsidR="000968D5" w:rsidRDefault="000968D5" w:rsidP="000968D5">
      <w:pPr>
        <w:pStyle w:val="Bibliography"/>
      </w:pPr>
      <w:r>
        <w:t xml:space="preserve">22. </w:t>
      </w:r>
      <w:r>
        <w:tab/>
        <w:t xml:space="preserve">Huveneers, C. </w:t>
      </w:r>
      <w:r>
        <w:rPr>
          <w:i/>
          <w:iCs/>
        </w:rPr>
        <w:t>et al.</w:t>
      </w:r>
      <w:r>
        <w:t xml:space="preserve"> The economic value of shark-diving tourism in Australia. </w:t>
      </w:r>
      <w:r>
        <w:rPr>
          <w:i/>
          <w:iCs/>
        </w:rPr>
        <w:t>Reviews in Fish Biology and Fisheries</w:t>
      </w:r>
      <w:r>
        <w:t xml:space="preserve"> </w:t>
      </w:r>
      <w:r>
        <w:rPr>
          <w:b/>
          <w:bCs/>
        </w:rPr>
        <w:t>27</w:t>
      </w:r>
      <w:r>
        <w:t>, 665–680 (2017).</w:t>
      </w:r>
    </w:p>
    <w:p w14:paraId="6A74C1EA" w14:textId="77777777" w:rsidR="000968D5" w:rsidRDefault="000968D5" w:rsidP="000968D5">
      <w:pPr>
        <w:pStyle w:val="Bibliography"/>
      </w:pPr>
      <w:r>
        <w:t xml:space="preserve">23. </w:t>
      </w:r>
      <w:r>
        <w:tab/>
        <w:t xml:space="preserve">Costello, M. J. </w:t>
      </w:r>
      <w:r>
        <w:rPr>
          <w:i/>
          <w:iCs/>
        </w:rPr>
        <w:t>et al.</w:t>
      </w:r>
      <w:r>
        <w:t xml:space="preserve"> A census of marine biodiversity knowledge, resources, and future challenges. </w:t>
      </w:r>
      <w:r>
        <w:rPr>
          <w:i/>
          <w:iCs/>
        </w:rPr>
        <w:t>PloS one</w:t>
      </w:r>
      <w:r>
        <w:t xml:space="preserve"> </w:t>
      </w:r>
      <w:r>
        <w:rPr>
          <w:b/>
          <w:bCs/>
        </w:rPr>
        <w:t>5</w:t>
      </w:r>
      <w:r>
        <w:t>, e12110 (2010).</w:t>
      </w:r>
    </w:p>
    <w:p w14:paraId="1C402479" w14:textId="77777777" w:rsidR="000968D5" w:rsidRDefault="000968D5" w:rsidP="000968D5">
      <w:pPr>
        <w:pStyle w:val="Bibliography"/>
      </w:pPr>
      <w:r>
        <w:t xml:space="preserve">24. </w:t>
      </w:r>
      <w:r>
        <w:tab/>
        <w:t xml:space="preserve">Bar-On, Y. M., Phillips, R. &amp; Milo, R. The biomass distribution on Earth. </w:t>
      </w:r>
      <w:r>
        <w:rPr>
          <w:i/>
          <w:iCs/>
        </w:rPr>
        <w:t>Proc. Natl. Acad. Sci. U.S.A.</w:t>
      </w:r>
      <w:r>
        <w:t xml:space="preserve"> </w:t>
      </w:r>
      <w:r>
        <w:rPr>
          <w:b/>
          <w:bCs/>
        </w:rPr>
        <w:t>115</w:t>
      </w:r>
      <w:r>
        <w:t>, 6506–6511 (2018).</w:t>
      </w:r>
    </w:p>
    <w:p w14:paraId="63C3F019" w14:textId="77777777" w:rsidR="000968D5" w:rsidRDefault="000968D5" w:rsidP="000968D5">
      <w:pPr>
        <w:pStyle w:val="Bibliography"/>
      </w:pPr>
      <w:r>
        <w:t xml:space="preserve">25. </w:t>
      </w:r>
      <w:r>
        <w:tab/>
        <w:t xml:space="preserve">Ruckelshaus, M. H. </w:t>
      </w:r>
      <w:r>
        <w:rPr>
          <w:i/>
          <w:iCs/>
        </w:rPr>
        <w:t>et al.</w:t>
      </w:r>
      <w:r>
        <w:t xml:space="preserve"> The IPBES Global Assessment: Pathways to action. </w:t>
      </w:r>
      <w:r>
        <w:rPr>
          <w:i/>
          <w:iCs/>
        </w:rPr>
        <w:t>Trends Ecol. Evol.</w:t>
      </w:r>
      <w:r>
        <w:t xml:space="preserve"> </w:t>
      </w:r>
      <w:r>
        <w:rPr>
          <w:b/>
          <w:bCs/>
        </w:rPr>
        <w:t>35</w:t>
      </w:r>
      <w:r>
        <w:t>, 407–414 (2020).</w:t>
      </w:r>
    </w:p>
    <w:p w14:paraId="6EDEED7C" w14:textId="77777777" w:rsidR="000968D5" w:rsidRDefault="000968D5" w:rsidP="000968D5">
      <w:pPr>
        <w:pStyle w:val="Bibliography"/>
      </w:pPr>
      <w:r>
        <w:t xml:space="preserve">26. </w:t>
      </w:r>
      <w:r>
        <w:tab/>
        <w:t xml:space="preserve">Rodrigues, A. S. L., Pilgrim, J. D., Lamoreux, J. F., Hoffmann, M. &amp; Brooks, T. M. The value of the IUCN Red List for conservation. </w:t>
      </w:r>
      <w:r>
        <w:rPr>
          <w:i/>
          <w:iCs/>
        </w:rPr>
        <w:t>Trends Ecol. Evol.</w:t>
      </w:r>
      <w:r>
        <w:t xml:space="preserve"> </w:t>
      </w:r>
      <w:r>
        <w:rPr>
          <w:b/>
          <w:bCs/>
        </w:rPr>
        <w:t>21</w:t>
      </w:r>
      <w:r>
        <w:t>, 71–76 (2006).</w:t>
      </w:r>
    </w:p>
    <w:p w14:paraId="7949984B" w14:textId="77777777" w:rsidR="000968D5" w:rsidRDefault="000968D5" w:rsidP="000968D5">
      <w:pPr>
        <w:pStyle w:val="Bibliography"/>
      </w:pPr>
      <w:r>
        <w:lastRenderedPageBreak/>
        <w:t xml:space="preserve">27. </w:t>
      </w:r>
      <w:r>
        <w:tab/>
        <w:t xml:space="preserve">McRae, L. </w:t>
      </w:r>
      <w:r>
        <w:rPr>
          <w:i/>
          <w:iCs/>
        </w:rPr>
        <w:t>et al.</w:t>
      </w:r>
      <w:r>
        <w:t xml:space="preserve"> The utility of the Living Planet Index as a policy tool and for measuring nature recovery. </w:t>
      </w:r>
      <w:r>
        <w:rPr>
          <w:i/>
          <w:iCs/>
        </w:rPr>
        <w:t>Philos. Trans. R. Soc. Lond. B Biol. Sci.</w:t>
      </w:r>
      <w:r>
        <w:t xml:space="preserve"> </w:t>
      </w:r>
      <w:r>
        <w:rPr>
          <w:b/>
          <w:bCs/>
        </w:rPr>
        <w:t>380</w:t>
      </w:r>
      <w:r>
        <w:t>, 20230207 (2025).</w:t>
      </w:r>
    </w:p>
    <w:p w14:paraId="176464F8" w14:textId="77777777" w:rsidR="000968D5" w:rsidRDefault="000968D5" w:rsidP="000968D5">
      <w:pPr>
        <w:pStyle w:val="Bibliography"/>
      </w:pPr>
      <w:r>
        <w:t xml:space="preserve">28. </w:t>
      </w:r>
      <w:r>
        <w:tab/>
        <w:t xml:space="preserve">Tanzer, J. </w:t>
      </w:r>
      <w:r>
        <w:rPr>
          <w:i/>
          <w:iCs/>
        </w:rPr>
        <w:t>et al.</w:t>
      </w:r>
      <w:r>
        <w:t xml:space="preserve"> Living blue planet report: species, habitats and human well-being. (2015).</w:t>
      </w:r>
    </w:p>
    <w:p w14:paraId="01822AFB" w14:textId="77777777" w:rsidR="000968D5" w:rsidRDefault="000968D5" w:rsidP="000968D5">
      <w:pPr>
        <w:pStyle w:val="Bibliography"/>
      </w:pPr>
      <w:r>
        <w:t xml:space="preserve">29. </w:t>
      </w:r>
      <w:r>
        <w:tab/>
        <w:t xml:space="preserve">Hilborn, R. </w:t>
      </w:r>
      <w:r>
        <w:rPr>
          <w:i/>
          <w:iCs/>
        </w:rPr>
        <w:t>et al.</w:t>
      </w:r>
      <w:r>
        <w:t xml:space="preserve"> Recent trends in abundance and fishing pressure of agency‐assessed small pelagic fish stocks. </w:t>
      </w:r>
      <w:r>
        <w:rPr>
          <w:i/>
          <w:iCs/>
        </w:rPr>
        <w:t>Fish and Fisheries</w:t>
      </w:r>
      <w:r>
        <w:t xml:space="preserve"> </w:t>
      </w:r>
      <w:r>
        <w:rPr>
          <w:b/>
          <w:bCs/>
        </w:rPr>
        <w:t>23</w:t>
      </w:r>
      <w:r>
        <w:t>, 1313–1331 (2022).</w:t>
      </w:r>
    </w:p>
    <w:p w14:paraId="79B78B17" w14:textId="77777777" w:rsidR="000968D5" w:rsidRDefault="000968D5" w:rsidP="000968D5">
      <w:pPr>
        <w:pStyle w:val="Bibliography"/>
      </w:pPr>
      <w:r>
        <w:t xml:space="preserve">30. </w:t>
      </w:r>
      <w:r>
        <w:tab/>
        <w:t xml:space="preserve">Pacoureau, N. </w:t>
      </w:r>
      <w:r>
        <w:rPr>
          <w:i/>
          <w:iCs/>
        </w:rPr>
        <w:t>et al.</w:t>
      </w:r>
      <w:r>
        <w:t xml:space="preserve"> Half a century of global decline in oceanic sharks and rays. </w:t>
      </w:r>
      <w:r>
        <w:rPr>
          <w:i/>
          <w:iCs/>
        </w:rPr>
        <w:t>Nature</w:t>
      </w:r>
      <w:r>
        <w:t xml:space="preserve"> </w:t>
      </w:r>
      <w:r>
        <w:rPr>
          <w:b/>
          <w:bCs/>
        </w:rPr>
        <w:t>589</w:t>
      </w:r>
      <w:r>
        <w:t>, 567–571 (2021).</w:t>
      </w:r>
    </w:p>
    <w:p w14:paraId="115FDC22" w14:textId="77777777" w:rsidR="000968D5" w:rsidRDefault="000968D5" w:rsidP="000968D5">
      <w:pPr>
        <w:pStyle w:val="Bibliography"/>
      </w:pPr>
      <w:r>
        <w:t xml:space="preserve">31. </w:t>
      </w:r>
      <w:r>
        <w:tab/>
        <w:t xml:space="preserve">Krumhansl, K. A. </w:t>
      </w:r>
      <w:r>
        <w:rPr>
          <w:i/>
          <w:iCs/>
        </w:rPr>
        <w:t>et al.</w:t>
      </w:r>
      <w:r>
        <w:t xml:space="preserve"> Global patterns of kelp forest change over the past half-century. </w:t>
      </w:r>
      <w:r>
        <w:rPr>
          <w:i/>
          <w:iCs/>
        </w:rPr>
        <w:t>Proc. Natl. Acad. Sci. U.S.A.</w:t>
      </w:r>
      <w:r>
        <w:t xml:space="preserve"> </w:t>
      </w:r>
      <w:r>
        <w:rPr>
          <w:b/>
          <w:bCs/>
        </w:rPr>
        <w:t>113</w:t>
      </w:r>
      <w:r>
        <w:t>, 13785–13790 (2016).</w:t>
      </w:r>
    </w:p>
    <w:p w14:paraId="258CBD39" w14:textId="77777777" w:rsidR="000968D5" w:rsidRDefault="000968D5" w:rsidP="000968D5">
      <w:pPr>
        <w:pStyle w:val="Bibliography"/>
      </w:pPr>
      <w:r>
        <w:t xml:space="preserve">32. </w:t>
      </w:r>
      <w:r>
        <w:tab/>
        <w:t xml:space="preserve">Costello, M. J. </w:t>
      </w:r>
      <w:r>
        <w:rPr>
          <w:i/>
          <w:iCs/>
        </w:rPr>
        <w:t>et al.</w:t>
      </w:r>
      <w:r>
        <w:t xml:space="preserve"> Global coordination and standardisation in marine biodiversity through the World Register of Marine Species (WoRMS) and related databases. </w:t>
      </w:r>
      <w:r>
        <w:rPr>
          <w:i/>
          <w:iCs/>
        </w:rPr>
        <w:t>PloS one</w:t>
      </w:r>
      <w:r>
        <w:t xml:space="preserve"> </w:t>
      </w:r>
      <w:r>
        <w:rPr>
          <w:b/>
          <w:bCs/>
        </w:rPr>
        <w:t>8</w:t>
      </w:r>
      <w:r>
        <w:t>, e51629 (2013).</w:t>
      </w:r>
    </w:p>
    <w:p w14:paraId="23440861" w14:textId="77777777" w:rsidR="000968D5" w:rsidRDefault="000968D5" w:rsidP="000968D5">
      <w:pPr>
        <w:pStyle w:val="Bibliography"/>
      </w:pPr>
      <w:r>
        <w:t xml:space="preserve">33. </w:t>
      </w:r>
      <w:r>
        <w:tab/>
        <w:t xml:space="preserve">Bunting, P. </w:t>
      </w:r>
      <w:r>
        <w:rPr>
          <w:i/>
          <w:iCs/>
        </w:rPr>
        <w:t>et al.</w:t>
      </w:r>
      <w:r>
        <w:t xml:space="preserve"> Global Mangrove Extent Change 1996–2020: Global Mangrove Watch Version 3.0. </w:t>
      </w:r>
      <w:r>
        <w:rPr>
          <w:i/>
          <w:iCs/>
        </w:rPr>
        <w:t>Remote Sensing</w:t>
      </w:r>
      <w:r>
        <w:t xml:space="preserve"> </w:t>
      </w:r>
      <w:r>
        <w:rPr>
          <w:b/>
          <w:bCs/>
        </w:rPr>
        <w:t>14</w:t>
      </w:r>
      <w:r>
        <w:t>, 3657 (2022).</w:t>
      </w:r>
    </w:p>
    <w:p w14:paraId="04022E75" w14:textId="77777777" w:rsidR="000968D5" w:rsidRDefault="000968D5" w:rsidP="000968D5">
      <w:pPr>
        <w:pStyle w:val="Bibliography"/>
      </w:pPr>
      <w:r>
        <w:t xml:space="preserve">34. </w:t>
      </w:r>
      <w:r>
        <w:tab/>
        <w:t xml:space="preserve">Mcowen, C. J. </w:t>
      </w:r>
      <w:r>
        <w:rPr>
          <w:i/>
          <w:iCs/>
        </w:rPr>
        <w:t>et al.</w:t>
      </w:r>
      <w:r>
        <w:t xml:space="preserve"> A global map of saltmarshes. </w:t>
      </w:r>
      <w:r>
        <w:rPr>
          <w:i/>
          <w:iCs/>
        </w:rPr>
        <w:t>Biodiversity data journal</w:t>
      </w:r>
      <w:r>
        <w:t xml:space="preserve"> e11764 (2017).</w:t>
      </w:r>
    </w:p>
    <w:p w14:paraId="62BD0157" w14:textId="77777777" w:rsidR="000968D5" w:rsidRDefault="000968D5" w:rsidP="000968D5">
      <w:pPr>
        <w:pStyle w:val="Bibliography"/>
      </w:pPr>
      <w:r>
        <w:t xml:space="preserve">35. </w:t>
      </w:r>
      <w:r>
        <w:tab/>
        <w:t xml:space="preserve">Souter, D. </w:t>
      </w:r>
      <w:r>
        <w:rPr>
          <w:i/>
          <w:iCs/>
        </w:rPr>
        <w:t>et al.</w:t>
      </w:r>
      <w:r>
        <w:t xml:space="preserve"> Status of coral reefs of the world: 2020: summary for policymakers. (2021).</w:t>
      </w:r>
    </w:p>
    <w:p w14:paraId="07E94159" w14:textId="77777777" w:rsidR="000968D5" w:rsidRDefault="000968D5" w:rsidP="000968D5">
      <w:pPr>
        <w:pStyle w:val="Bibliography"/>
      </w:pPr>
      <w:r>
        <w:lastRenderedPageBreak/>
        <w:t xml:space="preserve">36. </w:t>
      </w:r>
      <w:r>
        <w:tab/>
        <w:t xml:space="preserve">Dunic, J. C., Brown, C. J., Connolly, R. M., Turschwell, M. P. &amp; Côté, I. M. Long‐term declines and recovery of meadow area across the world’s seagrass bioregions. </w:t>
      </w:r>
      <w:r>
        <w:rPr>
          <w:i/>
          <w:iCs/>
        </w:rPr>
        <w:t>Global Change Biology</w:t>
      </w:r>
      <w:r>
        <w:t xml:space="preserve"> </w:t>
      </w:r>
      <w:r>
        <w:rPr>
          <w:b/>
          <w:bCs/>
        </w:rPr>
        <w:t>27</w:t>
      </w:r>
      <w:r>
        <w:t>, 4096–4109 (2021).</w:t>
      </w:r>
    </w:p>
    <w:p w14:paraId="1A7CA589" w14:textId="77777777" w:rsidR="000968D5" w:rsidRDefault="000968D5" w:rsidP="000968D5">
      <w:pPr>
        <w:pStyle w:val="Bibliography"/>
      </w:pPr>
      <w:r>
        <w:t xml:space="preserve">37. </w:t>
      </w:r>
      <w:r>
        <w:tab/>
        <w:t xml:space="preserve">Campbell, A. D., Fatoyinbo, L., Goldberg, L. &amp; Lagomasino, D. Global hotspots of salt marsh change and carbon emissions. </w:t>
      </w:r>
      <w:r>
        <w:rPr>
          <w:i/>
          <w:iCs/>
        </w:rPr>
        <w:t>Nature</w:t>
      </w:r>
      <w:r>
        <w:t xml:space="preserve"> </w:t>
      </w:r>
      <w:r>
        <w:rPr>
          <w:b/>
          <w:bCs/>
        </w:rPr>
        <w:t>612</w:t>
      </w:r>
      <w:r>
        <w:t>, 701–706 (2022).</w:t>
      </w:r>
    </w:p>
    <w:p w14:paraId="3AE74712" w14:textId="77777777" w:rsidR="000968D5" w:rsidRDefault="000968D5" w:rsidP="000968D5">
      <w:pPr>
        <w:pStyle w:val="Bibliography"/>
      </w:pPr>
      <w:r>
        <w:t xml:space="preserve">38. </w:t>
      </w:r>
      <w:r>
        <w:tab/>
        <w:t xml:space="preserve">Friess, D. A. </w:t>
      </w:r>
      <w:r>
        <w:rPr>
          <w:i/>
          <w:iCs/>
        </w:rPr>
        <w:t>et al.</w:t>
      </w:r>
      <w:r>
        <w:t xml:space="preserve"> The state of the world’s mangrove forests: past, present, and future. </w:t>
      </w:r>
      <w:r>
        <w:rPr>
          <w:i/>
          <w:iCs/>
        </w:rPr>
        <w:t>Annual Review of Environment and Resources</w:t>
      </w:r>
      <w:r>
        <w:t xml:space="preserve"> </w:t>
      </w:r>
      <w:r>
        <w:rPr>
          <w:b/>
          <w:bCs/>
        </w:rPr>
        <w:t>44</w:t>
      </w:r>
      <w:r>
        <w:t>, 89–115 (2019).</w:t>
      </w:r>
    </w:p>
    <w:p w14:paraId="559E5042" w14:textId="77777777" w:rsidR="000968D5" w:rsidRDefault="000968D5" w:rsidP="000968D5">
      <w:pPr>
        <w:pStyle w:val="Bibliography"/>
      </w:pPr>
      <w:r>
        <w:t xml:space="preserve">39. </w:t>
      </w:r>
      <w:r>
        <w:tab/>
        <w:t xml:space="preserve">Doubleday, Z. A. </w:t>
      </w:r>
      <w:r>
        <w:rPr>
          <w:i/>
          <w:iCs/>
        </w:rPr>
        <w:t>et al.</w:t>
      </w:r>
      <w:r>
        <w:t xml:space="preserve"> Global proliferation of cephalopods. </w:t>
      </w:r>
      <w:r>
        <w:rPr>
          <w:i/>
          <w:iCs/>
        </w:rPr>
        <w:t>Current Biology</w:t>
      </w:r>
      <w:r>
        <w:t xml:space="preserve"> </w:t>
      </w:r>
      <w:r>
        <w:rPr>
          <w:b/>
          <w:bCs/>
        </w:rPr>
        <w:t>26</w:t>
      </w:r>
      <w:r>
        <w:t>, R406–R407 (2016).</w:t>
      </w:r>
    </w:p>
    <w:p w14:paraId="3579E232" w14:textId="77777777" w:rsidR="000968D5" w:rsidRDefault="000968D5" w:rsidP="000968D5">
      <w:pPr>
        <w:pStyle w:val="Bibliography"/>
      </w:pPr>
      <w:r>
        <w:t xml:space="preserve">40. </w:t>
      </w:r>
      <w:r>
        <w:tab/>
        <w:t xml:space="preserve">Rex, M. </w:t>
      </w:r>
      <w:r>
        <w:rPr>
          <w:i/>
          <w:iCs/>
        </w:rPr>
        <w:t>et al.</w:t>
      </w:r>
      <w:r>
        <w:t xml:space="preserve"> Global bathymetric patterns of standing stock and body size in the deep-sea benthos. </w:t>
      </w:r>
      <w:r>
        <w:rPr>
          <w:i/>
          <w:iCs/>
        </w:rPr>
        <w:t>Mar. Ecol. Prog. Ser.</w:t>
      </w:r>
      <w:r>
        <w:t xml:space="preserve"> </w:t>
      </w:r>
      <w:r>
        <w:rPr>
          <w:b/>
          <w:bCs/>
        </w:rPr>
        <w:t>317</w:t>
      </w:r>
      <w:r>
        <w:t>, 1–8 (2006).</w:t>
      </w:r>
    </w:p>
    <w:p w14:paraId="1FE7796C" w14:textId="77777777" w:rsidR="000968D5" w:rsidRDefault="000968D5" w:rsidP="000968D5">
      <w:pPr>
        <w:pStyle w:val="Bibliography"/>
      </w:pPr>
      <w:r>
        <w:t xml:space="preserve">41. </w:t>
      </w:r>
      <w:r>
        <w:tab/>
        <w:t xml:space="preserve">Snelgrove, P. V. R. Getting to the Bottom of Marine Biodiversity: Sedimentary Habitats. </w:t>
      </w:r>
      <w:r>
        <w:rPr>
          <w:i/>
          <w:iCs/>
        </w:rPr>
        <w:t>BioScience</w:t>
      </w:r>
      <w:r>
        <w:t xml:space="preserve"> </w:t>
      </w:r>
      <w:r>
        <w:rPr>
          <w:b/>
          <w:bCs/>
        </w:rPr>
        <w:t>49</w:t>
      </w:r>
      <w:r>
        <w:t>, 129 (1999).</w:t>
      </w:r>
    </w:p>
    <w:p w14:paraId="0E29F53C" w14:textId="77777777" w:rsidR="000968D5" w:rsidRDefault="000968D5" w:rsidP="000968D5">
      <w:pPr>
        <w:pStyle w:val="Bibliography"/>
      </w:pPr>
      <w:r>
        <w:t xml:space="preserve">42. </w:t>
      </w:r>
      <w:r>
        <w:tab/>
        <w:t xml:space="preserve">Colléter, M. </w:t>
      </w:r>
      <w:r>
        <w:rPr>
          <w:i/>
          <w:iCs/>
        </w:rPr>
        <w:t>et al.</w:t>
      </w:r>
      <w:r>
        <w:t xml:space="preserve"> Global overview of the applications of the Ecopath with Ecosim modeling approach using the EcoBase models repository. </w:t>
      </w:r>
      <w:r>
        <w:rPr>
          <w:i/>
          <w:iCs/>
        </w:rPr>
        <w:t>Ecological Modelling</w:t>
      </w:r>
      <w:r>
        <w:t xml:space="preserve"> </w:t>
      </w:r>
      <w:r>
        <w:rPr>
          <w:b/>
          <w:bCs/>
        </w:rPr>
        <w:t>302</w:t>
      </w:r>
      <w:r>
        <w:t>, 42–53 (2015).</w:t>
      </w:r>
    </w:p>
    <w:p w14:paraId="7AB1BFD5" w14:textId="77777777" w:rsidR="000968D5" w:rsidRDefault="000968D5" w:rsidP="000968D5">
      <w:pPr>
        <w:pStyle w:val="Bibliography"/>
      </w:pPr>
      <w:r>
        <w:t xml:space="preserve">43. </w:t>
      </w:r>
      <w:r>
        <w:tab/>
        <w:t xml:space="preserve">Sethi, S. A. </w:t>
      </w:r>
      <w:r>
        <w:rPr>
          <w:i/>
          <w:iCs/>
        </w:rPr>
        <w:t>et al.</w:t>
      </w:r>
      <w:r>
        <w:t xml:space="preserve"> Challenges and Opportunities for Strengthening Bottom‐Tow Fisheries Sustainability. </w:t>
      </w:r>
      <w:r>
        <w:rPr>
          <w:i/>
          <w:iCs/>
        </w:rPr>
        <w:t>Fish and Fisheries</w:t>
      </w:r>
      <w:r>
        <w:t xml:space="preserve"> (2026).</w:t>
      </w:r>
    </w:p>
    <w:p w14:paraId="101941B2" w14:textId="77777777" w:rsidR="000968D5" w:rsidRDefault="000968D5" w:rsidP="000968D5">
      <w:pPr>
        <w:pStyle w:val="Bibliography"/>
      </w:pPr>
      <w:r>
        <w:t xml:space="preserve">44. </w:t>
      </w:r>
      <w:r>
        <w:tab/>
        <w:t xml:space="preserve">Hiddink, J. G. </w:t>
      </w:r>
      <w:r>
        <w:rPr>
          <w:i/>
          <w:iCs/>
        </w:rPr>
        <w:t>et al.</w:t>
      </w:r>
      <w:r>
        <w:t xml:space="preserve"> Global analysis of depletion and recovery of seabed biota after bottom trawling disturbance. </w:t>
      </w:r>
      <w:r>
        <w:rPr>
          <w:i/>
          <w:iCs/>
        </w:rPr>
        <w:t>Proc. Natl. Acad. Sci. U.S.A.</w:t>
      </w:r>
      <w:r>
        <w:t xml:space="preserve"> </w:t>
      </w:r>
      <w:r>
        <w:rPr>
          <w:b/>
          <w:bCs/>
        </w:rPr>
        <w:t>114</w:t>
      </w:r>
      <w:r>
        <w:t>, 8301–8306 (2017).</w:t>
      </w:r>
    </w:p>
    <w:p w14:paraId="33FA121F" w14:textId="77777777" w:rsidR="000968D5" w:rsidRDefault="000968D5" w:rsidP="000968D5">
      <w:pPr>
        <w:pStyle w:val="Bibliography"/>
      </w:pPr>
      <w:r>
        <w:lastRenderedPageBreak/>
        <w:t xml:space="preserve">45. </w:t>
      </w:r>
      <w:r>
        <w:tab/>
        <w:t xml:space="preserve">Mazor, T. </w:t>
      </w:r>
      <w:r>
        <w:rPr>
          <w:i/>
          <w:iCs/>
        </w:rPr>
        <w:t>et al.</w:t>
      </w:r>
      <w:r>
        <w:t xml:space="preserve"> Trawl fishing impacts on the status of seabed fauna in diverse regions of the globe. </w:t>
      </w:r>
      <w:r>
        <w:rPr>
          <w:i/>
          <w:iCs/>
        </w:rPr>
        <w:t>Fish and Fisheries</w:t>
      </w:r>
      <w:r>
        <w:t xml:space="preserve"> </w:t>
      </w:r>
      <w:r>
        <w:rPr>
          <w:b/>
          <w:bCs/>
        </w:rPr>
        <w:t>22</w:t>
      </w:r>
      <w:r>
        <w:t>, 72–86 (2021).</w:t>
      </w:r>
    </w:p>
    <w:p w14:paraId="1B95FB8B" w14:textId="77777777" w:rsidR="000968D5" w:rsidRDefault="000968D5" w:rsidP="000968D5">
      <w:pPr>
        <w:pStyle w:val="Bibliography"/>
      </w:pPr>
      <w:r>
        <w:t xml:space="preserve">46. </w:t>
      </w:r>
      <w:r>
        <w:tab/>
        <w:t xml:space="preserve">Pitcher, C. R. </w:t>
      </w:r>
      <w:r>
        <w:rPr>
          <w:i/>
          <w:iCs/>
        </w:rPr>
        <w:t>et al.</w:t>
      </w:r>
      <w:r>
        <w:t xml:space="preserve"> Trawl impacts on the relative status of biotic communities of seabed sedimentary habitats in 24 regions worldwide. </w:t>
      </w:r>
      <w:r>
        <w:rPr>
          <w:i/>
          <w:iCs/>
        </w:rPr>
        <w:t>Proc. Natl. Acad. Sci. U.S.A.</w:t>
      </w:r>
      <w:r>
        <w:t xml:space="preserve"> </w:t>
      </w:r>
      <w:r>
        <w:rPr>
          <w:b/>
          <w:bCs/>
        </w:rPr>
        <w:t>119</w:t>
      </w:r>
      <w:r>
        <w:t>, e2109449119 (2022).</w:t>
      </w:r>
    </w:p>
    <w:p w14:paraId="63DFB386" w14:textId="77777777" w:rsidR="000968D5" w:rsidRDefault="000968D5" w:rsidP="000968D5">
      <w:pPr>
        <w:pStyle w:val="Bibliography"/>
      </w:pPr>
      <w:r>
        <w:t xml:space="preserve">47. </w:t>
      </w:r>
      <w:r>
        <w:tab/>
        <w:t>Global Fishing Watch. Global Apparent Fishing Effort Dataset, Version 3.0. https://doi.org/10.5281/zenodo.14982712 (2025).</w:t>
      </w:r>
    </w:p>
    <w:p w14:paraId="17F70615" w14:textId="77777777" w:rsidR="000968D5" w:rsidRDefault="000968D5" w:rsidP="000968D5">
      <w:pPr>
        <w:pStyle w:val="Bibliography"/>
      </w:pPr>
      <w:r>
        <w:t xml:space="preserve">48. </w:t>
      </w:r>
      <w:r>
        <w:tab/>
        <w:t xml:space="preserve">Amoroso, R. O. </w:t>
      </w:r>
      <w:r>
        <w:rPr>
          <w:i/>
          <w:iCs/>
        </w:rPr>
        <w:t>et al.</w:t>
      </w:r>
      <w:r>
        <w:t xml:space="preserve"> Bottom trawl fishing footprints on the world’s continental shelves. </w:t>
      </w:r>
      <w:r>
        <w:rPr>
          <w:i/>
          <w:iCs/>
        </w:rPr>
        <w:t>Proc. Natl. Acad. Sci. U.S.A.</w:t>
      </w:r>
      <w:r>
        <w:t xml:space="preserve"> </w:t>
      </w:r>
      <w:r>
        <w:rPr>
          <w:b/>
          <w:bCs/>
        </w:rPr>
        <w:t>115</w:t>
      </w:r>
      <w:r>
        <w:t>, (2018).</w:t>
      </w:r>
    </w:p>
    <w:p w14:paraId="7AB10467" w14:textId="77777777" w:rsidR="000968D5" w:rsidRDefault="000968D5" w:rsidP="000968D5">
      <w:pPr>
        <w:pStyle w:val="Bibliography"/>
      </w:pPr>
      <w:r>
        <w:t xml:space="preserve">49. </w:t>
      </w:r>
      <w:r>
        <w:tab/>
        <w:t xml:space="preserve">Rousseau, Y., Watson, R. A., Blanchard, J. L. &amp; Fulton, E. A. Evolution of global marine fishing fleets and the response of fished resources. </w:t>
      </w:r>
      <w:r>
        <w:rPr>
          <w:i/>
          <w:iCs/>
        </w:rPr>
        <w:t>Proceedings of the national academy of sciences</w:t>
      </w:r>
      <w:r>
        <w:t xml:space="preserve"> </w:t>
      </w:r>
      <w:r>
        <w:rPr>
          <w:b/>
          <w:bCs/>
        </w:rPr>
        <w:t>116</w:t>
      </w:r>
      <w:r>
        <w:t>, 12238–12243 (2019).</w:t>
      </w:r>
    </w:p>
    <w:p w14:paraId="7402ED22" w14:textId="77777777" w:rsidR="000968D5" w:rsidRDefault="000968D5" w:rsidP="000968D5">
      <w:pPr>
        <w:pStyle w:val="Bibliography"/>
      </w:pPr>
      <w:r>
        <w:t xml:space="preserve">50. </w:t>
      </w:r>
      <w:r>
        <w:tab/>
        <w:t xml:space="preserve">Wang, T., Hilborn, R. &amp; Webster, M. Exploitation bias in the Living Planet Index reflects fisheries trends more than overall vertebrate biodiversity. </w:t>
      </w:r>
      <w:r>
        <w:rPr>
          <w:i/>
          <w:iCs/>
        </w:rPr>
        <w:t>In Review</w:t>
      </w:r>
      <w:r>
        <w:t>.</w:t>
      </w:r>
    </w:p>
    <w:p w14:paraId="2F502C29" w14:textId="77777777" w:rsidR="000968D5" w:rsidRDefault="000968D5" w:rsidP="000968D5">
      <w:pPr>
        <w:pStyle w:val="Bibliography"/>
      </w:pPr>
      <w:r>
        <w:t xml:space="preserve">51. </w:t>
      </w:r>
      <w:r>
        <w:tab/>
        <w:t xml:space="preserve">Peck, M. A. </w:t>
      </w:r>
      <w:r>
        <w:rPr>
          <w:i/>
          <w:iCs/>
        </w:rPr>
        <w:t>et al.</w:t>
      </w:r>
      <w:r>
        <w:t xml:space="preserve"> Advancing Ecological Understanding and Sustainable Management of Small Pelagic Fish. </w:t>
      </w:r>
      <w:r>
        <w:rPr>
          <w:i/>
          <w:iCs/>
        </w:rPr>
        <w:t>Fish and Fisheries</w:t>
      </w:r>
      <w:r>
        <w:t xml:space="preserve"> (2025).</w:t>
      </w:r>
    </w:p>
    <w:p w14:paraId="31BAEFA5" w14:textId="77777777" w:rsidR="000968D5" w:rsidRDefault="000968D5" w:rsidP="000968D5">
      <w:pPr>
        <w:pStyle w:val="Bibliography"/>
      </w:pPr>
      <w:r>
        <w:t xml:space="preserve">52. </w:t>
      </w:r>
      <w:r>
        <w:tab/>
        <w:t xml:space="preserve">Reynolds, J. D., Jennings, S. &amp; Dulvy, N. K. Life histories of fishes and population responses to exploitation. </w:t>
      </w:r>
      <w:r>
        <w:rPr>
          <w:i/>
          <w:iCs/>
        </w:rPr>
        <w:t>CONSERVATION BIOLOGY SERIES-CAMBRIDGE-</w:t>
      </w:r>
      <w:r>
        <w:t xml:space="preserve"> 147–168 (2001).</w:t>
      </w:r>
    </w:p>
    <w:p w14:paraId="6B88631B" w14:textId="77777777" w:rsidR="000968D5" w:rsidRDefault="000968D5" w:rsidP="000968D5">
      <w:pPr>
        <w:pStyle w:val="Bibliography"/>
      </w:pPr>
      <w:r>
        <w:lastRenderedPageBreak/>
        <w:t xml:space="preserve">53. </w:t>
      </w:r>
      <w:r>
        <w:tab/>
        <w:t xml:space="preserve">Campana, S. E., Ferretti, F. &amp; Rosenberg, A. Sharks and other elasmobranchs. </w:t>
      </w:r>
      <w:r>
        <w:rPr>
          <w:i/>
          <w:iCs/>
        </w:rPr>
        <w:t>The first global integrated marine assessment, World Ocean Assessment I, United Nations</w:t>
      </w:r>
      <w:r>
        <w:t xml:space="preserve"> 1437–1451 (2016).</w:t>
      </w:r>
    </w:p>
    <w:p w14:paraId="6A4EFEAA" w14:textId="77777777" w:rsidR="000968D5" w:rsidRDefault="000968D5" w:rsidP="000968D5">
      <w:pPr>
        <w:pStyle w:val="Bibliography"/>
      </w:pPr>
      <w:r>
        <w:t xml:space="preserve">54. </w:t>
      </w:r>
      <w:r>
        <w:tab/>
        <w:t xml:space="preserve">Ricard, D., Minto, C., Jensen, O. P. &amp; Baum, J. K. Examining the knowledge base and status of commercially exploited marine species with the RAM Legacy Stock Assessment Database. </w:t>
      </w:r>
      <w:r>
        <w:rPr>
          <w:i/>
          <w:iCs/>
        </w:rPr>
        <w:t>Fish and Fisheries</w:t>
      </w:r>
      <w:r>
        <w:t xml:space="preserve"> </w:t>
      </w:r>
      <w:r>
        <w:rPr>
          <w:b/>
          <w:bCs/>
        </w:rPr>
        <w:t>13</w:t>
      </w:r>
      <w:r>
        <w:t>, 380–398 (2012).</w:t>
      </w:r>
    </w:p>
    <w:p w14:paraId="738CA356" w14:textId="77777777" w:rsidR="000968D5" w:rsidRDefault="000968D5" w:rsidP="000968D5">
      <w:pPr>
        <w:pStyle w:val="Bibliography"/>
      </w:pPr>
      <w:r>
        <w:t xml:space="preserve">55. </w:t>
      </w:r>
      <w:r>
        <w:tab/>
        <w:t xml:space="preserve">Mull, C. G. </w:t>
      </w:r>
      <w:r>
        <w:rPr>
          <w:i/>
          <w:iCs/>
        </w:rPr>
        <w:t>et al.</w:t>
      </w:r>
      <w:r>
        <w:t xml:space="preserve"> Sharkipedia: a curated open access database of shark and ray life history traits and abundance time-series. </w:t>
      </w:r>
      <w:r>
        <w:rPr>
          <w:i/>
          <w:iCs/>
        </w:rPr>
        <w:t>Scientific Data</w:t>
      </w:r>
      <w:r>
        <w:t xml:space="preserve"> </w:t>
      </w:r>
      <w:r>
        <w:rPr>
          <w:b/>
          <w:bCs/>
        </w:rPr>
        <w:t>9</w:t>
      </w:r>
      <w:r>
        <w:t>, 559 (2022).</w:t>
      </w:r>
    </w:p>
    <w:p w14:paraId="75630370" w14:textId="77777777" w:rsidR="000968D5" w:rsidRDefault="000968D5" w:rsidP="000968D5">
      <w:pPr>
        <w:pStyle w:val="Bibliography"/>
      </w:pPr>
      <w:r>
        <w:t xml:space="preserve">56. </w:t>
      </w:r>
      <w:r>
        <w:tab/>
        <w:t>Living Planet Index. Living Planet Index database. (2016).</w:t>
      </w:r>
    </w:p>
    <w:p w14:paraId="7287E0C9" w14:textId="77777777" w:rsidR="000968D5" w:rsidRDefault="000968D5" w:rsidP="000968D5">
      <w:pPr>
        <w:pStyle w:val="Bibliography"/>
      </w:pPr>
      <w:r>
        <w:t xml:space="preserve">57. </w:t>
      </w:r>
      <w:r>
        <w:tab/>
        <w:t xml:space="preserve">Paleczny, M., Hammill, E., Karpouzi, V. &amp; Pauly, D. Population Trend of the World’s Monitored Seabirds, 1950-2010. </w:t>
      </w:r>
      <w:r>
        <w:rPr>
          <w:i/>
          <w:iCs/>
        </w:rPr>
        <w:t>PLoS ONE</w:t>
      </w:r>
      <w:r>
        <w:t xml:space="preserve"> </w:t>
      </w:r>
      <w:r>
        <w:rPr>
          <w:b/>
          <w:bCs/>
        </w:rPr>
        <w:t>10</w:t>
      </w:r>
      <w:r>
        <w:t>, e0129342 (2015).</w:t>
      </w:r>
    </w:p>
    <w:p w14:paraId="61C77E05" w14:textId="77777777" w:rsidR="000968D5" w:rsidRDefault="000968D5" w:rsidP="000968D5">
      <w:pPr>
        <w:pStyle w:val="Bibliography"/>
      </w:pPr>
      <w:r>
        <w:t xml:space="preserve">58. </w:t>
      </w:r>
      <w:r>
        <w:tab/>
        <w:t>International Whaling Commission. IWC Abundance Estimate Database. International Whaling Commission (2024).</w:t>
      </w:r>
    </w:p>
    <w:p w14:paraId="3D3A8186" w14:textId="77777777" w:rsidR="000968D5" w:rsidRDefault="000968D5" w:rsidP="000968D5">
      <w:pPr>
        <w:pStyle w:val="Bibliography"/>
      </w:pPr>
      <w:r>
        <w:t xml:space="preserve">59. </w:t>
      </w:r>
      <w:r>
        <w:tab/>
        <w:t xml:space="preserve">Nel, R., Wang, T., Hoekstra, S., Carol, E. &amp; Hilborn, R. Long-term trends in sea turtle abundance. </w:t>
      </w:r>
      <w:r>
        <w:rPr>
          <w:i/>
          <w:iCs/>
        </w:rPr>
        <w:t>In Preparation</w:t>
      </w:r>
      <w:r>
        <w:t>.</w:t>
      </w:r>
    </w:p>
    <w:p w14:paraId="0887C740" w14:textId="77777777" w:rsidR="000968D5" w:rsidRDefault="000968D5" w:rsidP="000968D5">
      <w:pPr>
        <w:pStyle w:val="Bibliography"/>
      </w:pPr>
      <w:r>
        <w:t xml:space="preserve">60. </w:t>
      </w:r>
      <w:r>
        <w:tab/>
        <w:t xml:space="preserve">Wallace, B. P. </w:t>
      </w:r>
      <w:r>
        <w:rPr>
          <w:i/>
          <w:iCs/>
        </w:rPr>
        <w:t>et al.</w:t>
      </w:r>
      <w:r>
        <w:t xml:space="preserve"> Regional management units for marine turtles: a novel framework for prioritizing conservation and research across multiple scales. </w:t>
      </w:r>
      <w:r>
        <w:rPr>
          <w:i/>
          <w:iCs/>
        </w:rPr>
        <w:t>Plos one</w:t>
      </w:r>
      <w:r>
        <w:t xml:space="preserve"> </w:t>
      </w:r>
      <w:r>
        <w:rPr>
          <w:b/>
          <w:bCs/>
        </w:rPr>
        <w:t>5</w:t>
      </w:r>
      <w:r>
        <w:t>, e15465 (2010).</w:t>
      </w:r>
    </w:p>
    <w:p w14:paraId="5BF3A65C" w14:textId="77777777" w:rsidR="000968D5" w:rsidRDefault="000968D5" w:rsidP="000968D5">
      <w:pPr>
        <w:pStyle w:val="Bibliography"/>
      </w:pPr>
      <w:r>
        <w:t xml:space="preserve">61. </w:t>
      </w:r>
      <w:r>
        <w:tab/>
        <w:t xml:space="preserve">Carpenter, B. </w:t>
      </w:r>
      <w:r>
        <w:rPr>
          <w:i/>
          <w:iCs/>
        </w:rPr>
        <w:t>et al.</w:t>
      </w:r>
      <w:r>
        <w:t xml:space="preserve"> Stan: A Probabilistic Programming Language. </w:t>
      </w:r>
      <w:r>
        <w:rPr>
          <w:i/>
          <w:iCs/>
        </w:rPr>
        <w:t>J Stat Softw</w:t>
      </w:r>
      <w:r>
        <w:t xml:space="preserve"> </w:t>
      </w:r>
      <w:r>
        <w:rPr>
          <w:b/>
          <w:bCs/>
        </w:rPr>
        <w:t>76</w:t>
      </w:r>
      <w:r>
        <w:t>, 1 (2017).</w:t>
      </w:r>
    </w:p>
    <w:p w14:paraId="2D41F589" w14:textId="77777777" w:rsidR="000968D5" w:rsidRDefault="000968D5" w:rsidP="000968D5">
      <w:pPr>
        <w:pStyle w:val="Bibliography"/>
      </w:pPr>
      <w:r>
        <w:lastRenderedPageBreak/>
        <w:t xml:space="preserve">62. </w:t>
      </w:r>
      <w:r>
        <w:tab/>
        <w:t xml:space="preserve">Auger-Méthé, M. </w:t>
      </w:r>
      <w:r>
        <w:rPr>
          <w:i/>
          <w:iCs/>
        </w:rPr>
        <w:t>et al.</w:t>
      </w:r>
      <w:r>
        <w:t xml:space="preserve"> A guide to state–space modeling of ecological time series. </w:t>
      </w:r>
      <w:r>
        <w:rPr>
          <w:i/>
          <w:iCs/>
        </w:rPr>
        <w:t>Ecological Monographs</w:t>
      </w:r>
      <w:r>
        <w:t xml:space="preserve"> </w:t>
      </w:r>
      <w:r>
        <w:rPr>
          <w:b/>
          <w:bCs/>
        </w:rPr>
        <w:t>91</w:t>
      </w:r>
      <w:r>
        <w:t>, e01470 (2021).</w:t>
      </w:r>
    </w:p>
    <w:p w14:paraId="567541A4" w14:textId="77777777" w:rsidR="000968D5" w:rsidRDefault="000968D5" w:rsidP="000968D5">
      <w:pPr>
        <w:pStyle w:val="Bibliography"/>
      </w:pPr>
      <w:r>
        <w:t xml:space="preserve">63. </w:t>
      </w:r>
      <w:r>
        <w:tab/>
        <w:t xml:space="preserve">Vehtari, A., Gelman, A., Simpson, D., Carpenter, B. &amp; Bürkner, P.-C. Rank-normalization, folding, and localization: An improved R ̂ for assessing convergence of MCMC (with discussion). </w:t>
      </w:r>
      <w:r>
        <w:rPr>
          <w:i/>
          <w:iCs/>
        </w:rPr>
        <w:t>Bayesian analysis</w:t>
      </w:r>
      <w:r>
        <w:t xml:space="preserve"> </w:t>
      </w:r>
      <w:r>
        <w:rPr>
          <w:b/>
          <w:bCs/>
        </w:rPr>
        <w:t>16</w:t>
      </w:r>
      <w:r>
        <w:t>, 667–718 (2021).</w:t>
      </w:r>
    </w:p>
    <w:p w14:paraId="6B64053F" w14:textId="77777777" w:rsidR="000968D5" w:rsidRDefault="000968D5" w:rsidP="000968D5">
      <w:pPr>
        <w:pStyle w:val="Bibliography"/>
      </w:pPr>
      <w:r>
        <w:t xml:space="preserve">64. </w:t>
      </w:r>
      <w:r>
        <w:tab/>
        <w:t xml:space="preserve">Pitcher, C. R. </w:t>
      </w:r>
      <w:r>
        <w:rPr>
          <w:i/>
          <w:iCs/>
        </w:rPr>
        <w:t>et al.</w:t>
      </w:r>
      <w:r>
        <w:t xml:space="preserve"> Estimating the sustainability of towed fishing‐gear impacts on seabed habitats: a simple quantitative risk assessment method applicable to data‐limited fisheries. </w:t>
      </w:r>
      <w:r>
        <w:rPr>
          <w:i/>
          <w:iCs/>
        </w:rPr>
        <w:t>Methods in Ecology and Evolution</w:t>
      </w:r>
      <w:r>
        <w:t xml:space="preserve"> </w:t>
      </w:r>
      <w:r>
        <w:rPr>
          <w:b/>
          <w:bCs/>
        </w:rPr>
        <w:t>8</w:t>
      </w:r>
      <w:r>
        <w:t>, 472–480 (2017).</w:t>
      </w:r>
    </w:p>
    <w:p w14:paraId="772A2577" w14:textId="77777777" w:rsidR="000968D5" w:rsidRDefault="000968D5" w:rsidP="000968D5">
      <w:pPr>
        <w:pStyle w:val="Bibliography"/>
      </w:pPr>
      <w:r>
        <w:t xml:space="preserve">65. </w:t>
      </w:r>
      <w:r>
        <w:tab/>
        <w:t xml:space="preserve">Mazaris, A. D., Schofield, G., Gkazinou, C., Almpanidou, V. &amp; Hays, G. C. Global sea turtle conservation successes. </w:t>
      </w:r>
      <w:r>
        <w:rPr>
          <w:i/>
          <w:iCs/>
        </w:rPr>
        <w:t>Sci. Adv.</w:t>
      </w:r>
      <w:r>
        <w:t xml:space="preserve"> </w:t>
      </w:r>
      <w:r>
        <w:rPr>
          <w:b/>
          <w:bCs/>
        </w:rPr>
        <w:t>3</w:t>
      </w:r>
      <w:r>
        <w:t>, e1600730 (2017).</w:t>
      </w:r>
    </w:p>
    <w:p w14:paraId="26EC2F82" w14:textId="77777777" w:rsidR="000968D5" w:rsidRDefault="000968D5" w:rsidP="000968D5">
      <w:pPr>
        <w:pStyle w:val="Bibliography"/>
      </w:pPr>
      <w:r>
        <w:t xml:space="preserve">66. </w:t>
      </w:r>
      <w:r>
        <w:tab/>
        <w:t xml:space="preserve">Rossbach, S. </w:t>
      </w:r>
      <w:r>
        <w:rPr>
          <w:i/>
          <w:iCs/>
        </w:rPr>
        <w:t>et al.</w:t>
      </w:r>
      <w:r>
        <w:t xml:space="preserve"> A tide of change: What we can learn from stories of marine conservation success. </w:t>
      </w:r>
      <w:r>
        <w:rPr>
          <w:i/>
          <w:iCs/>
        </w:rPr>
        <w:t>One Earth</w:t>
      </w:r>
      <w:r>
        <w:t xml:space="preserve"> </w:t>
      </w:r>
      <w:r>
        <w:rPr>
          <w:b/>
          <w:bCs/>
        </w:rPr>
        <w:t>6</w:t>
      </w:r>
      <w:r>
        <w:t>, 505–518 (2023).</w:t>
      </w:r>
    </w:p>
    <w:p w14:paraId="4DE749A5" w14:textId="77777777" w:rsidR="000968D5" w:rsidRDefault="000968D5" w:rsidP="000968D5">
      <w:pPr>
        <w:pStyle w:val="Bibliography"/>
      </w:pPr>
      <w:r>
        <w:t xml:space="preserve">67. </w:t>
      </w:r>
      <w:r>
        <w:tab/>
        <w:t xml:space="preserve">Boeuf, B. L., Condit, R., Morris, P. &amp; Reiter, J. The northern elephant seal (Mirounga angustirostris) rookery at Año Nuevo: A case study in colonization. </w:t>
      </w:r>
      <w:r>
        <w:rPr>
          <w:i/>
          <w:iCs/>
        </w:rPr>
        <w:t>Aquatic Mammals</w:t>
      </w:r>
      <w:r>
        <w:t xml:space="preserve"> </w:t>
      </w:r>
      <w:r>
        <w:rPr>
          <w:b/>
          <w:bCs/>
        </w:rPr>
        <w:t>37</w:t>
      </w:r>
      <w:r>
        <w:t>, 486–501 (2011).</w:t>
      </w:r>
    </w:p>
    <w:p w14:paraId="3D011A5B" w14:textId="77777777" w:rsidR="000968D5" w:rsidRDefault="000968D5" w:rsidP="000968D5">
      <w:pPr>
        <w:pStyle w:val="Bibliography"/>
      </w:pPr>
      <w:r>
        <w:t xml:space="preserve">68. </w:t>
      </w:r>
      <w:r>
        <w:tab/>
        <w:t xml:space="preserve">Rand, Z. </w:t>
      </w:r>
      <w:r>
        <w:rPr>
          <w:i/>
          <w:iCs/>
        </w:rPr>
        <w:t>et al.</w:t>
      </w:r>
      <w:r>
        <w:t xml:space="preserve"> Critically Endangered Antarctic blue whales are increasing but still far from pre-whaling levels. </w:t>
      </w:r>
      <w:r>
        <w:rPr>
          <w:i/>
          <w:iCs/>
        </w:rPr>
        <w:t>Endangered Species Research</w:t>
      </w:r>
      <w:r>
        <w:t>.</w:t>
      </w:r>
    </w:p>
    <w:p w14:paraId="6E5CDF9C" w14:textId="77777777" w:rsidR="000968D5" w:rsidRDefault="000968D5" w:rsidP="000968D5">
      <w:pPr>
        <w:pStyle w:val="Bibliography"/>
      </w:pPr>
      <w:r>
        <w:t xml:space="preserve">69. </w:t>
      </w:r>
      <w:r>
        <w:tab/>
        <w:t xml:space="preserve">Hilborn, R. </w:t>
      </w:r>
      <w:r>
        <w:rPr>
          <w:i/>
          <w:iCs/>
        </w:rPr>
        <w:t>et al.</w:t>
      </w:r>
      <w:r>
        <w:t xml:space="preserve"> Effective fisheries management instrumental in improving fish stock status. </w:t>
      </w:r>
      <w:r>
        <w:rPr>
          <w:i/>
          <w:iCs/>
        </w:rPr>
        <w:t>Proc. Natl. Acad. Sci. U.S.A.</w:t>
      </w:r>
      <w:r>
        <w:t xml:space="preserve"> </w:t>
      </w:r>
      <w:r>
        <w:rPr>
          <w:b/>
          <w:bCs/>
        </w:rPr>
        <w:t>117</w:t>
      </w:r>
      <w:r>
        <w:t>, 2218–2224 (2020).</w:t>
      </w:r>
    </w:p>
    <w:p w14:paraId="7BFB599B" w14:textId="77777777" w:rsidR="000968D5" w:rsidRDefault="000968D5" w:rsidP="000968D5">
      <w:pPr>
        <w:pStyle w:val="Bibliography"/>
      </w:pPr>
      <w:r>
        <w:lastRenderedPageBreak/>
        <w:t xml:space="preserve">70. </w:t>
      </w:r>
      <w:r>
        <w:tab/>
        <w:t xml:space="preserve">Rice, J. C. &amp; Garcia, S. M. Fisheries, food security, climate change, and biodiversity: characteristics of the sector and perspectives on emerging issues. </w:t>
      </w:r>
      <w:r>
        <w:rPr>
          <w:i/>
          <w:iCs/>
        </w:rPr>
        <w:t>ICES J. Mar. Sci.</w:t>
      </w:r>
      <w:r>
        <w:t xml:space="preserve"> </w:t>
      </w:r>
      <w:r>
        <w:rPr>
          <w:b/>
          <w:bCs/>
        </w:rPr>
        <w:t>68</w:t>
      </w:r>
      <w:r>
        <w:t>, 1343–1353 (2011).</w:t>
      </w:r>
    </w:p>
    <w:p w14:paraId="74A98BE9" w14:textId="77777777" w:rsidR="000968D5" w:rsidRDefault="000968D5" w:rsidP="000968D5">
      <w:pPr>
        <w:pStyle w:val="Bibliography"/>
      </w:pPr>
      <w:r>
        <w:t xml:space="preserve">71. </w:t>
      </w:r>
      <w:r>
        <w:tab/>
        <w:t xml:space="preserve">Liddick, D. The dimensions of a transnational crime problem: the case of iuu fishing. </w:t>
      </w:r>
      <w:r>
        <w:rPr>
          <w:i/>
          <w:iCs/>
        </w:rPr>
        <w:t>Trends Organ. Crime</w:t>
      </w:r>
      <w:r>
        <w:t xml:space="preserve"> </w:t>
      </w:r>
      <w:r>
        <w:rPr>
          <w:b/>
          <w:bCs/>
        </w:rPr>
        <w:t>17</w:t>
      </w:r>
      <w:r>
        <w:t>, 290–312 (2014).</w:t>
      </w:r>
    </w:p>
    <w:p w14:paraId="27696C8C" w14:textId="77777777" w:rsidR="000968D5" w:rsidRDefault="000968D5" w:rsidP="000968D5">
      <w:pPr>
        <w:pStyle w:val="Bibliography"/>
      </w:pPr>
      <w:r>
        <w:t xml:space="preserve">72. </w:t>
      </w:r>
      <w:r>
        <w:tab/>
        <w:t xml:space="preserve">Jaureguiberry, P. </w:t>
      </w:r>
      <w:r>
        <w:rPr>
          <w:i/>
          <w:iCs/>
        </w:rPr>
        <w:t>et al.</w:t>
      </w:r>
      <w:r>
        <w:t xml:space="preserve"> The direct drivers of recent global anthropogenic biodiversity loss. </w:t>
      </w:r>
      <w:r>
        <w:rPr>
          <w:i/>
          <w:iCs/>
        </w:rPr>
        <w:t>Sci. Adv.</w:t>
      </w:r>
      <w:r>
        <w:t xml:space="preserve"> </w:t>
      </w:r>
      <w:r>
        <w:rPr>
          <w:b/>
          <w:bCs/>
        </w:rPr>
        <w:t>8</w:t>
      </w:r>
      <w:r>
        <w:t>, eabm9982 (2022).</w:t>
      </w:r>
    </w:p>
    <w:p w14:paraId="1275F6ED" w14:textId="77777777" w:rsidR="000968D5" w:rsidRDefault="000968D5" w:rsidP="000968D5">
      <w:pPr>
        <w:pStyle w:val="Bibliography"/>
      </w:pPr>
      <w:r>
        <w:t xml:space="preserve">73. </w:t>
      </w:r>
      <w:r>
        <w:tab/>
        <w:t xml:space="preserve">Halpern, B. S. </w:t>
      </w:r>
      <w:r>
        <w:rPr>
          <w:i/>
          <w:iCs/>
        </w:rPr>
        <w:t>et al.</w:t>
      </w:r>
      <w:r>
        <w:t xml:space="preserve"> Recent pace of change in human impact on the world’s ocean. </w:t>
      </w:r>
      <w:r>
        <w:rPr>
          <w:i/>
          <w:iCs/>
        </w:rPr>
        <w:t>Sci. Rep.</w:t>
      </w:r>
      <w:r>
        <w:t xml:space="preserve"> </w:t>
      </w:r>
      <w:r>
        <w:rPr>
          <w:b/>
          <w:bCs/>
        </w:rPr>
        <w:t>9</w:t>
      </w:r>
      <w:r>
        <w:t>, 11609 (2019).</w:t>
      </w:r>
    </w:p>
    <w:p w14:paraId="528EA130" w14:textId="77777777" w:rsidR="000968D5" w:rsidRDefault="000968D5" w:rsidP="000968D5">
      <w:pPr>
        <w:pStyle w:val="Bibliography"/>
      </w:pPr>
      <w:r>
        <w:t xml:space="preserve">74. </w:t>
      </w:r>
      <w:r>
        <w:tab/>
        <w:t xml:space="preserve">Carrasco Rivera, D. E. &amp; Wenger, A. S. Wastewater pollution undermines coastal marine protection: Implications for 30x30 and effective conservation. </w:t>
      </w:r>
      <w:r>
        <w:rPr>
          <w:i/>
          <w:iCs/>
        </w:rPr>
        <w:t>Ocean Coast. Manag.</w:t>
      </w:r>
      <w:r>
        <w:t xml:space="preserve"> </w:t>
      </w:r>
      <w:r>
        <w:rPr>
          <w:b/>
          <w:bCs/>
        </w:rPr>
        <w:t>276</w:t>
      </w:r>
      <w:r>
        <w:t>, 108150 (2026).</w:t>
      </w:r>
    </w:p>
    <w:p w14:paraId="44CA8607" w14:textId="77777777" w:rsidR="000968D5" w:rsidRDefault="000968D5" w:rsidP="000968D5">
      <w:pPr>
        <w:pStyle w:val="Bibliography"/>
      </w:pPr>
      <w:r>
        <w:t xml:space="preserve">75. </w:t>
      </w:r>
      <w:r>
        <w:tab/>
        <w:t xml:space="preserve">del Monte-Luna, P. </w:t>
      </w:r>
      <w:r>
        <w:rPr>
          <w:i/>
          <w:iCs/>
        </w:rPr>
        <w:t>et al.</w:t>
      </w:r>
      <w:r>
        <w:t xml:space="preserve"> The vanishing vaquita: A call for definitive action. </w:t>
      </w:r>
      <w:r>
        <w:rPr>
          <w:i/>
          <w:iCs/>
        </w:rPr>
        <w:t>Fish Fish (Oxf.)</w:t>
      </w:r>
      <w:r>
        <w:t xml:space="preserve"> </w:t>
      </w:r>
      <w:r>
        <w:rPr>
          <w:b/>
          <w:bCs/>
        </w:rPr>
        <w:t>26</w:t>
      </w:r>
      <w:r>
        <w:t>, 346–355 (2025).</w:t>
      </w:r>
    </w:p>
    <w:p w14:paraId="2884A159" w14:textId="77777777" w:rsidR="000968D5" w:rsidRDefault="000968D5" w:rsidP="000968D5">
      <w:pPr>
        <w:pStyle w:val="Bibliography"/>
      </w:pPr>
      <w:r>
        <w:t xml:space="preserve">76. </w:t>
      </w:r>
      <w:r>
        <w:tab/>
        <w:t xml:space="preserve">Hughes, A. </w:t>
      </w:r>
      <w:r>
        <w:rPr>
          <w:i/>
          <w:iCs/>
        </w:rPr>
        <w:t>et al.</w:t>
      </w:r>
      <w:r>
        <w:t xml:space="preserve"> Challenges and possible solutions to creating an achievable and effective Post-2020 Global Biodiversity Framework. </w:t>
      </w:r>
      <w:r>
        <w:rPr>
          <w:i/>
          <w:iCs/>
        </w:rPr>
        <w:t>Ecosyst. Health Sustain.</w:t>
      </w:r>
      <w:r>
        <w:t xml:space="preserve"> </w:t>
      </w:r>
      <w:r>
        <w:rPr>
          <w:b/>
          <w:bCs/>
        </w:rPr>
        <w:t>8</w:t>
      </w:r>
      <w:r>
        <w:t>, (2022).</w:t>
      </w:r>
    </w:p>
    <w:p w14:paraId="032E8EE7" w14:textId="77777777" w:rsidR="000968D5" w:rsidRDefault="000968D5" w:rsidP="000968D5">
      <w:pPr>
        <w:pStyle w:val="Bibliography"/>
      </w:pPr>
      <w:r>
        <w:t xml:space="preserve">77. </w:t>
      </w:r>
      <w:r>
        <w:tab/>
        <w:t xml:space="preserve">Stephens, T. The Kunming–Montreal Global Biodiversity Framework. </w:t>
      </w:r>
      <w:r>
        <w:rPr>
          <w:i/>
          <w:iCs/>
        </w:rPr>
        <w:t>Int. Leg. Mater.</w:t>
      </w:r>
      <w:r>
        <w:t xml:space="preserve"> </w:t>
      </w:r>
      <w:r>
        <w:rPr>
          <w:b/>
          <w:bCs/>
        </w:rPr>
        <w:t>62</w:t>
      </w:r>
      <w:r>
        <w:t>, 868–887 (2023).</w:t>
      </w:r>
    </w:p>
    <w:p w14:paraId="2C2CF6E8" w14:textId="77777777" w:rsidR="000968D5" w:rsidRDefault="000968D5" w:rsidP="000968D5">
      <w:pPr>
        <w:pStyle w:val="Bibliography"/>
      </w:pPr>
      <w:r>
        <w:lastRenderedPageBreak/>
        <w:t xml:space="preserve">78. </w:t>
      </w:r>
      <w:r>
        <w:tab/>
        <w:t xml:space="preserve">Mora, C., Tittensor, D. P., Adl, S., Simpson, A. G. &amp; Worm, B. How many species are there on Earth and in the ocean? </w:t>
      </w:r>
      <w:r>
        <w:rPr>
          <w:i/>
          <w:iCs/>
        </w:rPr>
        <w:t>PLoS biology</w:t>
      </w:r>
      <w:r>
        <w:t xml:space="preserve"> </w:t>
      </w:r>
      <w:r>
        <w:rPr>
          <w:b/>
          <w:bCs/>
        </w:rPr>
        <w:t>9</w:t>
      </w:r>
      <w:r>
        <w:t>, e1001127 (2011).</w:t>
      </w:r>
    </w:p>
    <w:p w14:paraId="5408E498" w14:textId="77777777" w:rsidR="000968D5" w:rsidRDefault="000968D5" w:rsidP="000968D5">
      <w:pPr>
        <w:pStyle w:val="Bibliography"/>
      </w:pPr>
      <w:r>
        <w:t xml:space="preserve">79. </w:t>
      </w:r>
      <w:r>
        <w:tab/>
        <w:t xml:space="preserve">Sala, E. &amp; Knowlton, N. Global Marine Biodiversity Trends. </w:t>
      </w:r>
      <w:r>
        <w:rPr>
          <w:i/>
          <w:iCs/>
        </w:rPr>
        <w:t>Annu. Rev. Environ. Resour.</w:t>
      </w:r>
      <w:r>
        <w:t xml:space="preserve"> </w:t>
      </w:r>
      <w:r>
        <w:rPr>
          <w:b/>
          <w:bCs/>
        </w:rPr>
        <w:t>31</w:t>
      </w:r>
      <w:r>
        <w:t>, 93–122 (2006).</w:t>
      </w:r>
    </w:p>
    <w:p w14:paraId="7436828B" w14:textId="77777777" w:rsidR="000968D5" w:rsidRDefault="000968D5" w:rsidP="000968D5">
      <w:pPr>
        <w:pStyle w:val="Bibliography"/>
      </w:pPr>
      <w:r>
        <w:t xml:space="preserve">80. </w:t>
      </w:r>
      <w:r>
        <w:tab/>
        <w:t xml:space="preserve">Dirzo, R. </w:t>
      </w:r>
      <w:r>
        <w:rPr>
          <w:i/>
          <w:iCs/>
        </w:rPr>
        <w:t>et al.</w:t>
      </w:r>
      <w:r>
        <w:t xml:space="preserve"> Defaunation in the Anthropocene. </w:t>
      </w:r>
      <w:r>
        <w:rPr>
          <w:i/>
          <w:iCs/>
        </w:rPr>
        <w:t>science</w:t>
      </w:r>
      <w:r>
        <w:t xml:space="preserve"> </w:t>
      </w:r>
      <w:r>
        <w:rPr>
          <w:b/>
          <w:bCs/>
        </w:rPr>
        <w:t>345</w:t>
      </w:r>
      <w:r>
        <w:t>, 401–406 (2014).</w:t>
      </w:r>
    </w:p>
    <w:p w14:paraId="6A3AFAD7" w14:textId="77777777" w:rsidR="000968D5" w:rsidRDefault="000968D5" w:rsidP="000968D5">
      <w:pPr>
        <w:pStyle w:val="Bibliography"/>
      </w:pPr>
      <w:r>
        <w:t xml:space="preserve">81. </w:t>
      </w:r>
      <w:r>
        <w:tab/>
        <w:t xml:space="preserve">Blowes, S. A. </w:t>
      </w:r>
      <w:r>
        <w:rPr>
          <w:i/>
          <w:iCs/>
        </w:rPr>
        <w:t>et al.</w:t>
      </w:r>
      <w:r>
        <w:t xml:space="preserve"> The geography of biodiversity change in marine and terrestrial assemblages. </w:t>
      </w:r>
      <w:r>
        <w:rPr>
          <w:i/>
          <w:iCs/>
        </w:rPr>
        <w:t>Science</w:t>
      </w:r>
      <w:r>
        <w:t xml:space="preserve"> </w:t>
      </w:r>
      <w:r>
        <w:rPr>
          <w:b/>
          <w:bCs/>
        </w:rPr>
        <w:t>366</w:t>
      </w:r>
      <w:r>
        <w:t>, 339–345 (2019).</w:t>
      </w:r>
    </w:p>
    <w:p w14:paraId="73B5FD1E" w14:textId="77777777" w:rsidR="000968D5" w:rsidRDefault="000968D5" w:rsidP="000968D5">
      <w:pPr>
        <w:pStyle w:val="Bibliography"/>
      </w:pPr>
      <w:r>
        <w:t xml:space="preserve">82. </w:t>
      </w:r>
      <w:r>
        <w:tab/>
        <w:t xml:space="preserve">Kinlan, B. P. &amp; Gaines, S. D. Propagule dispersal in marine and terrestrial environments: a community perspective. </w:t>
      </w:r>
      <w:r>
        <w:rPr>
          <w:i/>
          <w:iCs/>
        </w:rPr>
        <w:t>Ecology</w:t>
      </w:r>
      <w:r>
        <w:t xml:space="preserve"> </w:t>
      </w:r>
      <w:r>
        <w:rPr>
          <w:b/>
          <w:bCs/>
        </w:rPr>
        <w:t>84</w:t>
      </w:r>
      <w:r>
        <w:t>, 2007–2020 (2003).</w:t>
      </w:r>
    </w:p>
    <w:p w14:paraId="27BC6122" w14:textId="77777777" w:rsidR="000968D5" w:rsidRDefault="000968D5" w:rsidP="000968D5">
      <w:pPr>
        <w:pStyle w:val="Bibliography"/>
      </w:pPr>
      <w:r>
        <w:t xml:space="preserve">83. </w:t>
      </w:r>
      <w:r>
        <w:tab/>
        <w:t xml:space="preserve">McCauley, D. J. </w:t>
      </w:r>
      <w:r>
        <w:rPr>
          <w:i/>
          <w:iCs/>
        </w:rPr>
        <w:t>et al.</w:t>
      </w:r>
      <w:r>
        <w:t xml:space="preserve"> Marine defaunation: Animal loss in the global ocean. </w:t>
      </w:r>
      <w:r>
        <w:rPr>
          <w:i/>
          <w:iCs/>
        </w:rPr>
        <w:t>Science</w:t>
      </w:r>
      <w:r>
        <w:t xml:space="preserve"> </w:t>
      </w:r>
      <w:r>
        <w:rPr>
          <w:b/>
          <w:bCs/>
        </w:rPr>
        <w:t>347</w:t>
      </w:r>
      <w:r>
        <w:t>, 1255641 (2015).</w:t>
      </w:r>
    </w:p>
    <w:p w14:paraId="00E72B4C" w14:textId="77777777" w:rsidR="000968D5" w:rsidRDefault="000968D5" w:rsidP="000968D5">
      <w:pPr>
        <w:pStyle w:val="Bibliography"/>
      </w:pPr>
      <w:r>
        <w:t xml:space="preserve">84. </w:t>
      </w:r>
      <w:r>
        <w:tab/>
        <w:t xml:space="preserve">Burrows, M. T. </w:t>
      </w:r>
      <w:r>
        <w:rPr>
          <w:i/>
          <w:iCs/>
        </w:rPr>
        <w:t>et al.</w:t>
      </w:r>
      <w:r>
        <w:t xml:space="preserve"> Geographical limits to species-range shifts are suggested by climate velocity. </w:t>
      </w:r>
      <w:r>
        <w:rPr>
          <w:i/>
          <w:iCs/>
        </w:rPr>
        <w:t>Nature</w:t>
      </w:r>
      <w:r>
        <w:t xml:space="preserve"> </w:t>
      </w:r>
      <w:r>
        <w:rPr>
          <w:b/>
          <w:bCs/>
        </w:rPr>
        <w:t>507</w:t>
      </w:r>
      <w:r>
        <w:t>, 492–495 (2014).</w:t>
      </w:r>
    </w:p>
    <w:p w14:paraId="3F74C333" w14:textId="77777777" w:rsidR="000968D5" w:rsidRDefault="000968D5" w:rsidP="000968D5">
      <w:pPr>
        <w:pStyle w:val="Bibliography"/>
      </w:pPr>
      <w:r>
        <w:t xml:space="preserve">85. </w:t>
      </w:r>
      <w:r>
        <w:tab/>
        <w:t xml:space="preserve">Pinsky, M. L., Eikeset, A. M., McCauley, D. J., Payne, J. L. &amp; Sunday, J. M. Greater vulnerability to warming of marine versus terrestrial ectotherms. </w:t>
      </w:r>
      <w:r>
        <w:rPr>
          <w:i/>
          <w:iCs/>
        </w:rPr>
        <w:t>Nature</w:t>
      </w:r>
      <w:r>
        <w:t xml:space="preserve"> </w:t>
      </w:r>
      <w:r>
        <w:rPr>
          <w:b/>
          <w:bCs/>
        </w:rPr>
        <w:t>569</w:t>
      </w:r>
      <w:r>
        <w:t>, 108–111 (2019).</w:t>
      </w:r>
    </w:p>
    <w:p w14:paraId="7D714508" w14:textId="77777777" w:rsidR="000968D5" w:rsidRDefault="000968D5" w:rsidP="000968D5">
      <w:pPr>
        <w:pStyle w:val="Bibliography"/>
      </w:pPr>
      <w:r>
        <w:t xml:space="preserve">86. </w:t>
      </w:r>
      <w:r>
        <w:tab/>
        <w:t xml:space="preserve">Crowder, L. B. </w:t>
      </w:r>
      <w:r>
        <w:rPr>
          <w:i/>
          <w:iCs/>
        </w:rPr>
        <w:t>et al.</w:t>
      </w:r>
      <w:r>
        <w:t xml:space="preserve"> Resolving mismatches in US ocean governance. </w:t>
      </w:r>
      <w:r>
        <w:rPr>
          <w:i/>
          <w:iCs/>
        </w:rPr>
        <w:t>Science</w:t>
      </w:r>
      <w:r>
        <w:t xml:space="preserve"> </w:t>
      </w:r>
      <w:r>
        <w:rPr>
          <w:b/>
          <w:bCs/>
        </w:rPr>
        <w:t>313</w:t>
      </w:r>
      <w:r>
        <w:t>, 617–618 (2006).</w:t>
      </w:r>
    </w:p>
    <w:p w14:paraId="7D723079" w14:textId="77777777" w:rsidR="000968D5" w:rsidRDefault="000968D5" w:rsidP="000968D5">
      <w:pPr>
        <w:pStyle w:val="Bibliography"/>
      </w:pPr>
      <w:r>
        <w:lastRenderedPageBreak/>
        <w:t xml:space="preserve">87. </w:t>
      </w:r>
      <w:r>
        <w:tab/>
        <w:t xml:space="preserve">Deutsch, C., Penn, J. L. &amp; Lucey, N. Climate, oxygen, and the future of marine biodiversity. </w:t>
      </w:r>
      <w:r>
        <w:rPr>
          <w:i/>
          <w:iCs/>
        </w:rPr>
        <w:t>Ann. Rev. Mar. Sci.</w:t>
      </w:r>
      <w:r>
        <w:t xml:space="preserve"> </w:t>
      </w:r>
      <w:r>
        <w:rPr>
          <w:b/>
          <w:bCs/>
        </w:rPr>
        <w:t>16</w:t>
      </w:r>
      <w:r>
        <w:t>, 217–245 (2024).</w:t>
      </w:r>
    </w:p>
    <w:p w14:paraId="20BA99CE" w14:textId="77777777" w:rsidR="000968D5" w:rsidRDefault="000968D5" w:rsidP="000968D5">
      <w:pPr>
        <w:pStyle w:val="Bibliography"/>
      </w:pPr>
      <w:r>
        <w:t xml:space="preserve">88. </w:t>
      </w:r>
      <w:r>
        <w:tab/>
        <w:t xml:space="preserve">Appeltans, W. </w:t>
      </w:r>
      <w:r>
        <w:rPr>
          <w:i/>
          <w:iCs/>
        </w:rPr>
        <w:t>et al.</w:t>
      </w:r>
      <w:r>
        <w:t xml:space="preserve"> The magnitude of global marine species diversity. </w:t>
      </w:r>
      <w:r>
        <w:rPr>
          <w:i/>
          <w:iCs/>
        </w:rPr>
        <w:t>Current biology</w:t>
      </w:r>
      <w:r>
        <w:t xml:space="preserve"> </w:t>
      </w:r>
      <w:r>
        <w:rPr>
          <w:b/>
          <w:bCs/>
        </w:rPr>
        <w:t>22</w:t>
      </w:r>
      <w:r>
        <w:t>, 2189–2202 (2012).</w:t>
      </w:r>
    </w:p>
    <w:p w14:paraId="31AB3374" w14:textId="77777777" w:rsidR="000968D5" w:rsidRDefault="000968D5" w:rsidP="000968D5">
      <w:pPr>
        <w:pStyle w:val="Bibliography"/>
      </w:pPr>
      <w:r>
        <w:t xml:space="preserve">89. </w:t>
      </w:r>
      <w:r>
        <w:tab/>
        <w:t xml:space="preserve">Falkowski, P. G., Fenchel, T. &amp; Delong, E. F. The microbial engines that drive Earth’s biogeochemical cycles. </w:t>
      </w:r>
      <w:r>
        <w:rPr>
          <w:i/>
          <w:iCs/>
        </w:rPr>
        <w:t>Science</w:t>
      </w:r>
      <w:r>
        <w:t xml:space="preserve"> </w:t>
      </w:r>
      <w:r>
        <w:rPr>
          <w:b/>
          <w:bCs/>
        </w:rPr>
        <w:t>320</w:t>
      </w:r>
      <w:r>
        <w:t>, 1034–1039 (2008).</w:t>
      </w:r>
    </w:p>
    <w:p w14:paraId="0FE1A4C9" w14:textId="77777777" w:rsidR="000968D5" w:rsidRDefault="000968D5" w:rsidP="000968D5">
      <w:pPr>
        <w:pStyle w:val="Bibliography"/>
      </w:pPr>
      <w:r>
        <w:t xml:space="preserve">90. </w:t>
      </w:r>
      <w:r>
        <w:tab/>
        <w:t xml:space="preserve">Kristensen, E. </w:t>
      </w:r>
      <w:r>
        <w:rPr>
          <w:i/>
          <w:iCs/>
        </w:rPr>
        <w:t>et al.</w:t>
      </w:r>
      <w:r>
        <w:t xml:space="preserve"> What is bioturbation? The need for a precise definition for fauna in aquatic sciences. </w:t>
      </w:r>
      <w:r>
        <w:rPr>
          <w:i/>
          <w:iCs/>
        </w:rPr>
        <w:t>Mar. Ecol. Prog. Ser.</w:t>
      </w:r>
      <w:r>
        <w:t xml:space="preserve"> </w:t>
      </w:r>
      <w:r>
        <w:rPr>
          <w:b/>
          <w:bCs/>
        </w:rPr>
        <w:t>446</w:t>
      </w:r>
      <w:r>
        <w:t>, 285–302 (2012).</w:t>
      </w:r>
    </w:p>
    <w:p w14:paraId="5E7B7CF9" w14:textId="77777777" w:rsidR="000968D5" w:rsidRDefault="000968D5" w:rsidP="000968D5">
      <w:pPr>
        <w:pStyle w:val="Bibliography"/>
      </w:pPr>
      <w:r>
        <w:t xml:space="preserve">91. </w:t>
      </w:r>
      <w:r>
        <w:tab/>
        <w:t xml:space="preserve">Boudreau, S. A. &amp; Worm, B. Ecological role of large benthic decapods in marine ecosystems: a review. </w:t>
      </w:r>
      <w:r>
        <w:rPr>
          <w:i/>
          <w:iCs/>
        </w:rPr>
        <w:t>Mar. Ecol. Prog. Ser.</w:t>
      </w:r>
      <w:r>
        <w:t xml:space="preserve"> </w:t>
      </w:r>
      <w:r>
        <w:rPr>
          <w:b/>
          <w:bCs/>
        </w:rPr>
        <w:t>469</w:t>
      </w:r>
      <w:r>
        <w:t>, 195–213 (2012).</w:t>
      </w:r>
    </w:p>
    <w:p w14:paraId="42764103" w14:textId="77777777" w:rsidR="000968D5" w:rsidRDefault="000968D5" w:rsidP="000968D5">
      <w:pPr>
        <w:pStyle w:val="Bibliography"/>
      </w:pPr>
      <w:r>
        <w:t xml:space="preserve">92. </w:t>
      </w:r>
      <w:r>
        <w:tab/>
        <w:t xml:space="preserve">Duffy, J. E. </w:t>
      </w:r>
      <w:r>
        <w:rPr>
          <w:i/>
          <w:iCs/>
        </w:rPr>
        <w:t>et al.</w:t>
      </w:r>
      <w:r>
        <w:t xml:space="preserve"> Envisioning a Marine Biodiversity Observation Network. </w:t>
      </w:r>
      <w:r>
        <w:rPr>
          <w:i/>
          <w:iCs/>
        </w:rPr>
        <w:t>BioScience</w:t>
      </w:r>
      <w:r>
        <w:t xml:space="preserve"> </w:t>
      </w:r>
      <w:r>
        <w:rPr>
          <w:b/>
          <w:bCs/>
        </w:rPr>
        <w:t>63</w:t>
      </w:r>
      <w:r>
        <w:t>, 350–361 (2013).</w:t>
      </w:r>
    </w:p>
    <w:p w14:paraId="002C8953" w14:textId="62C470E9" w:rsidR="000970A1" w:rsidRDefault="00B04AB1" w:rsidP="006B2FA0">
      <w:pPr>
        <w:pBdr>
          <w:top w:val="nil"/>
          <w:left w:val="nil"/>
          <w:bottom w:val="nil"/>
          <w:right w:val="nil"/>
          <w:between w:val="nil"/>
        </w:pBdr>
        <w:spacing w:line="480" w:lineRule="auto"/>
      </w:pPr>
      <w:r>
        <w:fldChar w:fldCharType="end"/>
      </w:r>
    </w:p>
    <w:sectPr w:rsidR="000970A1">
      <w:headerReference w:type="default" r:id="rId14"/>
      <w:footerReference w:type="default" r:id="rId15"/>
      <w:pgSz w:w="12240" w:h="15840"/>
      <w:pgMar w:top="1440" w:right="1800" w:bottom="1440" w:left="1800" w:header="720" w:footer="115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ylor A Trivino" w:date="2026-09-03T08:46:00Z" w:initials="TT">
    <w:p w14:paraId="0462762E" w14:textId="77777777" w:rsidR="00581255" w:rsidRDefault="00D148FF" w:rsidP="00581255">
      <w:r>
        <w:rPr>
          <w:rStyle w:val="CommentReference"/>
        </w:rPr>
        <w:annotationRef/>
      </w:r>
      <w:r w:rsidR="00581255">
        <w:rPr>
          <w:sz w:val="20"/>
          <w:szCs w:val="20"/>
        </w:rPr>
        <w:t xml:space="preserve">Thoughts for alternative titles-  </w:t>
      </w:r>
    </w:p>
    <w:p w14:paraId="505C670D" w14:textId="77777777" w:rsidR="00581255" w:rsidRDefault="00581255" w:rsidP="00581255">
      <w:r>
        <w:rPr>
          <w:sz w:val="20"/>
          <w:szCs w:val="20"/>
        </w:rPr>
        <w:t>1. Global population trends in marine biodiversity</w:t>
      </w:r>
    </w:p>
    <w:p w14:paraId="03EA3B3D" w14:textId="77777777" w:rsidR="00581255" w:rsidRDefault="00581255" w:rsidP="00581255">
      <w:r>
        <w:rPr>
          <w:sz w:val="20"/>
          <w:szCs w:val="20"/>
        </w:rPr>
        <w:t xml:space="preserve">2. Shifting Trends:Insights into Global Marine Biodiversity </w:t>
      </w:r>
    </w:p>
    <w:p w14:paraId="4BEF3AA6" w14:textId="77777777" w:rsidR="00581255" w:rsidRDefault="00581255" w:rsidP="00581255">
      <w:r>
        <w:rPr>
          <w:sz w:val="20"/>
          <w:szCs w:val="20"/>
        </w:rPr>
        <w:t xml:space="preserve">3. Who’s Counting? A look into global marine biodiversity trends </w:t>
      </w:r>
    </w:p>
    <w:p w14:paraId="31EFDB7D" w14:textId="77777777" w:rsidR="00581255" w:rsidRDefault="00581255" w:rsidP="00581255"/>
  </w:comment>
  <w:comment w:id="4" w:author="Zoe Rand" w:date="2026-08-24T09:54:00Z" w:initials="ZR">
    <w:p w14:paraId="5C2D2005" w14:textId="77777777" w:rsidR="00C539A2" w:rsidRDefault="00C539A2" w:rsidP="00C539A2">
      <w:r>
        <w:rPr>
          <w:rStyle w:val="CommentReference"/>
        </w:rPr>
        <w:annotationRef/>
      </w:r>
      <w:r>
        <w:rPr>
          <w:sz w:val="20"/>
          <w:szCs w:val="20"/>
        </w:rPr>
        <w:t>not really sure how this is a "yet"... so I did some rearranging to make this make a little more sense to me</w:t>
      </w:r>
    </w:p>
  </w:comment>
  <w:comment w:id="6" w:author="Zoe Rand" w:date="2026-08-24T09:58:00Z" w:initials="ZR">
    <w:p w14:paraId="25417C8C" w14:textId="77777777" w:rsidR="00C539A2" w:rsidRDefault="00C539A2" w:rsidP="00C539A2">
      <w:r>
        <w:rPr>
          <w:rStyle w:val="CommentReference"/>
        </w:rPr>
        <w:annotationRef/>
      </w:r>
      <w:r>
        <w:rPr>
          <w:sz w:val="20"/>
          <w:szCs w:val="20"/>
        </w:rPr>
        <w:t xml:space="preserve">Feel free to change the wording of this, I mostly just think the first sentence needs to be more catchy and tell the reader why this is actually important to care about. </w:t>
      </w:r>
    </w:p>
  </w:comment>
  <w:comment w:id="16" w:author="Zoe Rand" w:date="2026-08-24T10:00:00Z" w:initials="ZR">
    <w:p w14:paraId="5D033C92" w14:textId="77777777" w:rsidR="00C539A2" w:rsidRDefault="00C539A2" w:rsidP="00C539A2">
      <w:r>
        <w:rPr>
          <w:rStyle w:val="CommentReference"/>
        </w:rPr>
        <w:annotationRef/>
      </w:r>
      <w:r>
        <w:rPr>
          <w:sz w:val="20"/>
          <w:szCs w:val="20"/>
        </w:rPr>
        <w:t>if you have space here it's probably worth naming the groups, since if people are skimming the abstract to see if this is helpful to them they will be looking for their specific taxa</w:t>
      </w:r>
    </w:p>
  </w:comment>
  <w:comment w:id="17" w:author="Zoe Rand" w:date="2026-08-24T10:03:00Z" w:initials="ZR">
    <w:p w14:paraId="728FDE83" w14:textId="77777777" w:rsidR="00C539A2" w:rsidRDefault="00C539A2" w:rsidP="00C539A2">
      <w:r>
        <w:rPr>
          <w:rStyle w:val="CommentReference"/>
        </w:rPr>
        <w:annotationRef/>
      </w:r>
      <w:r>
        <w:rPr>
          <w:sz w:val="20"/>
          <w:szCs w:val="20"/>
        </w:rPr>
        <w:t>Putting this up front so it contrasts with habitat forming taxa below</w:t>
      </w:r>
    </w:p>
  </w:comment>
  <w:comment w:id="24" w:author="Taylor A Trivino" w:date="2026-09-03T08:57:00Z" w:initials="TT">
    <w:p w14:paraId="42B47C3E" w14:textId="78AB647C" w:rsidR="000D2602" w:rsidRDefault="000D2602" w:rsidP="000D2602">
      <w:r>
        <w:rPr>
          <w:rStyle w:val="CommentReference"/>
        </w:rPr>
        <w:annotationRef/>
      </w:r>
      <w:r>
        <w:rPr>
          <w:sz w:val="20"/>
          <w:szCs w:val="20"/>
        </w:rPr>
        <w:t xml:space="preserve">Exploited fishery species? Being specific as to who and/or what is the exploiter </w:t>
      </w:r>
    </w:p>
  </w:comment>
  <w:comment w:id="26" w:author="Taylor A Trivino" w:date="2026-09-03T08:58:00Z" w:initials="TT">
    <w:p w14:paraId="08AEAD44" w14:textId="77777777" w:rsidR="000D2602" w:rsidRDefault="000D2602" w:rsidP="000D2602">
      <w:r>
        <w:rPr>
          <w:rStyle w:val="CommentReference"/>
        </w:rPr>
        <w:annotationRef/>
      </w:r>
      <w:r>
        <w:rPr>
          <w:sz w:val="20"/>
          <w:szCs w:val="20"/>
        </w:rPr>
        <w:t xml:space="preserve">(I.e., mangroves, salt marshes, corals, seagrasses, kelp) </w:t>
      </w:r>
    </w:p>
  </w:comment>
  <w:comment w:id="32" w:author="Taylor A Trivino" w:date="2026-09-03T08:59:00Z" w:initials="TT">
    <w:p w14:paraId="5F891656" w14:textId="77777777" w:rsidR="000D2602" w:rsidRDefault="000D2602" w:rsidP="000D2602">
      <w:r>
        <w:rPr>
          <w:rStyle w:val="CommentReference"/>
        </w:rPr>
        <w:annotationRef/>
      </w:r>
      <w:r>
        <w:rPr>
          <w:sz w:val="20"/>
          <w:szCs w:val="20"/>
        </w:rPr>
        <w:t xml:space="preserve">Use e.g., </w:t>
      </w:r>
    </w:p>
  </w:comment>
  <w:comment w:id="43" w:author="Kristina Randrup" w:date="2026-08-21T11:36:00Z" w:initials="KR">
    <w:p w14:paraId="1275ACA1" w14:textId="77777777" w:rsidR="00A777D4" w:rsidRDefault="00A777D4" w:rsidP="00A777D4">
      <w:r>
        <w:rPr>
          <w:rStyle w:val="CommentReference"/>
        </w:rPr>
        <w:annotationRef/>
      </w:r>
      <w:r>
        <w:rPr>
          <w:sz w:val="20"/>
          <w:szCs w:val="20"/>
        </w:rPr>
        <w:t xml:space="preserve">This reads somewhat nonsequitor following Global North. The association is obviously wealth concentration in the north, but the comment still reads a little funky. </w:t>
      </w:r>
    </w:p>
  </w:comment>
  <w:comment w:id="73" w:author="Monica Thom" w:date="2026-08-21T17:21:00Z" w:initials="">
    <w:p w14:paraId="16C02A54" w14:textId="77777777" w:rsidR="002339BA" w:rsidRDefault="002339BA">
      <w:pPr>
        <w:widowControl w:val="0"/>
        <w:pBdr>
          <w:top w:val="nil"/>
          <w:left w:val="nil"/>
          <w:bottom w:val="nil"/>
          <w:right w:val="nil"/>
          <w:between w:val="nil"/>
        </w:pBdr>
        <w:spacing w:before="0"/>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remove, per comment in cited section - Monica Thom</w:t>
      </w:r>
    </w:p>
  </w:comment>
  <w:comment w:id="74" w:author="Connor Quiroz" w:date="2026-09-04T15:51:00Z" w:initials="CQ">
    <w:p w14:paraId="5593CAA3" w14:textId="77777777" w:rsidR="00E22FFF" w:rsidRDefault="00E22FFF" w:rsidP="00E22FFF">
      <w:pPr>
        <w:pStyle w:val="CommentText"/>
      </w:pPr>
      <w:r>
        <w:rPr>
          <w:rStyle w:val="CommentReference"/>
        </w:rPr>
        <w:annotationRef/>
      </w:r>
      <w:r>
        <w:t>I like this — alludes to the utility of this paper</w:t>
      </w:r>
    </w:p>
  </w:comment>
  <w:comment w:id="76" w:author="Will Patrone" w:date="2026-09-11T17:20:00Z" w:initials="WP">
    <w:p w14:paraId="6E8F3439" w14:textId="77777777" w:rsidR="00365502" w:rsidRDefault="00365502" w:rsidP="00365502">
      <w:pPr>
        <w:pStyle w:val="CommentText"/>
      </w:pPr>
      <w:r>
        <w:rPr>
          <w:rStyle w:val="CommentReference"/>
        </w:rPr>
        <w:annotationRef/>
      </w:r>
      <w:r>
        <w:t xml:space="preserve">How true is any of this? Particularly the last few sentances? </w:t>
      </w:r>
    </w:p>
  </w:comment>
  <w:comment w:id="75" w:author="Zoe Rand" w:date="2026-08-24T10:35:00Z" w:initials="ZR">
    <w:p w14:paraId="44025877" w14:textId="77777777" w:rsidR="00E5410A" w:rsidRDefault="00E5410A" w:rsidP="00E5410A">
      <w:r>
        <w:rPr>
          <w:rStyle w:val="CommentReference"/>
        </w:rPr>
        <w:annotationRef/>
      </w:r>
      <w:r>
        <w:rPr>
          <w:sz w:val="20"/>
          <w:szCs w:val="20"/>
        </w:rPr>
        <w:t>You've mentioned a lot about what is wrong with the other approaches, but haven't really talked about the benefits of our approach. Might be worth adding a setence or two here about how our approach is different than the IUCN, LPI etc.</w:t>
      </w:r>
    </w:p>
  </w:comment>
  <w:comment w:id="77" w:author="Taylor A Trivino" w:date="2026-09-03T09:38:00Z" w:initials="TT">
    <w:p w14:paraId="0DAFD458" w14:textId="77777777" w:rsidR="00581255" w:rsidRDefault="00581255" w:rsidP="00581255">
      <w:r>
        <w:rPr>
          <w:rStyle w:val="CommentReference"/>
        </w:rPr>
        <w:annotationRef/>
      </w:r>
      <w:r>
        <w:rPr>
          <w:sz w:val="20"/>
          <w:szCs w:val="20"/>
        </w:rPr>
        <w:t xml:space="preserve">I would add more detail into this claim. There’s lots of language in the paper about this work being used at an  international level so I would emphasize how updated methods and abundance of species can help to inform what species get protections, who is passing these conservation opportunities and what gap in knowledge is being filled </w:t>
      </w:r>
    </w:p>
  </w:comment>
  <w:comment w:id="80" w:author="Zoe Rand" w:date="2026-08-24T11:42:00Z" w:initials="ZR">
    <w:p w14:paraId="20B6363C" w14:textId="77777777" w:rsidR="00300235" w:rsidRDefault="00300235" w:rsidP="00300235">
      <w:r>
        <w:rPr>
          <w:rStyle w:val="CommentReference"/>
        </w:rPr>
        <w:annotationRef/>
      </w:r>
      <w:r>
        <w:rPr>
          <w:sz w:val="20"/>
          <w:szCs w:val="20"/>
        </w:rPr>
        <w:t xml:space="preserve">I made some specific comments about this below, but overall, I think all the data paragraphs need information on the regions included/not included and the time period of the data. </w:t>
      </w:r>
    </w:p>
  </w:comment>
  <w:comment w:id="79" w:author="Kristina Randrup" w:date="2026-08-21T13:38:00Z" w:initials="KR">
    <w:p w14:paraId="7D2DD6E1" w14:textId="77777777" w:rsidR="00B71C7C" w:rsidRDefault="00B71C7C" w:rsidP="00B71C7C">
      <w:r>
        <w:rPr>
          <w:rStyle w:val="CommentReference"/>
        </w:rPr>
        <w:annotationRef/>
      </w:r>
      <w:r>
        <w:rPr>
          <w:sz w:val="20"/>
          <w:szCs w:val="20"/>
        </w:rPr>
        <w:t xml:space="preserve">the are a lot of sections that feel too underdeveloped -- this is obviously because of the huge range in data available by taxa, but the later taxa need a bit more fleshing out. Even just explicitly stating the years of data or about how many species are covered would be helpful. </w:t>
      </w:r>
    </w:p>
  </w:comment>
  <w:comment w:id="78" w:author="Will Patrone" w:date="2026-09-16T16:43:00Z" w:initials="WP">
    <w:p w14:paraId="31A23198" w14:textId="77777777" w:rsidR="002E3AC7" w:rsidRDefault="002E3AC7" w:rsidP="002E3AC7">
      <w:pPr>
        <w:pStyle w:val="CommentText"/>
      </w:pPr>
      <w:r>
        <w:rPr>
          <w:rStyle w:val="CommentReference"/>
        </w:rPr>
        <w:annotationRef/>
      </w:r>
      <w:r>
        <w:t>From K. Randrup: Start eachs ection with “ for taxa X, we gathered data from X source(s). This data covers the years XXXX-YYYY for Z unique species. In total, there are  ZZZZ unique time series for this taxa.”</w:t>
      </w:r>
    </w:p>
  </w:comment>
  <w:comment w:id="81" w:author="Will Patrone" w:date="2026-09-16T16:51:00Z" w:initials="WP">
    <w:p w14:paraId="2451BCF7" w14:textId="77777777" w:rsidR="00EF3328" w:rsidRDefault="00EF3328" w:rsidP="00EF3328">
      <w:pPr>
        <w:pStyle w:val="CommentText"/>
      </w:pPr>
      <w:r>
        <w:rPr>
          <w:rStyle w:val="CommentReference"/>
        </w:rPr>
        <w:annotationRef/>
      </w:r>
      <w:r>
        <w:t>I moved this to methods so we can save citations in the main text</w:t>
      </w:r>
    </w:p>
  </w:comment>
  <w:comment w:id="82" w:author="zihan hong" w:date="2026-09-02T14:15:00Z" w:initials="zh">
    <w:p w14:paraId="40BECBEE" w14:textId="77777777" w:rsidR="00A721ED" w:rsidRDefault="00A721ED" w:rsidP="00A721ED">
      <w:pPr>
        <w:pStyle w:val="CommentText"/>
      </w:pPr>
      <w:r>
        <w:rPr>
          <w:rStyle w:val="CommentReference"/>
        </w:rPr>
        <w:annotationRef/>
      </w:r>
      <w:r>
        <w:t>As the first paragraph, which functions more as an introduction or summary, I think it would be helpful to briefly explain the overall approach—for example, that data were collected using different approaches for different taxa and that the resulting abundance trends were analyzed using MARSS. I did not realize until later in the manuscript that MARSS was ultimately used for the analysis, so introducing this approach earlier would help orient the reader and make the overall study design clearer from the outset.</w:t>
      </w:r>
    </w:p>
  </w:comment>
  <w:comment w:id="87" w:author="Zoe Rand" w:date="2026-08-24T10:42:00Z" w:initials="ZR">
    <w:p w14:paraId="35D3F04E" w14:textId="77777777" w:rsidR="00E5410A" w:rsidRDefault="00E5410A" w:rsidP="00E5410A">
      <w:r>
        <w:rPr>
          <w:rStyle w:val="CommentReference"/>
        </w:rPr>
        <w:annotationRef/>
      </w:r>
      <w:r>
        <w:rPr>
          <w:sz w:val="20"/>
          <w:szCs w:val="20"/>
        </w:rPr>
        <w:t>Assuming this is what you mean, but feel free to change if not.</w:t>
      </w:r>
    </w:p>
  </w:comment>
  <w:comment w:id="96" w:author="Zoe Rand" w:date="2026-08-24T10:51:00Z" w:initials="ZR">
    <w:p w14:paraId="21C087D2" w14:textId="77777777" w:rsidR="00925AAE" w:rsidRDefault="00925AAE" w:rsidP="00925AAE">
      <w:r>
        <w:rPr>
          <w:rStyle w:val="CommentReference"/>
        </w:rPr>
        <w:annotationRef/>
      </w:r>
      <w:r>
        <w:rPr>
          <w:sz w:val="20"/>
          <w:szCs w:val="20"/>
        </w:rPr>
        <w:t>It's not clear to me what this data actually measured.</w:t>
      </w:r>
    </w:p>
  </w:comment>
  <w:comment w:id="97" w:author="Zoe Rand" w:date="2026-08-24T10:53:00Z" w:initials="ZR">
    <w:p w14:paraId="2AA02656" w14:textId="77777777" w:rsidR="00925AAE" w:rsidRDefault="00925AAE" w:rsidP="00925AAE">
      <w:r>
        <w:rPr>
          <w:rStyle w:val="CommentReference"/>
        </w:rPr>
        <w:annotationRef/>
      </w:r>
      <w:r>
        <w:rPr>
          <w:sz w:val="20"/>
          <w:szCs w:val="20"/>
        </w:rPr>
        <w:t xml:space="preserve">region? </w:t>
      </w:r>
    </w:p>
  </w:comment>
  <w:comment w:id="99" w:author="Zoe Rand" w:date="2026-08-24T10:52:00Z" w:initials="ZR">
    <w:p w14:paraId="435B8A24" w14:textId="77777777" w:rsidR="00925AAE" w:rsidRDefault="00925AAE" w:rsidP="00925AAE">
      <w:r>
        <w:rPr>
          <w:rStyle w:val="CommentReference"/>
        </w:rPr>
        <w:annotationRef/>
      </w:r>
      <w:r>
        <w:rPr>
          <w:sz w:val="20"/>
          <w:szCs w:val="20"/>
        </w:rPr>
        <w:t>This is another piece that could probably go in the supplement.</w:t>
      </w:r>
    </w:p>
  </w:comment>
  <w:comment w:id="98" w:author="Kristina Randrup" w:date="2026-08-21T11:59:00Z" w:initials="KR">
    <w:p w14:paraId="0E6E8837" w14:textId="77777777" w:rsidR="007B2FA4" w:rsidRDefault="007B2FA4" w:rsidP="007B2FA4">
      <w:r>
        <w:rPr>
          <w:rStyle w:val="CommentReference"/>
        </w:rPr>
        <w:annotationRef/>
      </w:r>
      <w:r>
        <w:rPr>
          <w:sz w:val="20"/>
          <w:szCs w:val="20"/>
        </w:rPr>
        <w:t>I'd maybe add a sentence saying that they are all temperate and then condense the regions and months into a single sentence and take out the repetition of temperate</w:t>
      </w:r>
    </w:p>
  </w:comment>
  <w:comment w:id="100" w:author="Zoe Rand" w:date="2026-08-24T10:57:00Z" w:initials="ZR">
    <w:p w14:paraId="325B87DF" w14:textId="77777777" w:rsidR="004E3930" w:rsidRDefault="004E3930" w:rsidP="004E3930">
      <w:r>
        <w:rPr>
          <w:rStyle w:val="CommentReference"/>
        </w:rPr>
        <w:annotationRef/>
      </w:r>
      <w:r>
        <w:rPr>
          <w:sz w:val="20"/>
          <w:szCs w:val="20"/>
        </w:rPr>
        <w:t xml:space="preserve">This is concerning to me....especially because I don't really know what low counts are. Did you remove low abundance estimates? if so, that seems like it would bias the results high? Or  does this mean something else? </w:t>
      </w:r>
    </w:p>
  </w:comment>
  <w:comment w:id="103" w:author="Zoe Rand" w:date="2026-08-24T11:08:00Z" w:initials="ZR">
    <w:p w14:paraId="50A27D1F" w14:textId="77777777" w:rsidR="00707C57" w:rsidRDefault="00707C57" w:rsidP="00707C57">
      <w:r>
        <w:rPr>
          <w:rStyle w:val="CommentReference"/>
        </w:rPr>
        <w:annotationRef/>
      </w:r>
      <w:r>
        <w:rPr>
          <w:sz w:val="20"/>
          <w:szCs w:val="20"/>
        </w:rPr>
        <w:t>be specific here about what is meant by mean-scaling, especially since you already took the means?</w:t>
      </w:r>
    </w:p>
  </w:comment>
  <w:comment w:id="104" w:author="Will Patrone" w:date="2026-09-11T17:25:00Z" w:initials="WP">
    <w:p w14:paraId="369030A7" w14:textId="77777777" w:rsidR="006B2FA0" w:rsidRDefault="006B2FA0" w:rsidP="006B2FA0">
      <w:pPr>
        <w:pStyle w:val="CommentText"/>
      </w:pPr>
      <w:r>
        <w:rPr>
          <w:rStyle w:val="CommentReference"/>
        </w:rPr>
        <w:annotationRef/>
      </w:r>
      <w:r>
        <w:t>Cite?</w:t>
      </w:r>
    </w:p>
  </w:comment>
  <w:comment w:id="105" w:author="Zoe Rand" w:date="2026-08-24T11:13:00Z" w:initials="ZR">
    <w:p w14:paraId="5AFD9FA7" w14:textId="77777777" w:rsidR="00707C57" w:rsidRDefault="00707C57" w:rsidP="00707C57">
      <w:r>
        <w:rPr>
          <w:rStyle w:val="CommentReference"/>
        </w:rPr>
        <w:annotationRef/>
      </w:r>
      <w:r>
        <w:rPr>
          <w:sz w:val="20"/>
          <w:szCs w:val="20"/>
        </w:rPr>
        <w:t>not sure what studies are being referred to here</w:t>
      </w:r>
    </w:p>
  </w:comment>
  <w:comment w:id="106" w:author="Will Patrone" w:date="2026-09-11T17:26:00Z" w:initials="WP">
    <w:p w14:paraId="7DDB683F" w14:textId="77777777" w:rsidR="006B2FA0" w:rsidRDefault="006B2FA0" w:rsidP="006B2FA0">
      <w:pPr>
        <w:pStyle w:val="CommentText"/>
      </w:pPr>
      <w:r>
        <w:rPr>
          <w:rStyle w:val="CommentReference"/>
        </w:rPr>
        <w:annotationRef/>
      </w:r>
      <w:r>
        <w:t>I have the same comment- Ray?</w:t>
      </w:r>
    </w:p>
  </w:comment>
  <w:comment w:id="109" w:author="Gabby Commisso" w:date="2026-09-02T13:17:00Z" w:initials="GC">
    <w:p w14:paraId="671AB282" w14:textId="77777777" w:rsidR="00091140" w:rsidRDefault="00091140" w:rsidP="00091140">
      <w:r>
        <w:rPr>
          <w:rStyle w:val="CommentReference"/>
        </w:rPr>
        <w:annotationRef/>
      </w:r>
      <w:r>
        <w:rPr>
          <w:sz w:val="20"/>
          <w:szCs w:val="20"/>
        </w:rPr>
        <w:t>define acronym</w:t>
      </w:r>
    </w:p>
  </w:comment>
  <w:comment w:id="110" w:author="Will Patrone" w:date="2026-09-11T17:35:00Z" w:initials="WP">
    <w:p w14:paraId="25E1CDEE" w14:textId="77777777" w:rsidR="00DA0850" w:rsidRDefault="00DA0850" w:rsidP="00DA0850">
      <w:pPr>
        <w:pStyle w:val="CommentText"/>
      </w:pPr>
      <w:r>
        <w:rPr>
          <w:rStyle w:val="CommentReference"/>
        </w:rPr>
        <w:annotationRef/>
      </w:r>
      <w:r>
        <w:t>Also need the econ data</w:t>
      </w:r>
    </w:p>
  </w:comment>
  <w:comment w:id="108" w:author="Zoe Rand" w:date="2026-08-24T11:17:00Z" w:initials="ZR">
    <w:p w14:paraId="67408F95" w14:textId="77777777" w:rsidR="00B970C3" w:rsidRDefault="00B970C3" w:rsidP="00B970C3">
      <w:r>
        <w:rPr>
          <w:rStyle w:val="CommentReference"/>
        </w:rPr>
        <w:annotationRef/>
      </w:r>
      <w:r>
        <w:rPr>
          <w:sz w:val="20"/>
          <w:szCs w:val="20"/>
        </w:rPr>
        <w:t>is this defined somewhere?</w:t>
      </w:r>
    </w:p>
  </w:comment>
  <w:comment w:id="111" w:author="zihan hong" w:date="2026-09-02T14:03:00Z" w:initials="zh">
    <w:p w14:paraId="27C71C20" w14:textId="77777777" w:rsidR="00CA76EC" w:rsidRDefault="00CA76EC" w:rsidP="00CA76EC">
      <w:pPr>
        <w:pStyle w:val="CommentText"/>
      </w:pPr>
      <w:r>
        <w:rPr>
          <w:rStyle w:val="CommentReference"/>
        </w:rPr>
        <w:annotationRef/>
      </w:r>
      <w:r>
        <w:t>What is Table Z?</w:t>
      </w:r>
    </w:p>
  </w:comment>
  <w:comment w:id="112" w:author="Will Patrone" w:date="2026-09-11T17:35:00Z" w:initials="WP">
    <w:p w14:paraId="6D345234" w14:textId="77777777" w:rsidR="00DA0850" w:rsidRDefault="00DA0850" w:rsidP="00DA0850">
      <w:pPr>
        <w:pStyle w:val="CommentText"/>
      </w:pPr>
      <w:r>
        <w:rPr>
          <w:rStyle w:val="CommentReference"/>
        </w:rPr>
        <w:annotationRef/>
      </w:r>
      <w:r>
        <w:t>We need to add- in supp</w:t>
      </w:r>
    </w:p>
  </w:comment>
  <w:comment w:id="115" w:author="zihan hong" w:date="2026-09-02T14:05:00Z" w:initials="zh">
    <w:p w14:paraId="0EC7667C" w14:textId="77777777" w:rsidR="00CA76EC" w:rsidRDefault="00CA76EC" w:rsidP="00CA76EC">
      <w:pPr>
        <w:pStyle w:val="CommentText"/>
      </w:pPr>
      <w:r>
        <w:rPr>
          <w:rStyle w:val="CommentReference"/>
        </w:rPr>
        <w:annotationRef/>
      </w:r>
      <w:r>
        <w:t>Need citation</w:t>
      </w:r>
    </w:p>
  </w:comment>
  <w:comment w:id="113" w:author="Zoe Rand" w:date="2026-08-24T11:26:00Z" w:initials="ZR">
    <w:p w14:paraId="16A45536" w14:textId="77777777" w:rsidR="000B2EA3" w:rsidRDefault="000B2EA3" w:rsidP="000B2EA3">
      <w:r>
        <w:rPr>
          <w:rStyle w:val="CommentReference"/>
        </w:rPr>
        <w:annotationRef/>
      </w:r>
      <w:r>
        <w:rPr>
          <w:sz w:val="20"/>
          <w:szCs w:val="20"/>
        </w:rPr>
        <w:t>do you have citations for this? Also it seems like we don't have trend data for these fish, correct? if so, probably worth saying that explicitly here</w:t>
      </w:r>
    </w:p>
  </w:comment>
  <w:comment w:id="114" w:author="Zoe Rand" w:date="2026-08-24T13:49:00Z" w:initials="ZR">
    <w:p w14:paraId="243600A0" w14:textId="77777777" w:rsidR="00A96840" w:rsidRDefault="00A96840" w:rsidP="00A96840">
      <w:r>
        <w:rPr>
          <w:rStyle w:val="CommentReference"/>
        </w:rPr>
        <w:annotationRef/>
      </w:r>
      <w:r>
        <w:rPr>
          <w:sz w:val="20"/>
          <w:szCs w:val="20"/>
        </w:rPr>
        <w:t>Ok looking at the figures it does seem like there is trend data? So i don't know where that is coming from reading this</w:t>
      </w:r>
    </w:p>
  </w:comment>
  <w:comment w:id="118" w:author="Kristina Randrup" w:date="2026-08-21T12:26:00Z" w:initials="KR">
    <w:p w14:paraId="3456326C" w14:textId="77777777" w:rsidR="004E2F83" w:rsidRDefault="004E2F83" w:rsidP="004E2F83">
      <w:r>
        <w:rPr>
          <w:rStyle w:val="CommentReference"/>
        </w:rPr>
        <w:annotationRef/>
      </w:r>
      <w:r>
        <w:rPr>
          <w:sz w:val="20"/>
          <w:szCs w:val="20"/>
        </w:rPr>
        <w:t>citation</w:t>
      </w:r>
    </w:p>
  </w:comment>
  <w:comment w:id="119" w:author="Zoe Rand" w:date="2026-08-24T11:25:00Z" w:initials="ZR">
    <w:p w14:paraId="2F8498FF" w14:textId="77777777" w:rsidR="00B970C3" w:rsidRDefault="00B970C3" w:rsidP="00B970C3">
      <w:r>
        <w:rPr>
          <w:rStyle w:val="CommentReference"/>
        </w:rPr>
        <w:annotationRef/>
      </w:r>
      <w:r>
        <w:rPr>
          <w:sz w:val="20"/>
          <w:szCs w:val="20"/>
        </w:rPr>
        <w:t>Maybe specify why landings alone are not useful for trend estimates? May not be obvious to a non-fisheries audience.</w:t>
      </w:r>
    </w:p>
  </w:comment>
  <w:comment w:id="126" w:author="Kristina Randrup" w:date="2026-08-21T12:30:00Z" w:initials="KR">
    <w:p w14:paraId="63BB2FBA" w14:textId="77777777" w:rsidR="00C60BAA" w:rsidRDefault="00C60BAA" w:rsidP="00C60BAA">
      <w:r>
        <w:rPr>
          <w:rStyle w:val="CommentReference"/>
        </w:rPr>
        <w:annotationRef/>
      </w:r>
      <w:r>
        <w:rPr>
          <w:sz w:val="20"/>
          <w:szCs w:val="20"/>
        </w:rPr>
        <w:t>how many species covered?</w:t>
      </w:r>
    </w:p>
  </w:comment>
  <w:comment w:id="125" w:author="Zoe Rand" w:date="2026-08-24T11:31:00Z" w:initials="ZR">
    <w:p w14:paraId="39ED9A44" w14:textId="77777777" w:rsidR="000B2EA3" w:rsidRDefault="000B2EA3" w:rsidP="000B2EA3">
      <w:r>
        <w:rPr>
          <w:rStyle w:val="CommentReference"/>
        </w:rPr>
        <w:annotationRef/>
      </w:r>
      <w:r>
        <w:rPr>
          <w:sz w:val="20"/>
          <w:szCs w:val="20"/>
        </w:rPr>
        <w:t>region or time period?</w:t>
      </w:r>
    </w:p>
  </w:comment>
  <w:comment w:id="129" w:author="Kristina Randrup" w:date="2026-08-21T12:30:00Z" w:initials="KR">
    <w:p w14:paraId="016285F8" w14:textId="77777777" w:rsidR="00C60BAA" w:rsidRDefault="00C60BAA" w:rsidP="00C60BAA">
      <w:r>
        <w:rPr>
          <w:rStyle w:val="CommentReference"/>
        </w:rPr>
        <w:annotationRef/>
      </w:r>
      <w:r>
        <w:rPr>
          <w:sz w:val="20"/>
          <w:szCs w:val="20"/>
        </w:rPr>
        <w:t>how many species/years/etc. covered?</w:t>
      </w:r>
    </w:p>
  </w:comment>
  <w:comment w:id="130" w:author="Zoe Rand" w:date="2026-08-24T11:32:00Z" w:initials="ZR">
    <w:p w14:paraId="65FE5B5B" w14:textId="77777777" w:rsidR="000B2EA3" w:rsidRDefault="000B2EA3" w:rsidP="000B2EA3">
      <w:r>
        <w:rPr>
          <w:rStyle w:val="CommentReference"/>
        </w:rPr>
        <w:annotationRef/>
      </w:r>
      <w:r>
        <w:rPr>
          <w:sz w:val="20"/>
          <w:szCs w:val="20"/>
        </w:rPr>
        <w:t>time period or region?</w:t>
      </w:r>
    </w:p>
  </w:comment>
  <w:comment w:id="135" w:author="Zoe Rand" w:date="2026-08-24T12:03:00Z" w:initials="ZR">
    <w:p w14:paraId="2AA185DD" w14:textId="77777777" w:rsidR="00FB0056" w:rsidRDefault="00FB0056" w:rsidP="00FB0056">
      <w:r>
        <w:rPr>
          <w:rStyle w:val="CommentReference"/>
        </w:rPr>
        <w:annotationRef/>
      </w:r>
      <w:r>
        <w:rPr>
          <w:sz w:val="20"/>
          <w:szCs w:val="20"/>
        </w:rPr>
        <w:t>Doesn't need to be these exact words, but I think you need a little more of an overview of the process before diving into the model</w:t>
      </w:r>
    </w:p>
  </w:comment>
  <w:comment w:id="136" w:author="Zoe Rand" w:date="2026-08-24T11:50:00Z" w:initials="ZR">
    <w:p w14:paraId="00852B0D" w14:textId="180A54A8" w:rsidR="00C46293" w:rsidRDefault="00C46293" w:rsidP="00C46293">
      <w:r>
        <w:rPr>
          <w:rStyle w:val="CommentReference"/>
        </w:rPr>
        <w:annotationRef/>
      </w:r>
      <w:r>
        <w:rPr>
          <w:sz w:val="20"/>
          <w:szCs w:val="20"/>
        </w:rPr>
        <w:t>does i just index observation here?</w:t>
      </w:r>
    </w:p>
  </w:comment>
  <w:comment w:id="138" w:author="Kristina Randrup" w:date="2026-08-21T13:42:00Z" w:initials="KR">
    <w:p w14:paraId="78FFA9F9" w14:textId="77777777" w:rsidR="00B71C7C" w:rsidRDefault="00B71C7C" w:rsidP="00B71C7C">
      <w:r>
        <w:rPr>
          <w:rStyle w:val="CommentReference"/>
        </w:rPr>
        <w:annotationRef/>
      </w:r>
      <w:r>
        <w:rPr>
          <w:sz w:val="20"/>
          <w:szCs w:val="20"/>
        </w:rPr>
        <w:t>ID should either be capitalized in all places or lower case in all places</w:t>
      </w:r>
    </w:p>
  </w:comment>
  <w:comment w:id="139" w:author="Zoe Rand" w:date="2026-08-24T12:05:00Z" w:initials="ZR">
    <w:p w14:paraId="4B8CABFA" w14:textId="77777777" w:rsidR="00FB0056" w:rsidRDefault="00FB0056" w:rsidP="00FB0056">
      <w:r>
        <w:rPr>
          <w:rStyle w:val="CommentReference"/>
        </w:rPr>
        <w:annotationRef/>
      </w:r>
      <w:r>
        <w:rPr>
          <w:sz w:val="20"/>
          <w:szCs w:val="20"/>
        </w:rPr>
        <w:t>i know they are short, but i think it would be useful to lay these out like the equations above rather than have them in the paragraph.</w:t>
      </w:r>
    </w:p>
  </w:comment>
  <w:comment w:id="146" w:author="Zoe Rand" w:date="2026-08-24T12:07:00Z" w:initials="ZR">
    <w:p w14:paraId="5D63FC2F" w14:textId="77777777" w:rsidR="00DB132F" w:rsidRDefault="00DB132F" w:rsidP="00DB132F">
      <w:r>
        <w:rPr>
          <w:rStyle w:val="CommentReference"/>
        </w:rPr>
        <w:annotationRef/>
      </w:r>
      <w:r>
        <w:rPr>
          <w:sz w:val="20"/>
          <w:szCs w:val="20"/>
        </w:rPr>
        <w:t>Are these laid out somewhere?</w:t>
      </w:r>
    </w:p>
  </w:comment>
  <w:comment w:id="151" w:author="Zoe Rand" w:date="2026-08-24T12:12:00Z" w:initials="ZR">
    <w:p w14:paraId="24A0946E" w14:textId="77777777" w:rsidR="00DB132F" w:rsidRDefault="00DB132F" w:rsidP="00DB132F">
      <w:r>
        <w:rPr>
          <w:rStyle w:val="CommentReference"/>
        </w:rPr>
        <w:annotationRef/>
      </w:r>
      <w:r>
        <w:rPr>
          <w:sz w:val="20"/>
          <w:szCs w:val="20"/>
        </w:rPr>
        <w:t>Or maybe put the values as a supplemental table if there were a lot of models fit</w:t>
      </w:r>
    </w:p>
  </w:comment>
  <w:comment w:id="153" w:author="Zoe Rand" w:date="2026-08-24T12:13:00Z" w:initials="ZR">
    <w:p w14:paraId="2C13C008" w14:textId="77777777" w:rsidR="00DB132F" w:rsidRDefault="00DB132F" w:rsidP="00DB132F">
      <w:r>
        <w:rPr>
          <w:rStyle w:val="CommentReference"/>
        </w:rPr>
        <w:annotationRef/>
      </w:r>
      <w:r>
        <w:rPr>
          <w:sz w:val="20"/>
          <w:szCs w:val="20"/>
        </w:rPr>
        <w:t>Or whatever it is you did</w:t>
      </w:r>
    </w:p>
  </w:comment>
  <w:comment w:id="154" w:author="Will Patrone" w:date="2026-09-16T17:24:00Z" w:initials="WP">
    <w:p w14:paraId="1C9B6206" w14:textId="77777777" w:rsidR="00E1640C" w:rsidRDefault="00E1640C" w:rsidP="00E1640C">
      <w:pPr>
        <w:pStyle w:val="CommentText"/>
      </w:pPr>
      <w:r>
        <w:rPr>
          <w:rStyle w:val="CommentReference"/>
        </w:rPr>
        <w:annotationRef/>
      </w:r>
      <w:r>
        <w:t>I accepted the citation addition here, not sure if desired</w:t>
      </w:r>
    </w:p>
  </w:comment>
  <w:comment w:id="164" w:author="Zoe Rand" w:date="2026-08-24T12:17:00Z" w:initials="ZR">
    <w:p w14:paraId="6FC295CC" w14:textId="77777777" w:rsidR="00B5668B" w:rsidRDefault="00A53378" w:rsidP="00B5668B">
      <w:r>
        <w:rPr>
          <w:rStyle w:val="CommentReference"/>
        </w:rPr>
        <w:annotationRef/>
      </w:r>
      <w:r w:rsidR="00B5668B">
        <w:rPr>
          <w:sz w:val="20"/>
          <w:szCs w:val="20"/>
        </w:rPr>
        <w:t>Did we do this? If not, probably worth it to go back and look at these</w:t>
      </w:r>
    </w:p>
  </w:comment>
  <w:comment w:id="166" w:author="Zoe Rand" w:date="2026-08-24T12:14:00Z" w:initials="ZR">
    <w:p w14:paraId="1AF92F46" w14:textId="77777777" w:rsidR="00DB132F" w:rsidRDefault="00DB132F" w:rsidP="00DB132F">
      <w:r>
        <w:rPr>
          <w:rStyle w:val="CommentReference"/>
        </w:rPr>
        <w:annotationRef/>
      </w:r>
      <w:r>
        <w:rPr>
          <w:sz w:val="20"/>
          <w:szCs w:val="20"/>
        </w:rPr>
        <w:t xml:space="preserve">How did you pick a scenario? </w:t>
      </w:r>
    </w:p>
  </w:comment>
  <w:comment w:id="167" w:author="Zoe Rand" w:date="2026-08-24T12:15:00Z" w:initials="ZR">
    <w:p w14:paraId="2EDD0EF2" w14:textId="77777777" w:rsidR="00DB132F" w:rsidRDefault="00DB132F" w:rsidP="00DB132F">
      <w:r>
        <w:rPr>
          <w:rStyle w:val="CommentReference"/>
        </w:rPr>
        <w:annotationRef/>
      </w:r>
      <w:r>
        <w:rPr>
          <w:sz w:val="20"/>
          <w:szCs w:val="20"/>
        </w:rPr>
        <w:t>This might be part of the taxonomic group question above, but my memory is that we fit these models by species and then summed overall all the species in the groups to get the overall taxonomic group trend, right? So you should probably add a sentence or two about how that procedure was done.</w:t>
      </w:r>
    </w:p>
  </w:comment>
  <w:comment w:id="165" w:author="zihan hong" w:date="2026-09-02T14:30:00Z" w:initials="zh">
    <w:p w14:paraId="46A20BF6" w14:textId="77777777" w:rsidR="00CB1BB0" w:rsidRDefault="00CB1BB0" w:rsidP="00CB1BB0">
      <w:pPr>
        <w:pStyle w:val="CommentText"/>
      </w:pPr>
      <w:r>
        <w:rPr>
          <w:rStyle w:val="CommentReference"/>
        </w:rPr>
        <w:annotationRef/>
      </w:r>
      <w:r>
        <w:t>Why we want to test the three structural configurations? What’s the evaluation results? These 9 scenarios were never revisited later in the main text.</w:t>
      </w:r>
    </w:p>
  </w:comment>
  <w:comment w:id="168" w:author="Zoe Rand" w:date="2026-08-24T13:30:00Z" w:initials="ZR">
    <w:p w14:paraId="423C5C36" w14:textId="77777777" w:rsidR="00CA1892" w:rsidRDefault="00CA1892" w:rsidP="00CA1892">
      <w:r>
        <w:rPr>
          <w:rStyle w:val="CommentReference"/>
        </w:rPr>
        <w:annotationRef/>
      </w:r>
      <w:r>
        <w:rPr>
          <w:sz w:val="20"/>
          <w:szCs w:val="20"/>
        </w:rPr>
        <w:t>I've made lots of comments in this section but overall, I think we need to limit the amount of discussion in this section and just stick to actual results. Also, there's a lot of "since XX" date with no end dates, and or vague phrasing like "more recently" etc. I think we need to use the actual dates as much as possible.</w:t>
      </w:r>
    </w:p>
  </w:comment>
  <w:comment w:id="169" w:author="Zoe Rand" w:date="2026-08-24T12:59:00Z" w:initials="ZR">
    <w:p w14:paraId="26858879" w14:textId="77777777" w:rsidR="00784C1C" w:rsidRDefault="00784C1C" w:rsidP="00784C1C">
      <w:r>
        <w:rPr>
          <w:rStyle w:val="CommentReference"/>
        </w:rPr>
        <w:annotationRef/>
      </w:r>
      <w:r>
        <w:rPr>
          <w:sz w:val="20"/>
          <w:szCs w:val="20"/>
        </w:rPr>
        <w:t>does this mean early years? does this mean that this study is only preliminary results?</w:t>
      </w:r>
    </w:p>
  </w:comment>
  <w:comment w:id="170" w:author="Zoe Rand" w:date="2026-08-24T13:00:00Z" w:initials="ZR">
    <w:p w14:paraId="014988F8" w14:textId="77777777" w:rsidR="00784C1C" w:rsidRDefault="00784C1C" w:rsidP="00784C1C">
      <w:r>
        <w:rPr>
          <w:rStyle w:val="CommentReference"/>
        </w:rPr>
        <w:annotationRef/>
      </w:r>
      <w:r>
        <w:rPr>
          <w:sz w:val="20"/>
          <w:szCs w:val="20"/>
        </w:rPr>
        <w:t>Might be better to clarify how many species/populations are missing</w:t>
      </w:r>
    </w:p>
  </w:comment>
  <w:comment w:id="171" w:author="Zoe Rand" w:date="2026-08-24T13:02:00Z" w:initials="ZR">
    <w:p w14:paraId="5EDED8E7" w14:textId="77777777" w:rsidR="00A5257B" w:rsidRDefault="00A5257B" w:rsidP="00A5257B">
      <w:r>
        <w:rPr>
          <w:rStyle w:val="CommentReference"/>
        </w:rPr>
        <w:annotationRef/>
      </w:r>
      <w:r>
        <w:rPr>
          <w:sz w:val="20"/>
          <w:szCs w:val="20"/>
        </w:rPr>
        <w:t>what does modest mean? maybe give a % here</w:t>
      </w:r>
    </w:p>
  </w:comment>
  <w:comment w:id="172" w:author="Zoe Rand" w:date="2026-08-24T13:03:00Z" w:initials="ZR">
    <w:p w14:paraId="1BB41342" w14:textId="77777777" w:rsidR="00A5257B" w:rsidRDefault="00A5257B" w:rsidP="00A5257B">
      <w:r>
        <w:rPr>
          <w:rStyle w:val="CommentReference"/>
        </w:rPr>
        <w:annotationRef/>
      </w:r>
      <w:r>
        <w:rPr>
          <w:sz w:val="20"/>
          <w:szCs w:val="20"/>
        </w:rPr>
        <w:t>same comment</w:t>
      </w:r>
    </w:p>
  </w:comment>
  <w:comment w:id="173" w:author="Zoe Rand" w:date="2026-08-24T13:04:00Z" w:initials="ZR">
    <w:p w14:paraId="5CBDCAAB" w14:textId="77777777" w:rsidR="00A5257B" w:rsidRDefault="00A5257B" w:rsidP="00A5257B">
      <w:r>
        <w:rPr>
          <w:rStyle w:val="CommentReference"/>
        </w:rPr>
        <w:annotationRef/>
      </w:r>
      <w:r>
        <w:rPr>
          <w:sz w:val="20"/>
          <w:szCs w:val="20"/>
        </w:rPr>
        <w:t>The model seems to be showing a much sharper decline than in any of the data, I wonder why that is?</w:t>
      </w:r>
    </w:p>
  </w:comment>
  <w:comment w:id="174" w:author="Zoe Rand" w:date="2026-08-24T13:08:00Z" w:initials="ZR">
    <w:p w14:paraId="4EB39E8F" w14:textId="77777777" w:rsidR="00A5257B" w:rsidRDefault="00A5257B" w:rsidP="00A5257B">
      <w:r>
        <w:rPr>
          <w:rStyle w:val="CommentReference"/>
        </w:rPr>
        <w:annotationRef/>
      </w:r>
      <w:r>
        <w:rPr>
          <w:sz w:val="20"/>
          <w:szCs w:val="20"/>
        </w:rPr>
        <w:t>once again, be careful by what you mean by this</w:t>
      </w:r>
    </w:p>
  </w:comment>
  <w:comment w:id="176" w:author="zihan hong" w:date="2026-09-02T14:33:00Z" w:initials="zh">
    <w:p w14:paraId="6A9D93B3" w14:textId="77777777" w:rsidR="00D63F9B" w:rsidRDefault="00D63F9B" w:rsidP="00D63F9B">
      <w:pPr>
        <w:pStyle w:val="CommentText"/>
      </w:pPr>
      <w:r>
        <w:rPr>
          <w:rStyle w:val="CommentReference"/>
        </w:rPr>
        <w:annotationRef/>
      </w:r>
      <w:r>
        <w:t xml:space="preserve">Would it be clearer to have separate figures for each habitat, rather than combining all habitats with taxa into a single figure? </w:t>
      </w:r>
    </w:p>
  </w:comment>
  <w:comment w:id="177" w:author="Will Patrone" w:date="2026-09-17T13:10:00Z" w:initials="WP">
    <w:p w14:paraId="0F41062B" w14:textId="77777777" w:rsidR="00984477" w:rsidRDefault="00984477" w:rsidP="00984477">
      <w:pPr>
        <w:pStyle w:val="CommentText"/>
      </w:pPr>
      <w:r>
        <w:rPr>
          <w:rStyle w:val="CommentReference"/>
        </w:rPr>
        <w:annotationRef/>
      </w:r>
      <w:r>
        <w:t>I somewhat agree that these should be separate panels, a) for ones we estimated, b) for the ones we just ripped from somewhere, c) for benthic infauna</w:t>
      </w:r>
    </w:p>
  </w:comment>
  <w:comment w:id="175" w:author="Zoe Rand" w:date="2026-08-24T13:10:00Z" w:initials="ZR">
    <w:p w14:paraId="16C80C91" w14:textId="77777777" w:rsidR="00A5257B" w:rsidRDefault="00A5257B" w:rsidP="00A5257B">
      <w:r>
        <w:rPr>
          <w:rStyle w:val="CommentReference"/>
        </w:rPr>
        <w:annotationRef/>
      </w:r>
      <w:r>
        <w:rPr>
          <w:sz w:val="20"/>
          <w:szCs w:val="20"/>
        </w:rPr>
        <w:t>However, I might argue that the salt marsh graph and the seagrass graph look pretty similar in the time frame we have salt marsh data, so maybe it's just that you haven't plotted the decline for salt marshes (I know because we don't have the data, but I don't know if you can for sure say these are different). Same thing for the hard coral.</w:t>
      </w:r>
    </w:p>
  </w:comment>
  <w:comment w:id="179" w:author="Zoe Rand" w:date="2026-08-24T13:11:00Z" w:initials="ZR">
    <w:p w14:paraId="738C2CFE" w14:textId="77777777" w:rsidR="00A5257B" w:rsidRDefault="00A5257B" w:rsidP="00A5257B">
      <w:r>
        <w:rPr>
          <w:rStyle w:val="CommentReference"/>
        </w:rPr>
        <w:annotationRef/>
      </w:r>
      <w:r>
        <w:rPr>
          <w:sz w:val="20"/>
          <w:szCs w:val="20"/>
        </w:rPr>
        <w:t>This sounds like discussion</w:t>
      </w:r>
    </w:p>
  </w:comment>
  <w:comment w:id="183" w:author="Brianna Fitzgerald" w:date="2026-09-01T21:05:00Z" w:initials="BF">
    <w:p w14:paraId="5E4D348B" w14:textId="4CD528BE" w:rsidR="00AF2AB2" w:rsidRDefault="00000000">
      <w:pPr>
        <w:pStyle w:val="CommentText"/>
      </w:pPr>
      <w:r>
        <w:rPr>
          <w:rStyle w:val="CommentReference"/>
        </w:rPr>
        <w:annotationRef/>
      </w:r>
      <w:r>
        <w:t>Can we say this if we did not test this? This should be treated cautiously unless we test the drivers?</w:t>
      </w:r>
    </w:p>
  </w:comment>
  <w:comment w:id="181" w:author="Zoe Rand" w:date="2026-08-24T13:11:00Z" w:initials="ZR">
    <w:p w14:paraId="7777A856" w14:textId="77777777" w:rsidR="00A5257B" w:rsidRDefault="00A5257B" w:rsidP="00A5257B">
      <w:r>
        <w:rPr>
          <w:rStyle w:val="CommentReference"/>
        </w:rPr>
        <w:annotationRef/>
      </w:r>
      <w:r>
        <w:rPr>
          <w:sz w:val="20"/>
          <w:szCs w:val="20"/>
        </w:rPr>
        <w:t>same comment as above</w:t>
      </w:r>
    </w:p>
  </w:comment>
  <w:comment w:id="182" w:author="Connor Quiroz" w:date="2026-09-04T15:58:00Z" w:initials="CQ">
    <w:p w14:paraId="37F77D55" w14:textId="77777777" w:rsidR="00E537CB" w:rsidRDefault="00E537CB" w:rsidP="00E537CB">
      <w:pPr>
        <w:pStyle w:val="CommentText"/>
      </w:pPr>
      <w:r>
        <w:rPr>
          <w:rStyle w:val="CommentReference"/>
        </w:rPr>
        <w:annotationRef/>
      </w:r>
      <w:r>
        <w:t>Do we know in the literature this is what these trends are attributed to, or is this a discussion point?</w:t>
      </w:r>
    </w:p>
  </w:comment>
  <w:comment w:id="185" w:author="Connor Quiroz" w:date="2026-09-04T15:59:00Z" w:initials="CQ">
    <w:p w14:paraId="16B1548A" w14:textId="77777777" w:rsidR="00E537CB" w:rsidRDefault="00E537CB" w:rsidP="00E537CB">
      <w:pPr>
        <w:pStyle w:val="CommentText"/>
      </w:pPr>
      <w:r>
        <w:rPr>
          <w:rStyle w:val="CommentReference"/>
        </w:rPr>
        <w:annotationRef/>
      </w:r>
      <w:r>
        <w:t>Again, not sure if these are discussion points or if this is okay to include in the results section.</w:t>
      </w:r>
    </w:p>
  </w:comment>
  <w:comment w:id="184" w:author="zihan hong" w:date="2026-09-02T14:36:00Z" w:initials="zh">
    <w:p w14:paraId="27695B69" w14:textId="77777777" w:rsidR="00D63F9B" w:rsidRDefault="00D63F9B" w:rsidP="00D63F9B">
      <w:pPr>
        <w:pStyle w:val="CommentText"/>
      </w:pPr>
      <w:r>
        <w:rPr>
          <w:rStyle w:val="CommentReference"/>
        </w:rPr>
        <w:annotationRef/>
      </w:r>
      <w:r>
        <w:t>This feels more like discussion</w:t>
      </w:r>
    </w:p>
  </w:comment>
  <w:comment w:id="178" w:author="Kristina Randrup" w:date="2026-08-21T13:48:00Z" w:initials="KR">
    <w:p w14:paraId="516F9129" w14:textId="77777777" w:rsidR="005D7BB9" w:rsidRDefault="005D7BB9" w:rsidP="005D7BB9">
      <w:r>
        <w:rPr>
          <w:rStyle w:val="CommentReference"/>
        </w:rPr>
        <w:annotationRef/>
      </w:r>
      <w:r>
        <w:rPr>
          <w:sz w:val="20"/>
          <w:szCs w:val="20"/>
        </w:rPr>
        <w:t>this paragraph is borderline discussion. Results should be just results, no discussion about why we observe that. speculating about conservation efforts, effective management, climate change, etc. is for the discussion</w:t>
      </w:r>
    </w:p>
  </w:comment>
  <w:comment w:id="186" w:author="Zoe Rand" w:date="2026-08-24T13:12:00Z" w:initials="ZR">
    <w:p w14:paraId="27A9A97B" w14:textId="77777777" w:rsidR="00383E65" w:rsidRDefault="00383E65" w:rsidP="00383E65">
      <w:r>
        <w:rPr>
          <w:rStyle w:val="CommentReference"/>
        </w:rPr>
        <w:annotationRef/>
      </w:r>
      <w:r>
        <w:rPr>
          <w:sz w:val="20"/>
          <w:szCs w:val="20"/>
        </w:rPr>
        <w:t>same comment as above</w:t>
      </w:r>
    </w:p>
  </w:comment>
  <w:comment w:id="190" w:author="Zoe Rand" w:date="2026-08-24T12:58:00Z" w:initials="ZR">
    <w:p w14:paraId="7C47CAA2" w14:textId="77777777" w:rsidR="00784C1C" w:rsidRDefault="00784C1C" w:rsidP="00784C1C">
      <w:r>
        <w:rPr>
          <w:rStyle w:val="CommentReference"/>
        </w:rPr>
        <w:annotationRef/>
      </w:r>
      <w:r>
        <w:rPr>
          <w:sz w:val="20"/>
          <w:szCs w:val="20"/>
        </w:rPr>
        <w:t>Some of these fits look a little strange to me, mostly because it seems like there would be patterns in the residuals. For instance, in Birds the median line is underneath almost all the points and then above them all--I would expect more of a random assortment of points around the lines. Same issues for exploited fishes and mammals. I assume this is maybe because of how the model results were aggregated? But since that wasn't explained I can't be sure. Also, I'm not sure what some of the high mammal points are in the 1950s, but I might recommend excluding them, because it's going to be hard for the model to reconcile both the decline and the increase with just a random walk, so I would just maybe start after the whaling moratorium (1985) or you could maybe argue like 1975 because that's when most exploitation was over.</w:t>
      </w:r>
    </w:p>
  </w:comment>
  <w:comment w:id="189" w:author="Kristina Randrup" w:date="2026-08-21T13:49:00Z" w:initials="KR">
    <w:p w14:paraId="6FBDD35E" w14:textId="77777777" w:rsidR="00D37A6D" w:rsidRDefault="00D37A6D" w:rsidP="00D37A6D">
      <w:r>
        <w:rPr>
          <w:rStyle w:val="CommentReference"/>
        </w:rPr>
        <w:annotationRef/>
      </w:r>
      <w:r>
        <w:rPr>
          <w:sz w:val="20"/>
          <w:szCs w:val="20"/>
        </w:rPr>
        <w:t>when you save the figure can you save it wider? "Coverage" in the legend needs a little buffer between title and color scale. saving to a wider dimension should alleviate that</w:t>
      </w:r>
    </w:p>
  </w:comment>
  <w:comment w:id="191" w:author="Zoe Rand" w:date="2026-08-24T13:12:00Z" w:initials="ZR">
    <w:p w14:paraId="79ED3FBB" w14:textId="77777777" w:rsidR="00383E65" w:rsidRDefault="00383E65" w:rsidP="00383E65">
      <w:r>
        <w:rPr>
          <w:rStyle w:val="CommentReference"/>
        </w:rPr>
        <w:annotationRef/>
      </w:r>
      <w:r>
        <w:rPr>
          <w:sz w:val="20"/>
          <w:szCs w:val="20"/>
        </w:rPr>
        <w:t xml:space="preserve">median? </w:t>
      </w:r>
    </w:p>
  </w:comment>
  <w:comment w:id="192" w:author="Zoe Rand" w:date="2026-08-24T13:13:00Z" w:initials="ZR">
    <w:p w14:paraId="66062AA1" w14:textId="77777777" w:rsidR="00383E65" w:rsidRDefault="00383E65" w:rsidP="00383E65">
      <w:r>
        <w:rPr>
          <w:rStyle w:val="CommentReference"/>
        </w:rPr>
        <w:annotationRef/>
      </w:r>
      <w:r>
        <w:rPr>
          <w:sz w:val="20"/>
          <w:szCs w:val="20"/>
        </w:rPr>
        <w:t>some of these are Bayesian and some are not right? so maybe need to specify in the plots somehow when you are using a credible interval vs a confidence interval</w:t>
      </w:r>
    </w:p>
  </w:comment>
  <w:comment w:id="193" w:author="Zoe Rand" w:date="2026-08-24T13:14:00Z" w:initials="ZR">
    <w:p w14:paraId="789BF38D" w14:textId="77777777" w:rsidR="00383E65" w:rsidRDefault="00383E65" w:rsidP="00383E65">
      <w:r>
        <w:rPr>
          <w:rStyle w:val="CommentReference"/>
        </w:rPr>
        <w:annotationRef/>
      </w:r>
      <w:r>
        <w:rPr>
          <w:sz w:val="20"/>
          <w:szCs w:val="20"/>
        </w:rPr>
        <w:t xml:space="preserve">of the data? How did you aggregate the data for these plots? </w:t>
      </w:r>
    </w:p>
  </w:comment>
  <w:comment w:id="194" w:author="Kristina Randrup" w:date="2026-08-21T13:56:00Z" w:initials="KR">
    <w:p w14:paraId="3FDD69A8" w14:textId="77777777" w:rsidR="00161DEC" w:rsidRDefault="00161DEC" w:rsidP="00161DEC">
      <w:r>
        <w:rPr>
          <w:rStyle w:val="CommentReference"/>
        </w:rPr>
        <w:annotationRef/>
      </w:r>
      <w:r>
        <w:rPr>
          <w:sz w:val="20"/>
          <w:szCs w:val="20"/>
        </w:rPr>
        <w:t>this is not a result this is discussion</w:t>
      </w:r>
    </w:p>
  </w:comment>
  <w:comment w:id="197" w:author="Zoe Rand" w:date="2026-08-24T13:22:00Z" w:initials="ZR">
    <w:p w14:paraId="7243F37A" w14:textId="77777777" w:rsidR="00CA1892" w:rsidRDefault="00CA1892" w:rsidP="00CA1892">
      <w:r>
        <w:rPr>
          <w:rStyle w:val="CommentReference"/>
        </w:rPr>
        <w:annotationRef/>
      </w:r>
      <w:r>
        <w:rPr>
          <w:sz w:val="20"/>
          <w:szCs w:val="20"/>
        </w:rPr>
        <w:t>I'm not sure you can really call this stable over the whole time series since there's that big decline and then an increase</w:t>
      </w:r>
    </w:p>
  </w:comment>
  <w:comment w:id="198" w:author="Zoe Rand" w:date="2026-08-24T13:22:00Z" w:initials="ZR">
    <w:p w14:paraId="34FA192F" w14:textId="77777777" w:rsidR="00CA1892" w:rsidRDefault="00CA1892" w:rsidP="00CA1892">
      <w:r>
        <w:rPr>
          <w:rStyle w:val="CommentReference"/>
        </w:rPr>
        <w:annotationRef/>
      </w:r>
      <w:r>
        <w:rPr>
          <w:sz w:val="20"/>
          <w:szCs w:val="20"/>
        </w:rPr>
        <w:t>Also is there any pattern to this variation or does it appear to be random?</w:t>
      </w:r>
    </w:p>
  </w:comment>
  <w:comment w:id="200" w:author="Zoe Rand" w:date="2026-08-24T13:24:00Z" w:initials="ZR">
    <w:p w14:paraId="429D9DCF" w14:textId="77777777" w:rsidR="00CA1892" w:rsidRDefault="00CA1892" w:rsidP="00CA1892">
      <w:r>
        <w:rPr>
          <w:rStyle w:val="CommentReference"/>
        </w:rPr>
        <w:annotationRef/>
      </w:r>
      <w:r>
        <w:rPr>
          <w:sz w:val="20"/>
          <w:szCs w:val="20"/>
        </w:rPr>
        <w:t>2025? 2026?</w:t>
      </w:r>
    </w:p>
  </w:comment>
  <w:comment w:id="203" w:author="Zoe Rand" w:date="2026-08-24T13:26:00Z" w:initials="ZR">
    <w:p w14:paraId="251D9795" w14:textId="77777777" w:rsidR="00CA1892" w:rsidRDefault="00CA1892" w:rsidP="00CA1892">
      <w:r>
        <w:rPr>
          <w:rStyle w:val="CommentReference"/>
        </w:rPr>
        <w:annotationRef/>
      </w:r>
      <w:r>
        <w:rPr>
          <w:sz w:val="20"/>
          <w:szCs w:val="20"/>
        </w:rPr>
        <w:t>wasn't this area?</w:t>
      </w:r>
    </w:p>
  </w:comment>
  <w:comment w:id="204" w:author="Zoe Rand" w:date="2026-08-24T13:27:00Z" w:initials="ZR">
    <w:p w14:paraId="435D0E29" w14:textId="77777777" w:rsidR="00CA1892" w:rsidRDefault="00CA1892" w:rsidP="00CA1892">
      <w:r>
        <w:rPr>
          <w:rStyle w:val="CommentReference"/>
        </w:rPr>
        <w:annotationRef/>
      </w:r>
      <w:r>
        <w:rPr>
          <w:sz w:val="20"/>
          <w:szCs w:val="20"/>
        </w:rPr>
        <w:t>this is discussion</w:t>
      </w:r>
    </w:p>
  </w:comment>
  <w:comment w:id="205" w:author="Zoe Rand" w:date="2026-08-24T13:28:00Z" w:initials="ZR">
    <w:p w14:paraId="7801731D" w14:textId="77777777" w:rsidR="00CA1892" w:rsidRDefault="00CA1892" w:rsidP="00CA1892">
      <w:r>
        <w:rPr>
          <w:rStyle w:val="CommentReference"/>
        </w:rPr>
        <w:annotationRef/>
      </w:r>
      <w:r>
        <w:rPr>
          <w:sz w:val="20"/>
          <w:szCs w:val="20"/>
        </w:rPr>
        <w:t>is this per year?</w:t>
      </w:r>
    </w:p>
  </w:comment>
  <w:comment w:id="210" w:author="Zoe Rand" w:date="2026-08-24T13:33:00Z" w:initials="ZR">
    <w:p w14:paraId="257D4016" w14:textId="77777777" w:rsidR="00DE2095" w:rsidRDefault="00DE2095" w:rsidP="00DE2095">
      <w:r>
        <w:rPr>
          <w:rStyle w:val="CommentReference"/>
        </w:rPr>
        <w:annotationRef/>
      </w:r>
      <w:r>
        <w:rPr>
          <w:sz w:val="20"/>
          <w:szCs w:val="20"/>
        </w:rPr>
        <w:t>since there is a lot going on, probably good to remind us in a few words what relative benthic status means</w:t>
      </w:r>
    </w:p>
  </w:comment>
  <w:comment w:id="213" w:author="Zoe Rand" w:date="2026-08-24T13:35:00Z" w:initials="ZR">
    <w:p w14:paraId="7AA78077" w14:textId="77777777" w:rsidR="00DE2095" w:rsidRDefault="00DE2095" w:rsidP="00DE2095">
      <w:r>
        <w:rPr>
          <w:rStyle w:val="CommentReference"/>
        </w:rPr>
        <w:annotationRef/>
      </w:r>
      <w:r>
        <w:rPr>
          <w:sz w:val="20"/>
          <w:szCs w:val="20"/>
        </w:rPr>
        <w:t>Once again, what does that mean? 2025? 2026?</w:t>
      </w:r>
    </w:p>
  </w:comment>
  <w:comment w:id="214" w:author="Zoe Rand" w:date="2026-08-24T13:38:00Z" w:initials="ZR">
    <w:p w14:paraId="72A47097" w14:textId="77777777" w:rsidR="00DE2095" w:rsidRDefault="00DE2095" w:rsidP="00DE2095">
      <w:r>
        <w:rPr>
          <w:rStyle w:val="CommentReference"/>
        </w:rPr>
        <w:annotationRef/>
      </w:r>
      <w:r>
        <w:rPr>
          <w:sz w:val="20"/>
          <w:szCs w:val="20"/>
        </w:rPr>
        <w:t xml:space="preserve">that word again :) </w:t>
      </w:r>
    </w:p>
  </w:comment>
  <w:comment w:id="220" w:author="Zoe Rand" w:date="2026-08-24T13:47:00Z" w:initials="ZR">
    <w:p w14:paraId="41182C40" w14:textId="77777777" w:rsidR="00A96840" w:rsidRDefault="00A96840" w:rsidP="00A96840">
      <w:r>
        <w:rPr>
          <w:rStyle w:val="CommentReference"/>
        </w:rPr>
        <w:annotationRef/>
      </w:r>
      <w:r>
        <w:rPr>
          <w:sz w:val="20"/>
          <w:szCs w:val="20"/>
        </w:rPr>
        <w:t xml:space="preserve">once again, what does stable mean? 0% growth? </w:t>
      </w:r>
    </w:p>
  </w:comment>
  <w:comment w:id="221" w:author="Zoe Rand" w:date="2026-08-24T13:48:00Z" w:initials="ZR">
    <w:p w14:paraId="2A5B9FD8" w14:textId="77777777" w:rsidR="00A96840" w:rsidRDefault="00A96840" w:rsidP="00A96840">
      <w:r>
        <w:rPr>
          <w:rStyle w:val="CommentReference"/>
        </w:rPr>
        <w:annotationRef/>
      </w:r>
      <w:r>
        <w:rPr>
          <w:sz w:val="20"/>
          <w:szCs w:val="20"/>
        </w:rPr>
        <w:t xml:space="preserve">I'm not sure you can assume the other stocks would be stable if you only have data for 3 stocks. </w:t>
      </w:r>
    </w:p>
  </w:comment>
  <w:comment w:id="222" w:author="Zoe Rand" w:date="2026-08-24T13:36:00Z" w:initials="ZR">
    <w:p w14:paraId="03A285E1" w14:textId="77777777" w:rsidR="00DE2095" w:rsidRDefault="00DE2095" w:rsidP="00DE2095">
      <w:r>
        <w:rPr>
          <w:rStyle w:val="CommentReference"/>
        </w:rPr>
        <w:annotationRef/>
      </w:r>
      <w:r>
        <w:rPr>
          <w:sz w:val="20"/>
          <w:szCs w:val="20"/>
        </w:rPr>
        <w:t>In the figure these are called cartilaginous, so should be consistent throughout the manuscript</w:t>
      </w:r>
    </w:p>
  </w:comment>
  <w:comment w:id="229" w:author="Zoe Rand" w:date="2026-08-24T13:57:00Z" w:initials="ZR">
    <w:p w14:paraId="4EF6CA93" w14:textId="77777777" w:rsidR="002425D2" w:rsidRDefault="002425D2" w:rsidP="002425D2">
      <w:r>
        <w:rPr>
          <w:rStyle w:val="CommentReference"/>
        </w:rPr>
        <w:annotationRef/>
      </w:r>
      <w:r>
        <w:rPr>
          <w:sz w:val="20"/>
          <w:szCs w:val="20"/>
        </w:rPr>
        <w:t xml:space="preserve">Personally, I don't think I would say this because really you don't know at all what abundance was pre-exploitation and so I'm assuming that this number is just from the start of your time series, which the model doesn't seem to fit very well anyway. And I'm betting that abundance declined by even more than 50% based on what I know about large whales. So like I mentioned above, I would even just fit the model to only the increase, get a good number for that increasing trend and then not really talk about "recovery". Beacuse i think even the figure is misleading because it makes it look like mammals have rebounded back past historical levels and we know that's not true. </w:t>
      </w:r>
    </w:p>
  </w:comment>
  <w:comment w:id="233" w:author="Zoe Rand" w:date="2026-08-24T14:01:00Z" w:initials="ZR">
    <w:p w14:paraId="404FB9E1" w14:textId="77777777" w:rsidR="002425D2" w:rsidRDefault="002425D2" w:rsidP="002425D2">
      <w:r>
        <w:rPr>
          <w:rStyle w:val="CommentReference"/>
        </w:rPr>
        <w:annotationRef/>
      </w:r>
      <w:r>
        <w:rPr>
          <w:sz w:val="20"/>
          <w:szCs w:val="20"/>
        </w:rPr>
        <w:t>Did you also limit the other groupings to 10 populations or more? If not, I think it's good to mention it here but also not limit your results to just the ones with 10 or more populations, otherwise it's confusing why we made that choice here but not with others</w:t>
      </w:r>
    </w:p>
  </w:comment>
  <w:comment w:id="242" w:author="Zoe Rand" w:date="2026-08-24T14:05:00Z" w:initials="ZR">
    <w:p w14:paraId="58F35EB9" w14:textId="77777777" w:rsidR="00505230" w:rsidRDefault="00505230" w:rsidP="00505230">
      <w:r>
        <w:rPr>
          <w:rStyle w:val="CommentReference"/>
        </w:rPr>
        <w:annotationRef/>
      </w:r>
      <w:r>
        <w:rPr>
          <w:sz w:val="20"/>
          <w:szCs w:val="20"/>
        </w:rPr>
        <w:t>You need to talk about how/where you got the spatial data in the methods. Because right now this is coming out of nowhere and based on the descriptions of the data sources above, I didn't even know some of them had spatial data. You also need to have some info in the methods about how you calculated the mean log change that you use in Figure S2</w:t>
      </w:r>
    </w:p>
  </w:comment>
  <w:comment w:id="243" w:author="zihan hong" w:date="2026-09-02T14:52:00Z" w:initials="zh">
    <w:p w14:paraId="5EF6EDDE" w14:textId="77777777" w:rsidR="00B337FA" w:rsidRDefault="00240387" w:rsidP="00B337FA">
      <w:pPr>
        <w:pStyle w:val="CommentText"/>
      </w:pPr>
      <w:r>
        <w:rPr>
          <w:rStyle w:val="CommentReference"/>
        </w:rPr>
        <w:annotationRef/>
      </w:r>
      <w:r w:rsidR="00B337FA">
        <w:t>Such a strong and wonderful result for the first paragraph</w:t>
      </w:r>
    </w:p>
  </w:comment>
  <w:comment w:id="245" w:author="Zoe Rand" w:date="2026-08-24T14:18:00Z" w:initials="ZR">
    <w:p w14:paraId="20D53FBE" w14:textId="31912E62" w:rsidR="00316D8D" w:rsidRDefault="00316D8D" w:rsidP="00316D8D">
      <w:r>
        <w:rPr>
          <w:rStyle w:val="CommentReference"/>
        </w:rPr>
        <w:annotationRef/>
      </w:r>
      <w:r>
        <w:rPr>
          <w:sz w:val="20"/>
          <w:szCs w:val="20"/>
        </w:rPr>
        <w:t>Some of this is in the methods but I think is worth a call out here.</w:t>
      </w:r>
    </w:p>
  </w:comment>
  <w:comment w:id="246" w:author="Zoe Rand" w:date="2026-08-24T15:05:00Z" w:initials="ZR">
    <w:p w14:paraId="1808F4DA" w14:textId="77777777" w:rsidR="00154A9C" w:rsidRDefault="00154A9C" w:rsidP="00154A9C">
      <w:r>
        <w:rPr>
          <w:rStyle w:val="CommentReference"/>
        </w:rPr>
        <w:annotationRef/>
      </w:r>
      <w:r>
        <w:rPr>
          <w:sz w:val="20"/>
          <w:szCs w:val="20"/>
        </w:rPr>
        <w:t>I think that if you need space, the future challenges and the recommendations sections can be made more concise. I think the points are good, I'm just not sure it all needs to be in there.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EFDB7D" w15:done="0"/>
  <w15:commentEx w15:paraId="5C2D2005" w15:done="0"/>
  <w15:commentEx w15:paraId="25417C8C" w15:done="0"/>
  <w15:commentEx w15:paraId="5D033C92" w15:done="0"/>
  <w15:commentEx w15:paraId="728FDE83" w15:done="0"/>
  <w15:commentEx w15:paraId="42B47C3E" w15:done="0"/>
  <w15:commentEx w15:paraId="08AEAD44" w15:done="0"/>
  <w15:commentEx w15:paraId="5F891656" w15:done="0"/>
  <w15:commentEx w15:paraId="1275ACA1" w15:done="0"/>
  <w15:commentEx w15:paraId="16C02A54" w15:done="0"/>
  <w15:commentEx w15:paraId="5593CAA3" w15:done="0"/>
  <w15:commentEx w15:paraId="6E8F3439" w15:done="0"/>
  <w15:commentEx w15:paraId="44025877" w15:done="0"/>
  <w15:commentEx w15:paraId="0DAFD458" w15:done="0"/>
  <w15:commentEx w15:paraId="20B6363C" w15:done="0"/>
  <w15:commentEx w15:paraId="7D2DD6E1" w15:done="0"/>
  <w15:commentEx w15:paraId="31A23198" w15:done="0"/>
  <w15:commentEx w15:paraId="2451BCF7" w15:done="0"/>
  <w15:commentEx w15:paraId="40BECBEE" w15:done="0"/>
  <w15:commentEx w15:paraId="35D3F04E" w15:done="0"/>
  <w15:commentEx w15:paraId="21C087D2" w15:done="0"/>
  <w15:commentEx w15:paraId="2AA02656" w15:done="0"/>
  <w15:commentEx w15:paraId="435B8A24" w15:done="0"/>
  <w15:commentEx w15:paraId="0E6E8837" w15:done="0"/>
  <w15:commentEx w15:paraId="325B87DF" w15:done="0"/>
  <w15:commentEx w15:paraId="50A27D1F" w15:done="0"/>
  <w15:commentEx w15:paraId="369030A7" w15:done="0"/>
  <w15:commentEx w15:paraId="5AFD9FA7" w15:done="0"/>
  <w15:commentEx w15:paraId="7DDB683F" w15:paraIdParent="5AFD9FA7" w15:done="0"/>
  <w15:commentEx w15:paraId="671AB282" w15:done="0"/>
  <w15:commentEx w15:paraId="25E1CDEE" w15:paraIdParent="671AB282" w15:done="0"/>
  <w15:commentEx w15:paraId="67408F95" w15:done="0"/>
  <w15:commentEx w15:paraId="27C71C20" w15:done="0"/>
  <w15:commentEx w15:paraId="6D345234" w15:paraIdParent="27C71C20" w15:done="0"/>
  <w15:commentEx w15:paraId="0EC7667C" w15:done="0"/>
  <w15:commentEx w15:paraId="16A45536" w15:done="0"/>
  <w15:commentEx w15:paraId="243600A0" w15:paraIdParent="16A45536" w15:done="0"/>
  <w15:commentEx w15:paraId="3456326C" w15:done="0"/>
  <w15:commentEx w15:paraId="2F8498FF" w15:done="0"/>
  <w15:commentEx w15:paraId="63BB2FBA" w15:done="0"/>
  <w15:commentEx w15:paraId="39ED9A44" w15:done="0"/>
  <w15:commentEx w15:paraId="016285F8" w15:done="0"/>
  <w15:commentEx w15:paraId="65FE5B5B" w15:done="0"/>
  <w15:commentEx w15:paraId="2AA185DD" w15:done="0"/>
  <w15:commentEx w15:paraId="00852B0D" w15:done="0"/>
  <w15:commentEx w15:paraId="78FFA9F9" w15:done="0"/>
  <w15:commentEx w15:paraId="4B8CABFA" w15:done="0"/>
  <w15:commentEx w15:paraId="5D63FC2F" w15:done="0"/>
  <w15:commentEx w15:paraId="24A0946E" w15:done="0"/>
  <w15:commentEx w15:paraId="2C13C008" w15:done="0"/>
  <w15:commentEx w15:paraId="1C9B6206" w15:paraIdParent="2C13C008" w15:done="0"/>
  <w15:commentEx w15:paraId="6FC295CC" w15:done="0"/>
  <w15:commentEx w15:paraId="1AF92F46" w15:done="0"/>
  <w15:commentEx w15:paraId="2EDD0EF2" w15:done="0"/>
  <w15:commentEx w15:paraId="46A20BF6" w15:done="0"/>
  <w15:commentEx w15:paraId="423C5C36" w15:done="0"/>
  <w15:commentEx w15:paraId="26858879" w15:done="0"/>
  <w15:commentEx w15:paraId="014988F8" w15:done="0"/>
  <w15:commentEx w15:paraId="5EDED8E7" w15:done="0"/>
  <w15:commentEx w15:paraId="1BB41342" w15:done="0"/>
  <w15:commentEx w15:paraId="5CBDCAAB" w15:done="0"/>
  <w15:commentEx w15:paraId="4EB39E8F" w15:done="0"/>
  <w15:commentEx w15:paraId="6A9D93B3" w15:done="0"/>
  <w15:commentEx w15:paraId="0F41062B" w15:paraIdParent="6A9D93B3" w15:done="0"/>
  <w15:commentEx w15:paraId="16C80C91" w15:done="0"/>
  <w15:commentEx w15:paraId="738C2CFE" w15:done="0"/>
  <w15:commentEx w15:paraId="5E4D348B" w15:done="0"/>
  <w15:commentEx w15:paraId="7777A856" w15:done="0"/>
  <w15:commentEx w15:paraId="37F77D55" w15:done="0"/>
  <w15:commentEx w15:paraId="16B1548A" w15:done="0"/>
  <w15:commentEx w15:paraId="27695B69" w15:done="0"/>
  <w15:commentEx w15:paraId="516F9129" w15:done="0"/>
  <w15:commentEx w15:paraId="27A9A97B" w15:done="0"/>
  <w15:commentEx w15:paraId="7C47CAA2" w15:done="0"/>
  <w15:commentEx w15:paraId="6FBDD35E" w15:done="0"/>
  <w15:commentEx w15:paraId="79ED3FBB" w15:done="0"/>
  <w15:commentEx w15:paraId="66062AA1" w15:done="0"/>
  <w15:commentEx w15:paraId="789BF38D" w15:done="0"/>
  <w15:commentEx w15:paraId="3FDD69A8" w15:done="0"/>
  <w15:commentEx w15:paraId="7243F37A" w15:done="0"/>
  <w15:commentEx w15:paraId="34FA192F" w15:paraIdParent="7243F37A" w15:done="0"/>
  <w15:commentEx w15:paraId="429D9DCF" w15:done="0"/>
  <w15:commentEx w15:paraId="251D9795" w15:done="0"/>
  <w15:commentEx w15:paraId="435D0E29" w15:done="0"/>
  <w15:commentEx w15:paraId="7801731D" w15:done="0"/>
  <w15:commentEx w15:paraId="257D4016" w15:done="0"/>
  <w15:commentEx w15:paraId="7AA78077" w15:done="0"/>
  <w15:commentEx w15:paraId="72A47097" w15:done="0"/>
  <w15:commentEx w15:paraId="41182C40" w15:done="0"/>
  <w15:commentEx w15:paraId="2A5B9FD8" w15:done="0"/>
  <w15:commentEx w15:paraId="03A285E1" w15:done="0"/>
  <w15:commentEx w15:paraId="4EF6CA93" w15:done="0"/>
  <w15:commentEx w15:paraId="404FB9E1" w15:done="0"/>
  <w15:commentEx w15:paraId="58F35EB9" w15:done="0"/>
  <w15:commentEx w15:paraId="5EF6EDDE" w15:done="0"/>
  <w15:commentEx w15:paraId="20D53FBE" w15:done="0"/>
  <w15:commentEx w15:paraId="1808F4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6EB061" w16cex:dateUtc="2026-09-03T15:46:00Z"/>
  <w16cex:commentExtensible w16cex:durableId="0574F34B" w16cex:dateUtc="2026-08-24T15:54:00Z"/>
  <w16cex:commentExtensible w16cex:durableId="5F9DEBE5" w16cex:dateUtc="2026-08-24T15:58:00Z"/>
  <w16cex:commentExtensible w16cex:durableId="10D8F822" w16cex:dateUtc="2026-08-24T16:00:00Z"/>
  <w16cex:commentExtensible w16cex:durableId="3D17642C" w16cex:dateUtc="2026-08-24T16:03:00Z"/>
  <w16cex:commentExtensible w16cex:durableId="71136AF0" w16cex:dateUtc="2026-09-03T15:57:00Z"/>
  <w16cex:commentExtensible w16cex:durableId="1C322A4B" w16cex:dateUtc="2026-09-03T15:58:00Z"/>
  <w16cex:commentExtensible w16cex:durableId="5A05A21D" w16cex:dateUtc="2026-09-03T15:59:00Z"/>
  <w16cex:commentExtensible w16cex:durableId="2B41EE97" w16cex:dateUtc="2026-08-21T18:36:00Z"/>
  <w16cex:commentExtensible w16cex:durableId="4492252A" w16cex:dateUtc="2026-09-04T22:51:00Z"/>
  <w16cex:commentExtensible w16cex:durableId="2106BD3C" w16cex:dateUtc="2026-09-12T00:20:00Z"/>
  <w16cex:commentExtensible w16cex:durableId="7A51B406" w16cex:dateUtc="2026-08-24T16:35:00Z"/>
  <w16cex:commentExtensible w16cex:durableId="3B8E37C2" w16cex:dateUtc="2026-09-03T16:38:00Z"/>
  <w16cex:commentExtensible w16cex:durableId="784BE775" w16cex:dateUtc="2026-08-24T17:42:00Z"/>
  <w16cex:commentExtensible w16cex:durableId="6424EB28" w16cex:dateUtc="2026-08-21T20:38:00Z"/>
  <w16cex:commentExtensible w16cex:durableId="2086738A" w16cex:dateUtc="2026-09-16T23:43:00Z"/>
  <w16cex:commentExtensible w16cex:durableId="37603504" w16cex:dateUtc="2026-09-16T23:51:00Z"/>
  <w16cex:commentExtensible w16cex:durableId="3649D426" w16cex:dateUtc="2026-09-02T21:15:00Z"/>
  <w16cex:commentExtensible w16cex:durableId="657E71AC" w16cex:dateUtc="2026-08-24T16:42:00Z"/>
  <w16cex:commentExtensible w16cex:durableId="65C4B5A5" w16cex:dateUtc="2026-08-24T16:51:00Z"/>
  <w16cex:commentExtensible w16cex:durableId="5DE1E04C" w16cex:dateUtc="2026-08-24T16:53:00Z"/>
  <w16cex:commentExtensible w16cex:durableId="66025806" w16cex:dateUtc="2026-08-24T16:52:00Z"/>
  <w16cex:commentExtensible w16cex:durableId="6E4F1DB0" w16cex:dateUtc="2026-08-21T18:59:00Z"/>
  <w16cex:commentExtensible w16cex:durableId="4F41B0D8" w16cex:dateUtc="2026-08-24T16:57:00Z"/>
  <w16cex:commentExtensible w16cex:durableId="02AD14AC" w16cex:dateUtc="2026-08-24T17:08:00Z"/>
  <w16cex:commentExtensible w16cex:durableId="74566CDC" w16cex:dateUtc="2026-09-12T00:25:00Z"/>
  <w16cex:commentExtensible w16cex:durableId="01190976" w16cex:dateUtc="2026-08-24T17:13:00Z"/>
  <w16cex:commentExtensible w16cex:durableId="49A02D54" w16cex:dateUtc="2026-09-12T00:26:00Z"/>
  <w16cex:commentExtensible w16cex:durableId="19246459" w16cex:dateUtc="2026-09-02T20:17:00Z"/>
  <w16cex:commentExtensible w16cex:durableId="2966EB55" w16cex:dateUtc="2026-09-12T00:35:00Z"/>
  <w16cex:commentExtensible w16cex:durableId="7FB53211" w16cex:dateUtc="2026-08-24T17:17:00Z"/>
  <w16cex:commentExtensible w16cex:durableId="0BBDB808" w16cex:dateUtc="2026-09-02T21:03:00Z"/>
  <w16cex:commentExtensible w16cex:durableId="347D5216" w16cex:dateUtc="2026-09-12T00:35:00Z"/>
  <w16cex:commentExtensible w16cex:durableId="4DB244DD" w16cex:dateUtc="2026-09-02T21:05:00Z"/>
  <w16cex:commentExtensible w16cex:durableId="207C5579" w16cex:dateUtc="2026-08-24T17:26:00Z"/>
  <w16cex:commentExtensible w16cex:durableId="6E4360F5" w16cex:dateUtc="2026-08-24T19:49:00Z"/>
  <w16cex:commentExtensible w16cex:durableId="2B74E249" w16cex:dateUtc="2026-08-21T19:26:00Z"/>
  <w16cex:commentExtensible w16cex:durableId="4D5F9A79" w16cex:dateUtc="2026-08-24T17:25:00Z"/>
  <w16cex:commentExtensible w16cex:durableId="172AD052" w16cex:dateUtc="2026-08-21T19:30:00Z"/>
  <w16cex:commentExtensible w16cex:durableId="012A7002" w16cex:dateUtc="2026-08-24T17:31:00Z"/>
  <w16cex:commentExtensible w16cex:durableId="1657A5B1" w16cex:dateUtc="2026-08-21T19:30:00Z"/>
  <w16cex:commentExtensible w16cex:durableId="566C21BE" w16cex:dateUtc="2026-08-24T17:32:00Z"/>
  <w16cex:commentExtensible w16cex:durableId="29FABF66" w16cex:dateUtc="2026-08-24T18:03:00Z"/>
  <w16cex:commentExtensible w16cex:durableId="38572B22" w16cex:dateUtc="2026-08-24T17:50:00Z"/>
  <w16cex:commentExtensible w16cex:durableId="7AD23A44" w16cex:dateUtc="2026-08-21T20:42:00Z"/>
  <w16cex:commentExtensible w16cex:durableId="5F3ED058" w16cex:dateUtc="2026-08-24T18:05:00Z"/>
  <w16cex:commentExtensible w16cex:durableId="7E02BA05" w16cex:dateUtc="2026-08-24T18:07:00Z"/>
  <w16cex:commentExtensible w16cex:durableId="037A32B9" w16cex:dateUtc="2026-08-24T18:12:00Z"/>
  <w16cex:commentExtensible w16cex:durableId="13050022" w16cex:dateUtc="2026-08-24T18:13:00Z"/>
  <w16cex:commentExtensible w16cex:durableId="6B64F920" w16cex:dateUtc="2026-09-17T00:24:00Z"/>
  <w16cex:commentExtensible w16cex:durableId="2A6428FE" w16cex:dateUtc="2026-08-24T18:17:00Z"/>
  <w16cex:commentExtensible w16cex:durableId="15E8F868" w16cex:dateUtc="2026-08-24T18:14:00Z"/>
  <w16cex:commentExtensible w16cex:durableId="50E9F4F3" w16cex:dateUtc="2026-08-24T18:15:00Z"/>
  <w16cex:commentExtensible w16cex:durableId="0A17AA6C" w16cex:dateUtc="2026-09-02T21:30:00Z"/>
  <w16cex:commentExtensible w16cex:durableId="1F32A06F" w16cex:dateUtc="2026-08-24T19:30:00Z"/>
  <w16cex:commentExtensible w16cex:durableId="2C0F2A87" w16cex:dateUtc="2026-08-24T18:59:00Z"/>
  <w16cex:commentExtensible w16cex:durableId="29F283D0" w16cex:dateUtc="2026-08-24T19:00:00Z"/>
  <w16cex:commentExtensible w16cex:durableId="7D3CC611" w16cex:dateUtc="2026-08-24T19:02:00Z"/>
  <w16cex:commentExtensible w16cex:durableId="3148312E" w16cex:dateUtc="2026-08-24T19:03:00Z"/>
  <w16cex:commentExtensible w16cex:durableId="434ACAEF" w16cex:dateUtc="2026-08-24T19:04:00Z"/>
  <w16cex:commentExtensible w16cex:durableId="3D04F18B" w16cex:dateUtc="2026-08-24T19:08:00Z"/>
  <w16cex:commentExtensible w16cex:durableId="21175984" w16cex:dateUtc="2026-09-02T21:33:00Z"/>
  <w16cex:commentExtensible w16cex:durableId="332A2857" w16cex:dateUtc="2026-09-17T20:10:00Z"/>
  <w16cex:commentExtensible w16cex:durableId="29DCDDE6" w16cex:dateUtc="2026-08-24T19:10:00Z"/>
  <w16cex:commentExtensible w16cex:durableId="0932476B" w16cex:dateUtc="2026-08-24T19:11:00Z"/>
  <w16cex:commentExtensible w16cex:durableId="5EAFE727" w16cex:dateUtc="2026-09-02T04:05:00Z"/>
  <w16cex:commentExtensible w16cex:durableId="5F4A72CF" w16cex:dateUtc="2026-08-24T19:11:00Z"/>
  <w16cex:commentExtensible w16cex:durableId="16755533" w16cex:dateUtc="2026-09-04T22:58:00Z"/>
  <w16cex:commentExtensible w16cex:durableId="48C7B642" w16cex:dateUtc="2026-09-04T22:59:00Z"/>
  <w16cex:commentExtensible w16cex:durableId="109DEBE3" w16cex:dateUtc="2026-09-02T21:36:00Z"/>
  <w16cex:commentExtensible w16cex:durableId="058CC3F3" w16cex:dateUtc="2026-08-21T20:48:00Z"/>
  <w16cex:commentExtensible w16cex:durableId="0D233385" w16cex:dateUtc="2026-08-24T19:12:00Z"/>
  <w16cex:commentExtensible w16cex:durableId="47494C14" w16cex:dateUtc="2026-08-24T18:58:00Z"/>
  <w16cex:commentExtensible w16cex:durableId="59E390E2" w16cex:dateUtc="2026-08-21T20:49:00Z"/>
  <w16cex:commentExtensible w16cex:durableId="10B56573" w16cex:dateUtc="2026-08-24T19:12:00Z"/>
  <w16cex:commentExtensible w16cex:durableId="76CA2DE0" w16cex:dateUtc="2026-08-24T19:13:00Z"/>
  <w16cex:commentExtensible w16cex:durableId="34FB9042" w16cex:dateUtc="2026-08-24T19:14:00Z"/>
  <w16cex:commentExtensible w16cex:durableId="3898CFAD" w16cex:dateUtc="2026-08-21T20:56:00Z"/>
  <w16cex:commentExtensible w16cex:durableId="40884EFD" w16cex:dateUtc="2026-08-24T19:22:00Z"/>
  <w16cex:commentExtensible w16cex:durableId="11DCC771" w16cex:dateUtc="2026-08-24T19:22:00Z"/>
  <w16cex:commentExtensible w16cex:durableId="2D53269B" w16cex:dateUtc="2026-08-24T19:24:00Z"/>
  <w16cex:commentExtensible w16cex:durableId="0A0BC33F" w16cex:dateUtc="2026-08-24T19:26:00Z"/>
  <w16cex:commentExtensible w16cex:durableId="5A40567A" w16cex:dateUtc="2026-08-24T19:27:00Z"/>
  <w16cex:commentExtensible w16cex:durableId="41E09611" w16cex:dateUtc="2026-08-24T19:28:00Z"/>
  <w16cex:commentExtensible w16cex:durableId="5A7D5ECC" w16cex:dateUtc="2026-08-24T19:33:00Z"/>
  <w16cex:commentExtensible w16cex:durableId="3CC9D903" w16cex:dateUtc="2026-08-24T19:35:00Z"/>
  <w16cex:commentExtensible w16cex:durableId="1728EB06" w16cex:dateUtc="2026-08-24T19:38:00Z"/>
  <w16cex:commentExtensible w16cex:durableId="3D50297A" w16cex:dateUtc="2026-08-24T19:47:00Z"/>
  <w16cex:commentExtensible w16cex:durableId="552E75A3" w16cex:dateUtc="2026-08-24T19:48:00Z"/>
  <w16cex:commentExtensible w16cex:durableId="7181B7DB" w16cex:dateUtc="2026-08-24T19:36:00Z"/>
  <w16cex:commentExtensible w16cex:durableId="2AFF54AD" w16cex:dateUtc="2026-08-24T19:57:00Z"/>
  <w16cex:commentExtensible w16cex:durableId="61CB5BD4" w16cex:dateUtc="2026-08-24T20:01:00Z"/>
  <w16cex:commentExtensible w16cex:durableId="52391A25" w16cex:dateUtc="2026-08-24T20:05:00Z"/>
  <w16cex:commentExtensible w16cex:durableId="7AA221AE" w16cex:dateUtc="2026-09-02T21:52:00Z"/>
  <w16cex:commentExtensible w16cex:durableId="798105F5" w16cex:dateUtc="2026-08-24T20:18:00Z"/>
  <w16cex:commentExtensible w16cex:durableId="4A59108A" w16cex:dateUtc="2026-08-24T2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EFDB7D" w16cid:durableId="0D6EB061"/>
  <w16cid:commentId w16cid:paraId="5C2D2005" w16cid:durableId="0574F34B"/>
  <w16cid:commentId w16cid:paraId="25417C8C" w16cid:durableId="5F9DEBE5"/>
  <w16cid:commentId w16cid:paraId="5D033C92" w16cid:durableId="10D8F822"/>
  <w16cid:commentId w16cid:paraId="728FDE83" w16cid:durableId="3D17642C"/>
  <w16cid:commentId w16cid:paraId="42B47C3E" w16cid:durableId="71136AF0"/>
  <w16cid:commentId w16cid:paraId="08AEAD44" w16cid:durableId="1C322A4B"/>
  <w16cid:commentId w16cid:paraId="5F891656" w16cid:durableId="5A05A21D"/>
  <w16cid:commentId w16cid:paraId="1275ACA1" w16cid:durableId="2B41EE97"/>
  <w16cid:commentId w16cid:paraId="16C02A54" w16cid:durableId="380F8099"/>
  <w16cid:commentId w16cid:paraId="5593CAA3" w16cid:durableId="4492252A"/>
  <w16cid:commentId w16cid:paraId="6E8F3439" w16cid:durableId="2106BD3C"/>
  <w16cid:commentId w16cid:paraId="44025877" w16cid:durableId="7A51B406"/>
  <w16cid:commentId w16cid:paraId="0DAFD458" w16cid:durableId="3B8E37C2"/>
  <w16cid:commentId w16cid:paraId="20B6363C" w16cid:durableId="784BE775"/>
  <w16cid:commentId w16cid:paraId="7D2DD6E1" w16cid:durableId="6424EB28"/>
  <w16cid:commentId w16cid:paraId="31A23198" w16cid:durableId="2086738A"/>
  <w16cid:commentId w16cid:paraId="2451BCF7" w16cid:durableId="37603504"/>
  <w16cid:commentId w16cid:paraId="40BECBEE" w16cid:durableId="3649D426"/>
  <w16cid:commentId w16cid:paraId="35D3F04E" w16cid:durableId="657E71AC"/>
  <w16cid:commentId w16cid:paraId="21C087D2" w16cid:durableId="65C4B5A5"/>
  <w16cid:commentId w16cid:paraId="2AA02656" w16cid:durableId="5DE1E04C"/>
  <w16cid:commentId w16cid:paraId="435B8A24" w16cid:durableId="66025806"/>
  <w16cid:commentId w16cid:paraId="0E6E8837" w16cid:durableId="6E4F1DB0"/>
  <w16cid:commentId w16cid:paraId="325B87DF" w16cid:durableId="4F41B0D8"/>
  <w16cid:commentId w16cid:paraId="50A27D1F" w16cid:durableId="02AD14AC"/>
  <w16cid:commentId w16cid:paraId="369030A7" w16cid:durableId="74566CDC"/>
  <w16cid:commentId w16cid:paraId="5AFD9FA7" w16cid:durableId="01190976"/>
  <w16cid:commentId w16cid:paraId="7DDB683F" w16cid:durableId="49A02D54"/>
  <w16cid:commentId w16cid:paraId="671AB282" w16cid:durableId="19246459"/>
  <w16cid:commentId w16cid:paraId="25E1CDEE" w16cid:durableId="2966EB55"/>
  <w16cid:commentId w16cid:paraId="67408F95" w16cid:durableId="7FB53211"/>
  <w16cid:commentId w16cid:paraId="27C71C20" w16cid:durableId="0BBDB808"/>
  <w16cid:commentId w16cid:paraId="6D345234" w16cid:durableId="347D5216"/>
  <w16cid:commentId w16cid:paraId="0EC7667C" w16cid:durableId="4DB244DD"/>
  <w16cid:commentId w16cid:paraId="16A45536" w16cid:durableId="207C5579"/>
  <w16cid:commentId w16cid:paraId="243600A0" w16cid:durableId="6E4360F5"/>
  <w16cid:commentId w16cid:paraId="3456326C" w16cid:durableId="2B74E249"/>
  <w16cid:commentId w16cid:paraId="2F8498FF" w16cid:durableId="4D5F9A79"/>
  <w16cid:commentId w16cid:paraId="63BB2FBA" w16cid:durableId="172AD052"/>
  <w16cid:commentId w16cid:paraId="39ED9A44" w16cid:durableId="012A7002"/>
  <w16cid:commentId w16cid:paraId="016285F8" w16cid:durableId="1657A5B1"/>
  <w16cid:commentId w16cid:paraId="65FE5B5B" w16cid:durableId="566C21BE"/>
  <w16cid:commentId w16cid:paraId="2AA185DD" w16cid:durableId="29FABF66"/>
  <w16cid:commentId w16cid:paraId="00852B0D" w16cid:durableId="38572B22"/>
  <w16cid:commentId w16cid:paraId="78FFA9F9" w16cid:durableId="7AD23A44"/>
  <w16cid:commentId w16cid:paraId="4B8CABFA" w16cid:durableId="5F3ED058"/>
  <w16cid:commentId w16cid:paraId="5D63FC2F" w16cid:durableId="7E02BA05"/>
  <w16cid:commentId w16cid:paraId="24A0946E" w16cid:durableId="037A32B9"/>
  <w16cid:commentId w16cid:paraId="2C13C008" w16cid:durableId="13050022"/>
  <w16cid:commentId w16cid:paraId="1C9B6206" w16cid:durableId="6B64F920"/>
  <w16cid:commentId w16cid:paraId="6FC295CC" w16cid:durableId="2A6428FE"/>
  <w16cid:commentId w16cid:paraId="1AF92F46" w16cid:durableId="15E8F868"/>
  <w16cid:commentId w16cid:paraId="2EDD0EF2" w16cid:durableId="50E9F4F3"/>
  <w16cid:commentId w16cid:paraId="46A20BF6" w16cid:durableId="0A17AA6C"/>
  <w16cid:commentId w16cid:paraId="423C5C36" w16cid:durableId="1F32A06F"/>
  <w16cid:commentId w16cid:paraId="26858879" w16cid:durableId="2C0F2A87"/>
  <w16cid:commentId w16cid:paraId="014988F8" w16cid:durableId="29F283D0"/>
  <w16cid:commentId w16cid:paraId="5EDED8E7" w16cid:durableId="7D3CC611"/>
  <w16cid:commentId w16cid:paraId="1BB41342" w16cid:durableId="3148312E"/>
  <w16cid:commentId w16cid:paraId="5CBDCAAB" w16cid:durableId="434ACAEF"/>
  <w16cid:commentId w16cid:paraId="4EB39E8F" w16cid:durableId="3D04F18B"/>
  <w16cid:commentId w16cid:paraId="6A9D93B3" w16cid:durableId="21175984"/>
  <w16cid:commentId w16cid:paraId="0F41062B" w16cid:durableId="332A2857"/>
  <w16cid:commentId w16cid:paraId="16C80C91" w16cid:durableId="29DCDDE6"/>
  <w16cid:commentId w16cid:paraId="738C2CFE" w16cid:durableId="0932476B"/>
  <w16cid:commentId w16cid:paraId="5E4D348B" w16cid:durableId="5EAFE727"/>
  <w16cid:commentId w16cid:paraId="7777A856" w16cid:durableId="5F4A72CF"/>
  <w16cid:commentId w16cid:paraId="37F77D55" w16cid:durableId="16755533"/>
  <w16cid:commentId w16cid:paraId="16B1548A" w16cid:durableId="48C7B642"/>
  <w16cid:commentId w16cid:paraId="27695B69" w16cid:durableId="109DEBE3"/>
  <w16cid:commentId w16cid:paraId="516F9129" w16cid:durableId="058CC3F3"/>
  <w16cid:commentId w16cid:paraId="27A9A97B" w16cid:durableId="0D233385"/>
  <w16cid:commentId w16cid:paraId="7C47CAA2" w16cid:durableId="47494C14"/>
  <w16cid:commentId w16cid:paraId="6FBDD35E" w16cid:durableId="59E390E2"/>
  <w16cid:commentId w16cid:paraId="79ED3FBB" w16cid:durableId="10B56573"/>
  <w16cid:commentId w16cid:paraId="66062AA1" w16cid:durableId="76CA2DE0"/>
  <w16cid:commentId w16cid:paraId="789BF38D" w16cid:durableId="34FB9042"/>
  <w16cid:commentId w16cid:paraId="3FDD69A8" w16cid:durableId="3898CFAD"/>
  <w16cid:commentId w16cid:paraId="7243F37A" w16cid:durableId="40884EFD"/>
  <w16cid:commentId w16cid:paraId="34FA192F" w16cid:durableId="11DCC771"/>
  <w16cid:commentId w16cid:paraId="429D9DCF" w16cid:durableId="2D53269B"/>
  <w16cid:commentId w16cid:paraId="251D9795" w16cid:durableId="0A0BC33F"/>
  <w16cid:commentId w16cid:paraId="435D0E29" w16cid:durableId="5A40567A"/>
  <w16cid:commentId w16cid:paraId="7801731D" w16cid:durableId="41E09611"/>
  <w16cid:commentId w16cid:paraId="257D4016" w16cid:durableId="5A7D5ECC"/>
  <w16cid:commentId w16cid:paraId="7AA78077" w16cid:durableId="3CC9D903"/>
  <w16cid:commentId w16cid:paraId="72A47097" w16cid:durableId="1728EB06"/>
  <w16cid:commentId w16cid:paraId="41182C40" w16cid:durableId="3D50297A"/>
  <w16cid:commentId w16cid:paraId="2A5B9FD8" w16cid:durableId="552E75A3"/>
  <w16cid:commentId w16cid:paraId="03A285E1" w16cid:durableId="7181B7DB"/>
  <w16cid:commentId w16cid:paraId="4EF6CA93" w16cid:durableId="2AFF54AD"/>
  <w16cid:commentId w16cid:paraId="404FB9E1" w16cid:durableId="61CB5BD4"/>
  <w16cid:commentId w16cid:paraId="58F35EB9" w16cid:durableId="52391A25"/>
  <w16cid:commentId w16cid:paraId="5EF6EDDE" w16cid:durableId="7AA221AE"/>
  <w16cid:commentId w16cid:paraId="20D53FBE" w16cid:durableId="798105F5"/>
  <w16cid:commentId w16cid:paraId="1808F4DA" w16cid:durableId="4A5910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9E8BA" w14:textId="77777777" w:rsidR="00F461AE" w:rsidRDefault="00F461AE">
      <w:pPr>
        <w:spacing w:before="0"/>
      </w:pPr>
      <w:r>
        <w:separator/>
      </w:r>
    </w:p>
  </w:endnote>
  <w:endnote w:type="continuationSeparator" w:id="0">
    <w:p w14:paraId="66D96D75" w14:textId="77777777" w:rsidR="00F461AE" w:rsidRDefault="00F461A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91AFD748-3DBB-452E-9A50-EF3A4993414A}"/>
  </w:font>
  <w:font w:name="Georgia">
    <w:panose1 w:val="02040502050405020303"/>
    <w:charset w:val="00"/>
    <w:family w:val="roman"/>
    <w:pitch w:val="variable"/>
    <w:sig w:usb0="00000287" w:usb1="00000000" w:usb2="00000000" w:usb3="00000000" w:csb0="0000009F" w:csb1="00000000"/>
    <w:embedItalic r:id="rId2" w:fontKey="{BD2B92E3-6175-4976-B438-26FB7C25F49D}"/>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embedRegular r:id="rId3" w:fontKey="{8374D33B-63D8-440F-8BA0-534EB79684A4}"/>
  </w:font>
  <w:font w:name="Cambria Math">
    <w:panose1 w:val="02040503050406030204"/>
    <w:charset w:val="00"/>
    <w:family w:val="roman"/>
    <w:pitch w:val="variable"/>
    <w:sig w:usb0="E00006FF" w:usb1="420024FF" w:usb2="02000000" w:usb3="00000000" w:csb0="0000019F" w:csb1="00000000"/>
    <w:embedRegular r:id="rId4" w:fontKey="{4E494A03-BE84-437D-963E-53809EA69FDF}"/>
    <w:embedItalic r:id="rId5" w:fontKey="{C16E4E41-76BE-4878-ADBE-314191730FDC}"/>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embedRegular r:id="rId6" w:fontKey="{4EA3A97E-89A4-4C73-A973-7155993C8B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09CFA" w14:textId="77777777" w:rsidR="000970A1" w:rsidRDefault="00000000">
    <w:pPr>
      <w:pBdr>
        <w:top w:val="nil"/>
        <w:left w:val="nil"/>
        <w:bottom w:val="nil"/>
        <w:right w:val="nil"/>
        <w:between w:val="nil"/>
      </w:pBdr>
      <w:tabs>
        <w:tab w:val="center" w:pos="4320"/>
        <w:tab w:val="right" w:pos="8640"/>
      </w:tabs>
      <w:jc w:val="center"/>
      <w:rPr>
        <w:color w:val="000000"/>
      </w:rPr>
    </w:pPr>
    <w:r>
      <w:rPr>
        <w:rFonts w:ascii="Helvetica Neue" w:eastAsia="Helvetica Neue" w:hAnsi="Helvetica Neue" w:cs="Helvetica Neue"/>
        <w:color w:val="000000"/>
        <w:sz w:val="16"/>
        <w:szCs w:val="16"/>
      </w:rPr>
      <w:tab/>
    </w:r>
    <w:r>
      <w:rPr>
        <w:color w:val="000000"/>
      </w:rPr>
      <w:fldChar w:fldCharType="begin"/>
    </w:r>
    <w:r>
      <w:rPr>
        <w:color w:val="000000"/>
      </w:rPr>
      <w:instrText>PAGE</w:instrText>
    </w:r>
    <w:r>
      <w:rPr>
        <w:color w:val="000000"/>
      </w:rPr>
      <w:fldChar w:fldCharType="separate"/>
    </w:r>
    <w:r w:rsidR="00B04AB1">
      <w:rPr>
        <w:noProof/>
        <w:color w:val="000000"/>
      </w:rPr>
      <w:t>1</w:t>
    </w:r>
    <w:r>
      <w:rPr>
        <w:color w:val="000000"/>
      </w:rPr>
      <w:fldChar w:fldCharType="end"/>
    </w:r>
    <w:r>
      <w:rPr>
        <w:rFonts w:ascii="Helvetica Neue" w:eastAsia="Helvetica Neue" w:hAnsi="Helvetica Neue" w:cs="Helvetica Neue"/>
        <w:color w:val="00000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63CCA" w14:textId="77777777" w:rsidR="00F461AE" w:rsidRDefault="00F461AE">
      <w:pPr>
        <w:spacing w:before="0"/>
      </w:pPr>
      <w:r>
        <w:separator/>
      </w:r>
    </w:p>
  </w:footnote>
  <w:footnote w:type="continuationSeparator" w:id="0">
    <w:p w14:paraId="794C8788" w14:textId="77777777" w:rsidR="00F461AE" w:rsidRDefault="00F461A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66BD" w14:textId="77777777" w:rsidR="000970A1" w:rsidRDefault="00000000">
    <w:pPr>
      <w:pBdr>
        <w:top w:val="nil"/>
        <w:left w:val="nil"/>
        <w:bottom w:val="nil"/>
        <w:right w:val="nil"/>
        <w:between w:val="nil"/>
      </w:pBdr>
      <w:tabs>
        <w:tab w:val="center" w:pos="4320"/>
        <w:tab w:val="right" w:pos="8640"/>
      </w:tabs>
      <w:jc w:val="right"/>
      <w:rPr>
        <w:color w:val="000000"/>
      </w:rPr>
    </w:pPr>
    <w:r>
      <w:rPr>
        <w:rFonts w:ascii="Helvetica Neue" w:eastAsia="Helvetica Neue" w:hAnsi="Helvetica Neue" w:cs="Helvetica Neue"/>
        <w:color w:val="000000"/>
        <w:sz w:val="16"/>
        <w:szCs w:val="16"/>
      </w:rPr>
      <w:tab/>
    </w:r>
    <w:r>
      <w:rPr>
        <w:rFonts w:ascii="Helvetica Neue" w:eastAsia="Helvetica Neue" w:hAnsi="Helvetica Neue" w:cs="Helvetica Neue"/>
        <w:color w:val="000000"/>
        <w:sz w:val="16"/>
        <w:szCs w:val="1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80BEA"/>
    <w:multiLevelType w:val="multilevel"/>
    <w:tmpl w:val="6CFA4C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7895A98"/>
    <w:multiLevelType w:val="hybridMultilevel"/>
    <w:tmpl w:val="9C26F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BA510E"/>
    <w:multiLevelType w:val="multilevel"/>
    <w:tmpl w:val="B318298E"/>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num w:numId="1" w16cid:durableId="938215301">
    <w:abstractNumId w:val="2"/>
  </w:num>
  <w:num w:numId="2" w16cid:durableId="1659074730">
    <w:abstractNumId w:val="1"/>
  </w:num>
  <w:num w:numId="3" w16cid:durableId="5806781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ylor A Trivino">
    <w15:presenceInfo w15:providerId="AD" w15:userId="S::tay16@uw.edu::7e3fd1a3-1885-42b5-a2f8-ab62ed4c9b5d"/>
  </w15:person>
  <w15:person w15:author="Zoe Rand">
    <w15:presenceInfo w15:providerId="AD" w15:userId="S::zrand@uw.edu::72809326-f9bc-4e9f-bbc5-5ce7b56fbeec"/>
  </w15:person>
  <w15:person w15:author="Brenna Rothman">
    <w15:presenceInfo w15:providerId="AD" w15:userId="S::brenroth@uw.edu::362eeb3e-f2c9-4a42-aa12-2a0e9e5259b0"/>
  </w15:person>
  <w15:person w15:author="Will Patrone">
    <w15:presenceInfo w15:providerId="AD" w15:userId="S::will0926@uw.edu::d91f2d5d-000c-4559-88ee-6dfcda5fee28"/>
  </w15:person>
  <w15:person w15:author="Matthew Baker">
    <w15:presenceInfo w15:providerId="Windows Live" w15:userId="83305b325e53a907"/>
  </w15:person>
  <w15:person w15:author="Kristina Randrup">
    <w15:presenceInfo w15:providerId="AD" w15:userId="S::krandrup@uw.edu::9806dc8d-0279-4104-9b38-b0012f8c2027"/>
  </w15:person>
  <w15:person w15:author="Connor Quiroz">
    <w15:presenceInfo w15:providerId="Windows Live" w15:userId="bf63b11b86edeb2d"/>
  </w15:person>
  <w15:person w15:author="zihan hong">
    <w15:presenceInfo w15:providerId="Windows Live" w15:userId="ff421a4d5a845834"/>
  </w15:person>
  <w15:person w15:author="Gabby Commisso">
    <w15:presenceInfo w15:providerId="AD" w15:userId="S::gcom@uw.edu::758fa935-a777-4f67-a09e-4b0b9f4f4172"/>
  </w15:person>
  <w15:person w15:author="Brianna Fitzgerald">
    <w15:presenceInfo w15:providerId="AD" w15:userId="S::brianna.fitzgerald@lakefieldvet.com::fc829954-92c4-497a-b831-3625432f3f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0A1"/>
    <w:rsid w:val="000056A5"/>
    <w:rsid w:val="00016747"/>
    <w:rsid w:val="00017DFF"/>
    <w:rsid w:val="00034B12"/>
    <w:rsid w:val="00044F7D"/>
    <w:rsid w:val="00061664"/>
    <w:rsid w:val="0006359E"/>
    <w:rsid w:val="00077BF1"/>
    <w:rsid w:val="00080236"/>
    <w:rsid w:val="0008287A"/>
    <w:rsid w:val="00091140"/>
    <w:rsid w:val="000968D5"/>
    <w:rsid w:val="000970A1"/>
    <w:rsid w:val="00097913"/>
    <w:rsid w:val="000B2EA3"/>
    <w:rsid w:val="000D2602"/>
    <w:rsid w:val="000E20F6"/>
    <w:rsid w:val="000F0D8F"/>
    <w:rsid w:val="000F4325"/>
    <w:rsid w:val="0011056E"/>
    <w:rsid w:val="00111A75"/>
    <w:rsid w:val="001130C7"/>
    <w:rsid w:val="00123E90"/>
    <w:rsid w:val="001326D8"/>
    <w:rsid w:val="00141C25"/>
    <w:rsid w:val="00152F0B"/>
    <w:rsid w:val="001534E0"/>
    <w:rsid w:val="00154A9C"/>
    <w:rsid w:val="00161DEC"/>
    <w:rsid w:val="00194106"/>
    <w:rsid w:val="001B07CC"/>
    <w:rsid w:val="001B5406"/>
    <w:rsid w:val="001B6DAB"/>
    <w:rsid w:val="001C327D"/>
    <w:rsid w:val="001C5D59"/>
    <w:rsid w:val="001D0C7C"/>
    <w:rsid w:val="001D2478"/>
    <w:rsid w:val="001D76C5"/>
    <w:rsid w:val="001E5F3F"/>
    <w:rsid w:val="0021709A"/>
    <w:rsid w:val="00222DF6"/>
    <w:rsid w:val="002251CF"/>
    <w:rsid w:val="002339BA"/>
    <w:rsid w:val="00237E88"/>
    <w:rsid w:val="00240387"/>
    <w:rsid w:val="002425D2"/>
    <w:rsid w:val="00253321"/>
    <w:rsid w:val="0028594B"/>
    <w:rsid w:val="0029133E"/>
    <w:rsid w:val="002A1AC7"/>
    <w:rsid w:val="002C2CA0"/>
    <w:rsid w:val="002D28BD"/>
    <w:rsid w:val="002D2BBA"/>
    <w:rsid w:val="002E30F5"/>
    <w:rsid w:val="002E3AC7"/>
    <w:rsid w:val="002F0686"/>
    <w:rsid w:val="002F0978"/>
    <w:rsid w:val="002F6897"/>
    <w:rsid w:val="00300235"/>
    <w:rsid w:val="00311DFC"/>
    <w:rsid w:val="00316D8D"/>
    <w:rsid w:val="0032252F"/>
    <w:rsid w:val="003235E6"/>
    <w:rsid w:val="003457D3"/>
    <w:rsid w:val="00346A4E"/>
    <w:rsid w:val="00365502"/>
    <w:rsid w:val="003712CF"/>
    <w:rsid w:val="0037762B"/>
    <w:rsid w:val="00380BB4"/>
    <w:rsid w:val="003816FD"/>
    <w:rsid w:val="00383E65"/>
    <w:rsid w:val="00384ED3"/>
    <w:rsid w:val="00385715"/>
    <w:rsid w:val="0039554A"/>
    <w:rsid w:val="00396921"/>
    <w:rsid w:val="003B2978"/>
    <w:rsid w:val="003C5FE2"/>
    <w:rsid w:val="003F5662"/>
    <w:rsid w:val="00404D35"/>
    <w:rsid w:val="00417043"/>
    <w:rsid w:val="0043214E"/>
    <w:rsid w:val="00432DDB"/>
    <w:rsid w:val="00433039"/>
    <w:rsid w:val="00441CE0"/>
    <w:rsid w:val="00454157"/>
    <w:rsid w:val="00456FEB"/>
    <w:rsid w:val="0046383A"/>
    <w:rsid w:val="004648FB"/>
    <w:rsid w:val="004B2949"/>
    <w:rsid w:val="004D39BC"/>
    <w:rsid w:val="004D6CF7"/>
    <w:rsid w:val="004E2F83"/>
    <w:rsid w:val="004E3930"/>
    <w:rsid w:val="004F21AE"/>
    <w:rsid w:val="0050386F"/>
    <w:rsid w:val="00505230"/>
    <w:rsid w:val="00511808"/>
    <w:rsid w:val="00525F3B"/>
    <w:rsid w:val="0053527C"/>
    <w:rsid w:val="00543E82"/>
    <w:rsid w:val="005519BD"/>
    <w:rsid w:val="005575E0"/>
    <w:rsid w:val="005736D2"/>
    <w:rsid w:val="0058027D"/>
    <w:rsid w:val="00581255"/>
    <w:rsid w:val="005863A0"/>
    <w:rsid w:val="00597693"/>
    <w:rsid w:val="005C7428"/>
    <w:rsid w:val="005D7BB9"/>
    <w:rsid w:val="005E0ACF"/>
    <w:rsid w:val="006235CA"/>
    <w:rsid w:val="006244A3"/>
    <w:rsid w:val="006525A8"/>
    <w:rsid w:val="00664A46"/>
    <w:rsid w:val="00676218"/>
    <w:rsid w:val="00683DB3"/>
    <w:rsid w:val="00687DF5"/>
    <w:rsid w:val="006A1355"/>
    <w:rsid w:val="006A646B"/>
    <w:rsid w:val="006A67D6"/>
    <w:rsid w:val="006B2FA0"/>
    <w:rsid w:val="006B3455"/>
    <w:rsid w:val="006B3DE4"/>
    <w:rsid w:val="006C55FC"/>
    <w:rsid w:val="006E3ABE"/>
    <w:rsid w:val="007072CF"/>
    <w:rsid w:val="00707C57"/>
    <w:rsid w:val="00712F3F"/>
    <w:rsid w:val="00724D6A"/>
    <w:rsid w:val="00747FC1"/>
    <w:rsid w:val="0075059B"/>
    <w:rsid w:val="00756606"/>
    <w:rsid w:val="007637B6"/>
    <w:rsid w:val="0076560B"/>
    <w:rsid w:val="0077294C"/>
    <w:rsid w:val="0078023E"/>
    <w:rsid w:val="00784C1C"/>
    <w:rsid w:val="0079528E"/>
    <w:rsid w:val="00796CED"/>
    <w:rsid w:val="007B2FA4"/>
    <w:rsid w:val="007E1F5E"/>
    <w:rsid w:val="007E5D08"/>
    <w:rsid w:val="007F2460"/>
    <w:rsid w:val="008014D7"/>
    <w:rsid w:val="00817DDB"/>
    <w:rsid w:val="00827D72"/>
    <w:rsid w:val="0084495C"/>
    <w:rsid w:val="00856EA0"/>
    <w:rsid w:val="00864AF6"/>
    <w:rsid w:val="008856D6"/>
    <w:rsid w:val="008A10FB"/>
    <w:rsid w:val="008A65C3"/>
    <w:rsid w:val="008B3631"/>
    <w:rsid w:val="008B68A6"/>
    <w:rsid w:val="008C03CA"/>
    <w:rsid w:val="008C1AA0"/>
    <w:rsid w:val="008D226A"/>
    <w:rsid w:val="008E2034"/>
    <w:rsid w:val="008E2CCD"/>
    <w:rsid w:val="008E369C"/>
    <w:rsid w:val="008E7F56"/>
    <w:rsid w:val="008F68FE"/>
    <w:rsid w:val="00911D57"/>
    <w:rsid w:val="00916646"/>
    <w:rsid w:val="00923B86"/>
    <w:rsid w:val="009252FE"/>
    <w:rsid w:val="00925AAE"/>
    <w:rsid w:val="00926FE4"/>
    <w:rsid w:val="00935DA3"/>
    <w:rsid w:val="00943F04"/>
    <w:rsid w:val="0098278E"/>
    <w:rsid w:val="00984477"/>
    <w:rsid w:val="009A429F"/>
    <w:rsid w:val="009A495B"/>
    <w:rsid w:val="009B2DD2"/>
    <w:rsid w:val="009C7349"/>
    <w:rsid w:val="009D6DA7"/>
    <w:rsid w:val="009F0554"/>
    <w:rsid w:val="009F1861"/>
    <w:rsid w:val="009F559A"/>
    <w:rsid w:val="00A048F5"/>
    <w:rsid w:val="00A220D4"/>
    <w:rsid w:val="00A413B1"/>
    <w:rsid w:val="00A5257B"/>
    <w:rsid w:val="00A52A93"/>
    <w:rsid w:val="00A53274"/>
    <w:rsid w:val="00A53378"/>
    <w:rsid w:val="00A55197"/>
    <w:rsid w:val="00A55D22"/>
    <w:rsid w:val="00A721ED"/>
    <w:rsid w:val="00A76A37"/>
    <w:rsid w:val="00A777D4"/>
    <w:rsid w:val="00A96840"/>
    <w:rsid w:val="00AD1FD5"/>
    <w:rsid w:val="00AD2400"/>
    <w:rsid w:val="00AE380D"/>
    <w:rsid w:val="00AF2AB2"/>
    <w:rsid w:val="00B0157B"/>
    <w:rsid w:val="00B04AB1"/>
    <w:rsid w:val="00B15527"/>
    <w:rsid w:val="00B16BE9"/>
    <w:rsid w:val="00B337FA"/>
    <w:rsid w:val="00B35098"/>
    <w:rsid w:val="00B35750"/>
    <w:rsid w:val="00B46199"/>
    <w:rsid w:val="00B5668B"/>
    <w:rsid w:val="00B667D1"/>
    <w:rsid w:val="00B71C7C"/>
    <w:rsid w:val="00B7302D"/>
    <w:rsid w:val="00B77BE1"/>
    <w:rsid w:val="00B970C3"/>
    <w:rsid w:val="00BA2F44"/>
    <w:rsid w:val="00BC1EBE"/>
    <w:rsid w:val="00BC7FC9"/>
    <w:rsid w:val="00BF14BB"/>
    <w:rsid w:val="00C1684B"/>
    <w:rsid w:val="00C23B53"/>
    <w:rsid w:val="00C40DE3"/>
    <w:rsid w:val="00C4164C"/>
    <w:rsid w:val="00C46293"/>
    <w:rsid w:val="00C50741"/>
    <w:rsid w:val="00C539A2"/>
    <w:rsid w:val="00C5645C"/>
    <w:rsid w:val="00C60BAA"/>
    <w:rsid w:val="00C6723B"/>
    <w:rsid w:val="00C70464"/>
    <w:rsid w:val="00C7321A"/>
    <w:rsid w:val="00C76ADB"/>
    <w:rsid w:val="00C91260"/>
    <w:rsid w:val="00C91F08"/>
    <w:rsid w:val="00C92E72"/>
    <w:rsid w:val="00C964A4"/>
    <w:rsid w:val="00CA1892"/>
    <w:rsid w:val="00CA76EC"/>
    <w:rsid w:val="00CB1BB0"/>
    <w:rsid w:val="00CC19FE"/>
    <w:rsid w:val="00CE3495"/>
    <w:rsid w:val="00CE46AB"/>
    <w:rsid w:val="00D019CE"/>
    <w:rsid w:val="00D01CD0"/>
    <w:rsid w:val="00D060DA"/>
    <w:rsid w:val="00D108FC"/>
    <w:rsid w:val="00D13461"/>
    <w:rsid w:val="00D148FF"/>
    <w:rsid w:val="00D24279"/>
    <w:rsid w:val="00D307E5"/>
    <w:rsid w:val="00D37A6D"/>
    <w:rsid w:val="00D63F9B"/>
    <w:rsid w:val="00D66747"/>
    <w:rsid w:val="00D94CB9"/>
    <w:rsid w:val="00DA0850"/>
    <w:rsid w:val="00DB132F"/>
    <w:rsid w:val="00DB1B96"/>
    <w:rsid w:val="00DB2329"/>
    <w:rsid w:val="00DE0DFA"/>
    <w:rsid w:val="00DE2095"/>
    <w:rsid w:val="00DE36FA"/>
    <w:rsid w:val="00DE4CB6"/>
    <w:rsid w:val="00DF0172"/>
    <w:rsid w:val="00DF5188"/>
    <w:rsid w:val="00E02BD4"/>
    <w:rsid w:val="00E02E8E"/>
    <w:rsid w:val="00E1640C"/>
    <w:rsid w:val="00E20235"/>
    <w:rsid w:val="00E22FFF"/>
    <w:rsid w:val="00E27615"/>
    <w:rsid w:val="00E34577"/>
    <w:rsid w:val="00E51A1F"/>
    <w:rsid w:val="00E537CB"/>
    <w:rsid w:val="00E5410A"/>
    <w:rsid w:val="00E55BD8"/>
    <w:rsid w:val="00E80586"/>
    <w:rsid w:val="00E951C1"/>
    <w:rsid w:val="00EA1905"/>
    <w:rsid w:val="00EA7E55"/>
    <w:rsid w:val="00ED2CC5"/>
    <w:rsid w:val="00ED5669"/>
    <w:rsid w:val="00ED572D"/>
    <w:rsid w:val="00EE397A"/>
    <w:rsid w:val="00EF3328"/>
    <w:rsid w:val="00EF4828"/>
    <w:rsid w:val="00F07833"/>
    <w:rsid w:val="00F16BDC"/>
    <w:rsid w:val="00F20D32"/>
    <w:rsid w:val="00F224F8"/>
    <w:rsid w:val="00F25BA1"/>
    <w:rsid w:val="00F40F67"/>
    <w:rsid w:val="00F453A9"/>
    <w:rsid w:val="00F461AE"/>
    <w:rsid w:val="00F5455F"/>
    <w:rsid w:val="00F674AB"/>
    <w:rsid w:val="00F72728"/>
    <w:rsid w:val="00F76253"/>
    <w:rsid w:val="00F837BB"/>
    <w:rsid w:val="00F8531D"/>
    <w:rsid w:val="00F85983"/>
    <w:rsid w:val="00F90150"/>
    <w:rsid w:val="00F94023"/>
    <w:rsid w:val="00FA11AC"/>
    <w:rsid w:val="00FB0056"/>
    <w:rsid w:val="00FB4DD0"/>
    <w:rsid w:val="00FD4785"/>
    <w:rsid w:val="00FD4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69B79"/>
  <w15:docId w15:val="{40607866-865D-4FAB-AB8C-AF5C21C73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F44"/>
  </w:style>
  <w:style w:type="paragraph" w:styleId="Heading1">
    <w:name w:val="heading 1"/>
    <w:basedOn w:val="Normal"/>
    <w:next w:val="Normal"/>
    <w:link w:val="Heading1Char"/>
    <w:uiPriority w:val="9"/>
    <w:qFormat/>
    <w:pPr>
      <w:keepNext/>
      <w:spacing w:after="240"/>
      <w:outlineLvl w:val="0"/>
    </w:pPr>
    <w:rPr>
      <w:b/>
      <w:bCs/>
      <w:sz w:val="32"/>
      <w:szCs w:val="32"/>
    </w:rPr>
  </w:style>
  <w:style w:type="paragraph" w:styleId="Heading2">
    <w:name w:val="heading 2"/>
    <w:basedOn w:val="Normal"/>
    <w:next w:val="Normal"/>
    <w:uiPriority w:val="9"/>
    <w:unhideWhenUsed/>
    <w:qFormat/>
    <w:pPr>
      <w:keepNext/>
      <w:spacing w:after="240"/>
      <w:outlineLvl w:val="1"/>
    </w:pPr>
    <w:rPr>
      <w:i/>
      <w:iCs/>
    </w:rPr>
  </w:style>
  <w:style w:type="paragraph" w:styleId="Heading3">
    <w:name w:val="heading 3"/>
    <w:basedOn w:val="Normal"/>
    <w:next w:val="Normal"/>
    <w:uiPriority w:val="9"/>
    <w:semiHidden/>
    <w:unhideWhenUsed/>
    <w:qFormat/>
    <w:pPr>
      <w:keepNext/>
      <w:ind w:left="720"/>
      <w:outlineLvl w:val="2"/>
    </w:pPr>
    <w:rPr>
      <w:i/>
      <w:iCs/>
    </w:rPr>
  </w:style>
  <w:style w:type="paragraph" w:styleId="Heading4">
    <w:name w:val="heading 4"/>
    <w:basedOn w:val="Normal"/>
    <w:next w:val="Normal"/>
    <w:uiPriority w:val="9"/>
    <w:semiHidden/>
    <w:unhideWhenUsed/>
    <w:qFormat/>
    <w:pPr>
      <w:keepNext/>
      <w:spacing w:after="60"/>
      <w:ind w:left="2832" w:hanging="708"/>
      <w:outlineLvl w:val="3"/>
    </w:pPr>
    <w:rPr>
      <w:i/>
      <w:iCs/>
      <w:color w:val="000000"/>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pPr>
    <w:rPr>
      <w:rFonts w:ascii="Cambria" w:eastAsia="Cambria" w:hAnsi="Cambria" w:cs="Cambria"/>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Bibliography">
    <w:name w:val="Bibliography"/>
    <w:basedOn w:val="Normal"/>
    <w:next w:val="Normal"/>
    <w:uiPriority w:val="37"/>
    <w:unhideWhenUsed/>
    <w:rsid w:val="00B04AB1"/>
    <w:pPr>
      <w:tabs>
        <w:tab w:val="left" w:pos="504"/>
      </w:tabs>
      <w:spacing w:line="480" w:lineRule="auto"/>
      <w:ind w:left="504" w:hanging="504"/>
    </w:pPr>
  </w:style>
  <w:style w:type="character" w:styleId="CommentReference">
    <w:name w:val="annotation reference"/>
    <w:basedOn w:val="DefaultParagraphFont"/>
    <w:uiPriority w:val="99"/>
    <w:semiHidden/>
    <w:unhideWhenUsed/>
    <w:rsid w:val="00F20D32"/>
    <w:rPr>
      <w:sz w:val="16"/>
      <w:szCs w:val="16"/>
    </w:rPr>
  </w:style>
  <w:style w:type="paragraph" w:styleId="CommentText">
    <w:name w:val="annotation text"/>
    <w:basedOn w:val="Normal"/>
    <w:link w:val="CommentTextChar"/>
    <w:uiPriority w:val="99"/>
    <w:unhideWhenUsed/>
    <w:rsid w:val="00F20D32"/>
    <w:rPr>
      <w:sz w:val="20"/>
      <w:szCs w:val="20"/>
    </w:rPr>
  </w:style>
  <w:style w:type="character" w:customStyle="1" w:styleId="CommentTextChar">
    <w:name w:val="Comment Text Char"/>
    <w:basedOn w:val="DefaultParagraphFont"/>
    <w:link w:val="CommentText"/>
    <w:uiPriority w:val="99"/>
    <w:rsid w:val="00F20D32"/>
    <w:rPr>
      <w:sz w:val="20"/>
      <w:szCs w:val="20"/>
    </w:rPr>
  </w:style>
  <w:style w:type="paragraph" w:styleId="CommentSubject">
    <w:name w:val="annotation subject"/>
    <w:basedOn w:val="CommentText"/>
    <w:next w:val="CommentText"/>
    <w:link w:val="CommentSubjectChar"/>
    <w:uiPriority w:val="99"/>
    <w:semiHidden/>
    <w:unhideWhenUsed/>
    <w:rsid w:val="00F20D32"/>
    <w:rPr>
      <w:b/>
      <w:bCs/>
    </w:rPr>
  </w:style>
  <w:style w:type="character" w:customStyle="1" w:styleId="CommentSubjectChar">
    <w:name w:val="Comment Subject Char"/>
    <w:basedOn w:val="CommentTextChar"/>
    <w:link w:val="CommentSubject"/>
    <w:uiPriority w:val="99"/>
    <w:semiHidden/>
    <w:rsid w:val="00F20D32"/>
    <w:rPr>
      <w:b/>
      <w:bCs/>
      <w:sz w:val="20"/>
      <w:szCs w:val="20"/>
    </w:rPr>
  </w:style>
  <w:style w:type="character" w:customStyle="1" w:styleId="Heading1Char">
    <w:name w:val="Heading 1 Char"/>
    <w:basedOn w:val="DefaultParagraphFont"/>
    <w:link w:val="Heading1"/>
    <w:uiPriority w:val="9"/>
    <w:rsid w:val="0076560B"/>
    <w:rPr>
      <w:b/>
      <w:bCs/>
      <w:sz w:val="32"/>
      <w:szCs w:val="32"/>
    </w:rPr>
  </w:style>
  <w:style w:type="paragraph" w:styleId="ListParagraph">
    <w:name w:val="List Paragraph"/>
    <w:basedOn w:val="Normal"/>
    <w:uiPriority w:val="34"/>
    <w:qFormat/>
    <w:rsid w:val="0076560B"/>
    <w:pPr>
      <w:ind w:left="720"/>
      <w:contextualSpacing/>
    </w:pPr>
  </w:style>
  <w:style w:type="paragraph" w:styleId="Caption">
    <w:name w:val="caption"/>
    <w:basedOn w:val="Normal"/>
    <w:next w:val="Normal"/>
    <w:uiPriority w:val="35"/>
    <w:semiHidden/>
    <w:unhideWhenUsed/>
    <w:qFormat/>
    <w:rsid w:val="0076560B"/>
    <w:pPr>
      <w:spacing w:before="0" w:after="200"/>
    </w:pPr>
    <w:rPr>
      <w:i/>
      <w:iCs/>
      <w:color w:val="1F497D" w:themeColor="text2"/>
      <w:sz w:val="18"/>
      <w:szCs w:val="18"/>
    </w:rPr>
  </w:style>
  <w:style w:type="paragraph" w:styleId="Revision">
    <w:name w:val="Revision"/>
    <w:hidden/>
    <w:uiPriority w:val="99"/>
    <w:semiHidden/>
    <w:rsid w:val="000E20F6"/>
    <w:pPr>
      <w:spacing w:before="0"/>
    </w:pPr>
  </w:style>
  <w:style w:type="character" w:styleId="Hyperlink">
    <w:name w:val="Hyperlink"/>
    <w:basedOn w:val="DefaultParagraphFont"/>
    <w:uiPriority w:val="99"/>
    <w:unhideWhenUsed/>
    <w:rsid w:val="00C50741"/>
    <w:rPr>
      <w:color w:val="0000FF" w:themeColor="hyperlink"/>
      <w:u w:val="single"/>
    </w:rPr>
  </w:style>
  <w:style w:type="character" w:styleId="UnresolvedMention">
    <w:name w:val="Unresolved Mention"/>
    <w:basedOn w:val="DefaultParagraphFont"/>
    <w:uiPriority w:val="99"/>
    <w:semiHidden/>
    <w:unhideWhenUsed/>
    <w:rsid w:val="00C507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ps.automeris.io/wpd/"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A1RLq83zqhcgLgg0drCcMSM1Ag==">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31</Pages>
  <Words>43437</Words>
  <Characters>247592</Characters>
  <Application>Microsoft Office Word</Application>
  <DocSecurity>0</DocSecurity>
  <Lines>2063</Lines>
  <Paragraphs>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 Patrone</dc:creator>
  <cp:lastModifiedBy>Will Patrone</cp:lastModifiedBy>
  <cp:revision>8</cp:revision>
  <dcterms:created xsi:type="dcterms:W3CDTF">2026-09-15T23:30:00Z</dcterms:created>
  <dcterms:modified xsi:type="dcterms:W3CDTF">2026-09-17T21:53:00Z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{"style":{"styleID":"http://www.zotero.org/styles/nature","hasBibliography":true,"bibliographyStyleHasBeenSet":true},"prefs":{"fieldType":"Field","automaticJournalAbbreviations":false,"delayCitationUpdates":false,"noteType":0,"dontAskDelayCitationUpdates"</vt:lpwstr>
  </property>
  <property fmtid="{D5CDD505-2E9C-101B-9397-08002B2CF9AE}" pid="3" name="ZOTERO_PREF_2">
    <vt:lpwstr>:true},"sessionID":"afqtCETs","zoteroVersion":"9.0.6","dataVersion":4}</vt:lpwstr>
  </property>
</Properties>
</file>